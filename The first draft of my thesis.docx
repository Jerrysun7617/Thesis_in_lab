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lastRenderedPageBreak/>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7FD7778F" w14:textId="0947AF5A" w:rsidR="001348BF"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8334723" w:history="1">
            <w:r w:rsidR="001348BF" w:rsidRPr="003919B9">
              <w:rPr>
                <w:rStyle w:val="Hyperlink"/>
                <w:noProof/>
              </w:rPr>
              <w:t>Table Of Contents</w:t>
            </w:r>
            <w:r w:rsidR="001348BF">
              <w:rPr>
                <w:noProof/>
                <w:webHidden/>
              </w:rPr>
              <w:tab/>
            </w:r>
            <w:r w:rsidR="001348BF">
              <w:rPr>
                <w:noProof/>
                <w:webHidden/>
              </w:rPr>
              <w:fldChar w:fldCharType="begin"/>
            </w:r>
            <w:r w:rsidR="001348BF">
              <w:rPr>
                <w:noProof/>
                <w:webHidden/>
              </w:rPr>
              <w:instrText xml:space="preserve"> PAGEREF _Toc518334723 \h </w:instrText>
            </w:r>
            <w:r w:rsidR="001348BF">
              <w:rPr>
                <w:noProof/>
                <w:webHidden/>
              </w:rPr>
            </w:r>
            <w:r w:rsidR="001348BF">
              <w:rPr>
                <w:noProof/>
                <w:webHidden/>
              </w:rPr>
              <w:fldChar w:fldCharType="separate"/>
            </w:r>
            <w:r w:rsidR="00030772">
              <w:rPr>
                <w:noProof/>
                <w:webHidden/>
              </w:rPr>
              <w:t>iv</w:t>
            </w:r>
            <w:r w:rsidR="001348BF">
              <w:rPr>
                <w:noProof/>
                <w:webHidden/>
              </w:rPr>
              <w:fldChar w:fldCharType="end"/>
            </w:r>
          </w:hyperlink>
        </w:p>
        <w:p w14:paraId="08129AD8" w14:textId="01E5B7C4" w:rsidR="001348BF" w:rsidRDefault="001348BF">
          <w:pPr>
            <w:pStyle w:val="TOC2"/>
            <w:tabs>
              <w:tab w:val="right" w:leader="dot" w:pos="9016"/>
            </w:tabs>
            <w:rPr>
              <w:rFonts w:asciiTheme="minorHAnsi" w:hAnsiTheme="minorHAnsi"/>
              <w:noProof/>
              <w:sz w:val="22"/>
            </w:rPr>
          </w:pPr>
          <w:hyperlink w:anchor="_Toc518334724" w:history="1">
            <w:r w:rsidRPr="003919B9">
              <w:rPr>
                <w:rStyle w:val="Hyperlink"/>
                <w:rFonts w:eastAsia="Microsoft JhengHei"/>
                <w:noProof/>
              </w:rPr>
              <w:t>Declaration</w:t>
            </w:r>
            <w:r>
              <w:rPr>
                <w:noProof/>
                <w:webHidden/>
              </w:rPr>
              <w:tab/>
            </w:r>
            <w:r>
              <w:rPr>
                <w:noProof/>
                <w:webHidden/>
              </w:rPr>
              <w:fldChar w:fldCharType="begin"/>
            </w:r>
            <w:r>
              <w:rPr>
                <w:noProof/>
                <w:webHidden/>
              </w:rPr>
              <w:instrText xml:space="preserve"> PAGEREF _Toc518334724 \h </w:instrText>
            </w:r>
            <w:r>
              <w:rPr>
                <w:noProof/>
                <w:webHidden/>
              </w:rPr>
            </w:r>
            <w:r>
              <w:rPr>
                <w:noProof/>
                <w:webHidden/>
              </w:rPr>
              <w:fldChar w:fldCharType="separate"/>
            </w:r>
            <w:r w:rsidR="00030772">
              <w:rPr>
                <w:noProof/>
                <w:webHidden/>
              </w:rPr>
              <w:t>iv</w:t>
            </w:r>
            <w:r>
              <w:rPr>
                <w:noProof/>
                <w:webHidden/>
              </w:rPr>
              <w:fldChar w:fldCharType="end"/>
            </w:r>
          </w:hyperlink>
        </w:p>
        <w:p w14:paraId="4CCB078A" w14:textId="570EB853" w:rsidR="001348BF" w:rsidRDefault="001348BF">
          <w:pPr>
            <w:pStyle w:val="TOC2"/>
            <w:tabs>
              <w:tab w:val="right" w:leader="dot" w:pos="9016"/>
            </w:tabs>
            <w:rPr>
              <w:rFonts w:asciiTheme="minorHAnsi" w:hAnsiTheme="minorHAnsi"/>
              <w:noProof/>
              <w:sz w:val="22"/>
            </w:rPr>
          </w:pPr>
          <w:hyperlink w:anchor="_Toc518334725" w:history="1">
            <w:r w:rsidRPr="003919B9">
              <w:rPr>
                <w:rStyle w:val="Hyperlink"/>
                <w:rFonts w:eastAsia="Microsoft JhengHei"/>
                <w:noProof/>
                <w:lang w:val="en-US"/>
              </w:rPr>
              <w:t>List</w:t>
            </w:r>
            <w:r w:rsidRPr="003919B9">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_Toc518334725 \h </w:instrText>
            </w:r>
            <w:r>
              <w:rPr>
                <w:noProof/>
                <w:webHidden/>
              </w:rPr>
            </w:r>
            <w:r>
              <w:rPr>
                <w:noProof/>
                <w:webHidden/>
              </w:rPr>
              <w:fldChar w:fldCharType="separate"/>
            </w:r>
            <w:r w:rsidR="00030772">
              <w:rPr>
                <w:noProof/>
                <w:webHidden/>
              </w:rPr>
              <w:t>iv</w:t>
            </w:r>
            <w:r>
              <w:rPr>
                <w:noProof/>
                <w:webHidden/>
              </w:rPr>
              <w:fldChar w:fldCharType="end"/>
            </w:r>
          </w:hyperlink>
        </w:p>
        <w:p w14:paraId="23ED2661" w14:textId="3470E104" w:rsidR="001348BF" w:rsidRDefault="001348BF">
          <w:pPr>
            <w:pStyle w:val="TOC2"/>
            <w:tabs>
              <w:tab w:val="right" w:leader="dot" w:pos="9016"/>
            </w:tabs>
            <w:rPr>
              <w:rFonts w:asciiTheme="minorHAnsi" w:hAnsiTheme="minorHAnsi"/>
              <w:noProof/>
              <w:sz w:val="22"/>
            </w:rPr>
          </w:pPr>
          <w:hyperlink w:anchor="_Toc518334726" w:history="1">
            <w:r w:rsidRPr="003919B9">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_Toc518334726 \h </w:instrText>
            </w:r>
            <w:r>
              <w:rPr>
                <w:noProof/>
                <w:webHidden/>
              </w:rPr>
            </w:r>
            <w:r>
              <w:rPr>
                <w:noProof/>
                <w:webHidden/>
              </w:rPr>
              <w:fldChar w:fldCharType="separate"/>
            </w:r>
            <w:r w:rsidR="00030772">
              <w:rPr>
                <w:noProof/>
                <w:webHidden/>
              </w:rPr>
              <w:t>vi</w:t>
            </w:r>
            <w:r>
              <w:rPr>
                <w:noProof/>
                <w:webHidden/>
              </w:rPr>
              <w:fldChar w:fldCharType="end"/>
            </w:r>
          </w:hyperlink>
        </w:p>
        <w:p w14:paraId="5BE62AA2" w14:textId="4E1B5251" w:rsidR="001348BF" w:rsidRDefault="001348BF">
          <w:pPr>
            <w:pStyle w:val="TOC2"/>
            <w:tabs>
              <w:tab w:val="right" w:leader="dot" w:pos="9016"/>
            </w:tabs>
            <w:rPr>
              <w:rFonts w:asciiTheme="minorHAnsi" w:hAnsiTheme="minorHAnsi"/>
              <w:noProof/>
              <w:sz w:val="22"/>
            </w:rPr>
          </w:pPr>
          <w:hyperlink w:anchor="_Toc518334727" w:history="1">
            <w:r w:rsidRPr="003919B9">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_Toc518334727 \h </w:instrText>
            </w:r>
            <w:r>
              <w:rPr>
                <w:noProof/>
                <w:webHidden/>
              </w:rPr>
            </w:r>
            <w:r>
              <w:rPr>
                <w:noProof/>
                <w:webHidden/>
              </w:rPr>
              <w:fldChar w:fldCharType="separate"/>
            </w:r>
            <w:r w:rsidR="00030772">
              <w:rPr>
                <w:noProof/>
                <w:webHidden/>
              </w:rPr>
              <w:t>vii</w:t>
            </w:r>
            <w:r>
              <w:rPr>
                <w:noProof/>
                <w:webHidden/>
              </w:rPr>
              <w:fldChar w:fldCharType="end"/>
            </w:r>
          </w:hyperlink>
        </w:p>
        <w:p w14:paraId="27FE6910" w14:textId="564BC6A6" w:rsidR="001348BF" w:rsidRDefault="001348BF">
          <w:pPr>
            <w:pStyle w:val="TOC2"/>
            <w:tabs>
              <w:tab w:val="right" w:leader="dot" w:pos="9016"/>
            </w:tabs>
            <w:rPr>
              <w:rFonts w:asciiTheme="minorHAnsi" w:hAnsiTheme="minorHAnsi"/>
              <w:noProof/>
              <w:sz w:val="22"/>
            </w:rPr>
          </w:pPr>
          <w:hyperlink w:anchor="_Toc518334728" w:history="1">
            <w:r w:rsidRPr="003919B9">
              <w:rPr>
                <w:rStyle w:val="Hyperlink"/>
                <w:rFonts w:eastAsia="Microsoft JhengHei"/>
                <w:noProof/>
              </w:rPr>
              <w:t>Abstract</w:t>
            </w:r>
            <w:r>
              <w:rPr>
                <w:noProof/>
                <w:webHidden/>
              </w:rPr>
              <w:tab/>
            </w:r>
            <w:r>
              <w:rPr>
                <w:noProof/>
                <w:webHidden/>
              </w:rPr>
              <w:fldChar w:fldCharType="begin"/>
            </w:r>
            <w:r>
              <w:rPr>
                <w:noProof/>
                <w:webHidden/>
              </w:rPr>
              <w:instrText xml:space="preserve"> PAGEREF _Toc518334728 \h </w:instrText>
            </w:r>
            <w:r>
              <w:rPr>
                <w:noProof/>
                <w:webHidden/>
              </w:rPr>
            </w:r>
            <w:r>
              <w:rPr>
                <w:noProof/>
                <w:webHidden/>
              </w:rPr>
              <w:fldChar w:fldCharType="separate"/>
            </w:r>
            <w:r w:rsidR="00030772">
              <w:rPr>
                <w:noProof/>
                <w:webHidden/>
              </w:rPr>
              <w:t>viii</w:t>
            </w:r>
            <w:r>
              <w:rPr>
                <w:noProof/>
                <w:webHidden/>
              </w:rPr>
              <w:fldChar w:fldCharType="end"/>
            </w:r>
          </w:hyperlink>
        </w:p>
        <w:p w14:paraId="661146FA" w14:textId="005F8A7A" w:rsidR="001348BF" w:rsidRDefault="001348BF">
          <w:pPr>
            <w:pStyle w:val="TOC2"/>
            <w:tabs>
              <w:tab w:val="right" w:leader="dot" w:pos="9016"/>
            </w:tabs>
            <w:rPr>
              <w:rFonts w:asciiTheme="minorHAnsi" w:hAnsiTheme="minorHAnsi"/>
              <w:noProof/>
              <w:sz w:val="22"/>
            </w:rPr>
          </w:pPr>
          <w:hyperlink w:anchor="_Toc518334729" w:history="1">
            <w:r w:rsidRPr="003919B9">
              <w:rPr>
                <w:rStyle w:val="Hyperlink"/>
                <w:rFonts w:eastAsia="Microsoft JhengHei"/>
                <w:noProof/>
              </w:rPr>
              <w:t>Acknowledgement</w:t>
            </w:r>
            <w:r w:rsidRPr="003919B9">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_Toc518334729 \h </w:instrText>
            </w:r>
            <w:r>
              <w:rPr>
                <w:noProof/>
                <w:webHidden/>
              </w:rPr>
            </w:r>
            <w:r>
              <w:rPr>
                <w:noProof/>
                <w:webHidden/>
              </w:rPr>
              <w:fldChar w:fldCharType="separate"/>
            </w:r>
            <w:r w:rsidR="00030772">
              <w:rPr>
                <w:noProof/>
                <w:webHidden/>
              </w:rPr>
              <w:t>ix</w:t>
            </w:r>
            <w:r>
              <w:rPr>
                <w:noProof/>
                <w:webHidden/>
              </w:rPr>
              <w:fldChar w:fldCharType="end"/>
            </w:r>
          </w:hyperlink>
        </w:p>
        <w:p w14:paraId="3FDCDF8E" w14:textId="57C4F618" w:rsidR="001348BF" w:rsidRDefault="001348BF">
          <w:pPr>
            <w:pStyle w:val="TOC1"/>
            <w:tabs>
              <w:tab w:val="left" w:pos="480"/>
              <w:tab w:val="right" w:leader="dot" w:pos="9016"/>
            </w:tabs>
            <w:rPr>
              <w:rFonts w:asciiTheme="minorHAnsi" w:hAnsiTheme="minorHAnsi"/>
              <w:noProof/>
              <w:sz w:val="22"/>
            </w:rPr>
          </w:pPr>
          <w:hyperlink w:anchor="_Toc518334730" w:history="1">
            <w:r w:rsidRPr="003919B9">
              <w:rPr>
                <w:rStyle w:val="Hyperlink"/>
                <w:noProof/>
              </w:rPr>
              <w:t>1</w:t>
            </w:r>
            <w:r>
              <w:rPr>
                <w:rFonts w:asciiTheme="minorHAnsi" w:hAnsiTheme="minorHAnsi"/>
                <w:noProof/>
                <w:sz w:val="22"/>
              </w:rPr>
              <w:tab/>
            </w:r>
            <w:r w:rsidRPr="003919B9">
              <w:rPr>
                <w:rStyle w:val="Hyperlink"/>
                <w:noProof/>
              </w:rPr>
              <w:t>Introduction</w:t>
            </w:r>
            <w:r>
              <w:rPr>
                <w:noProof/>
                <w:webHidden/>
              </w:rPr>
              <w:tab/>
            </w:r>
            <w:r>
              <w:rPr>
                <w:noProof/>
                <w:webHidden/>
              </w:rPr>
              <w:fldChar w:fldCharType="begin"/>
            </w:r>
            <w:r>
              <w:rPr>
                <w:noProof/>
                <w:webHidden/>
              </w:rPr>
              <w:instrText xml:space="preserve"> PAGEREF _Toc518334730 \h </w:instrText>
            </w:r>
            <w:r>
              <w:rPr>
                <w:noProof/>
                <w:webHidden/>
              </w:rPr>
            </w:r>
            <w:r>
              <w:rPr>
                <w:noProof/>
                <w:webHidden/>
              </w:rPr>
              <w:fldChar w:fldCharType="separate"/>
            </w:r>
            <w:r w:rsidR="00030772">
              <w:rPr>
                <w:noProof/>
                <w:webHidden/>
              </w:rPr>
              <w:t>10</w:t>
            </w:r>
            <w:r>
              <w:rPr>
                <w:noProof/>
                <w:webHidden/>
              </w:rPr>
              <w:fldChar w:fldCharType="end"/>
            </w:r>
          </w:hyperlink>
        </w:p>
        <w:p w14:paraId="1779124C" w14:textId="3EDA8928" w:rsidR="001348BF" w:rsidRDefault="001348BF">
          <w:pPr>
            <w:pStyle w:val="TOC2"/>
            <w:tabs>
              <w:tab w:val="left" w:pos="880"/>
              <w:tab w:val="right" w:leader="dot" w:pos="9016"/>
            </w:tabs>
            <w:rPr>
              <w:rFonts w:asciiTheme="minorHAnsi" w:hAnsiTheme="minorHAnsi"/>
              <w:noProof/>
              <w:sz w:val="22"/>
            </w:rPr>
          </w:pPr>
          <w:hyperlink w:anchor="_Toc518334731" w:history="1">
            <w:r w:rsidRPr="003919B9">
              <w:rPr>
                <w:rStyle w:val="Hyperlink"/>
                <w:noProof/>
              </w:rPr>
              <w:t>1.1</w:t>
            </w:r>
            <w:r>
              <w:rPr>
                <w:rFonts w:asciiTheme="minorHAnsi" w:hAnsiTheme="minorHAnsi"/>
                <w:noProof/>
                <w:sz w:val="22"/>
              </w:rPr>
              <w:tab/>
            </w:r>
            <w:r w:rsidRPr="003919B9">
              <w:rPr>
                <w:rStyle w:val="Hyperlink"/>
                <w:noProof/>
              </w:rPr>
              <w:t>Background Information</w:t>
            </w:r>
            <w:r>
              <w:rPr>
                <w:noProof/>
                <w:webHidden/>
              </w:rPr>
              <w:tab/>
            </w:r>
            <w:r>
              <w:rPr>
                <w:noProof/>
                <w:webHidden/>
              </w:rPr>
              <w:fldChar w:fldCharType="begin"/>
            </w:r>
            <w:r>
              <w:rPr>
                <w:noProof/>
                <w:webHidden/>
              </w:rPr>
              <w:instrText xml:space="preserve"> PAGEREF _Toc518334731 \h </w:instrText>
            </w:r>
            <w:r>
              <w:rPr>
                <w:noProof/>
                <w:webHidden/>
              </w:rPr>
            </w:r>
            <w:r>
              <w:rPr>
                <w:noProof/>
                <w:webHidden/>
              </w:rPr>
              <w:fldChar w:fldCharType="separate"/>
            </w:r>
            <w:r w:rsidR="00030772">
              <w:rPr>
                <w:noProof/>
                <w:webHidden/>
              </w:rPr>
              <w:t>10</w:t>
            </w:r>
            <w:r>
              <w:rPr>
                <w:noProof/>
                <w:webHidden/>
              </w:rPr>
              <w:fldChar w:fldCharType="end"/>
            </w:r>
          </w:hyperlink>
        </w:p>
        <w:p w14:paraId="1ABF9A92" w14:textId="228AB089" w:rsidR="001348BF" w:rsidRDefault="001348BF">
          <w:pPr>
            <w:pStyle w:val="TOC2"/>
            <w:tabs>
              <w:tab w:val="left" w:pos="880"/>
              <w:tab w:val="right" w:leader="dot" w:pos="9016"/>
            </w:tabs>
            <w:rPr>
              <w:rFonts w:asciiTheme="minorHAnsi" w:hAnsiTheme="minorHAnsi"/>
              <w:noProof/>
              <w:sz w:val="22"/>
            </w:rPr>
          </w:pPr>
          <w:hyperlink w:anchor="_Toc518334732" w:history="1">
            <w:r w:rsidRPr="003919B9">
              <w:rPr>
                <w:rStyle w:val="Hyperlink"/>
                <w:noProof/>
                <w:lang w:val="en-US"/>
              </w:rPr>
              <w:t>1.2</w:t>
            </w:r>
            <w:r>
              <w:rPr>
                <w:rFonts w:asciiTheme="minorHAnsi" w:hAnsiTheme="minorHAnsi"/>
                <w:noProof/>
                <w:sz w:val="22"/>
              </w:rPr>
              <w:tab/>
            </w:r>
            <w:r w:rsidRPr="003919B9">
              <w:rPr>
                <w:rStyle w:val="Hyperlink"/>
                <w:noProof/>
                <w:lang w:val="en-US"/>
              </w:rPr>
              <w:t>The Research Problem</w:t>
            </w:r>
            <w:r>
              <w:rPr>
                <w:noProof/>
                <w:webHidden/>
              </w:rPr>
              <w:tab/>
            </w:r>
            <w:r>
              <w:rPr>
                <w:noProof/>
                <w:webHidden/>
              </w:rPr>
              <w:fldChar w:fldCharType="begin"/>
            </w:r>
            <w:r>
              <w:rPr>
                <w:noProof/>
                <w:webHidden/>
              </w:rPr>
              <w:instrText xml:space="preserve"> PAGEREF _Toc518334732 \h </w:instrText>
            </w:r>
            <w:r>
              <w:rPr>
                <w:noProof/>
                <w:webHidden/>
              </w:rPr>
            </w:r>
            <w:r>
              <w:rPr>
                <w:noProof/>
                <w:webHidden/>
              </w:rPr>
              <w:fldChar w:fldCharType="separate"/>
            </w:r>
            <w:r w:rsidR="00030772">
              <w:rPr>
                <w:noProof/>
                <w:webHidden/>
              </w:rPr>
              <w:t>11</w:t>
            </w:r>
            <w:r>
              <w:rPr>
                <w:noProof/>
                <w:webHidden/>
              </w:rPr>
              <w:fldChar w:fldCharType="end"/>
            </w:r>
          </w:hyperlink>
        </w:p>
        <w:p w14:paraId="439985EA" w14:textId="37FE1EB7" w:rsidR="001348BF" w:rsidRDefault="001348BF">
          <w:pPr>
            <w:pStyle w:val="TOC2"/>
            <w:tabs>
              <w:tab w:val="left" w:pos="880"/>
              <w:tab w:val="right" w:leader="dot" w:pos="9016"/>
            </w:tabs>
            <w:rPr>
              <w:rFonts w:asciiTheme="minorHAnsi" w:hAnsiTheme="minorHAnsi"/>
              <w:noProof/>
              <w:sz w:val="22"/>
            </w:rPr>
          </w:pPr>
          <w:hyperlink w:anchor="_Toc518334733" w:history="1">
            <w:r w:rsidRPr="003919B9">
              <w:rPr>
                <w:rStyle w:val="Hyperlink"/>
                <w:noProof/>
                <w:lang w:val="en-US"/>
              </w:rPr>
              <w:t>1.3</w:t>
            </w:r>
            <w:r>
              <w:rPr>
                <w:rFonts w:asciiTheme="minorHAnsi" w:hAnsiTheme="minorHAnsi"/>
                <w:noProof/>
                <w:sz w:val="22"/>
              </w:rPr>
              <w:tab/>
            </w:r>
            <w:r w:rsidRPr="003919B9">
              <w:rPr>
                <w:rStyle w:val="Hyperlink"/>
                <w:noProof/>
                <w:lang w:val="en-US"/>
              </w:rPr>
              <w:t>Objective of the Study</w:t>
            </w:r>
            <w:r>
              <w:rPr>
                <w:noProof/>
                <w:webHidden/>
              </w:rPr>
              <w:tab/>
            </w:r>
            <w:r>
              <w:rPr>
                <w:noProof/>
                <w:webHidden/>
              </w:rPr>
              <w:fldChar w:fldCharType="begin"/>
            </w:r>
            <w:r>
              <w:rPr>
                <w:noProof/>
                <w:webHidden/>
              </w:rPr>
              <w:instrText xml:space="preserve"> PAGEREF _Toc518334733 \h </w:instrText>
            </w:r>
            <w:r>
              <w:rPr>
                <w:noProof/>
                <w:webHidden/>
              </w:rPr>
            </w:r>
            <w:r>
              <w:rPr>
                <w:noProof/>
                <w:webHidden/>
              </w:rPr>
              <w:fldChar w:fldCharType="separate"/>
            </w:r>
            <w:r w:rsidR="00030772">
              <w:rPr>
                <w:noProof/>
                <w:webHidden/>
              </w:rPr>
              <w:t>12</w:t>
            </w:r>
            <w:r>
              <w:rPr>
                <w:noProof/>
                <w:webHidden/>
              </w:rPr>
              <w:fldChar w:fldCharType="end"/>
            </w:r>
          </w:hyperlink>
        </w:p>
        <w:p w14:paraId="73B348A8" w14:textId="65A2304A" w:rsidR="001348BF" w:rsidRDefault="001348BF">
          <w:pPr>
            <w:pStyle w:val="TOC2"/>
            <w:tabs>
              <w:tab w:val="left" w:pos="880"/>
              <w:tab w:val="right" w:leader="dot" w:pos="9016"/>
            </w:tabs>
            <w:rPr>
              <w:rFonts w:asciiTheme="minorHAnsi" w:hAnsiTheme="minorHAnsi"/>
              <w:noProof/>
              <w:sz w:val="22"/>
            </w:rPr>
          </w:pPr>
          <w:hyperlink w:anchor="_Toc518334734" w:history="1">
            <w:r w:rsidRPr="003919B9">
              <w:rPr>
                <w:rStyle w:val="Hyperlink"/>
                <w:noProof/>
                <w:lang w:val="en-US"/>
              </w:rPr>
              <w:t>1.4</w:t>
            </w:r>
            <w:r>
              <w:rPr>
                <w:rFonts w:asciiTheme="minorHAnsi" w:hAnsiTheme="minorHAnsi"/>
                <w:noProof/>
                <w:sz w:val="22"/>
              </w:rPr>
              <w:tab/>
            </w:r>
            <w:r w:rsidRPr="003919B9">
              <w:rPr>
                <w:rStyle w:val="Hyperlink"/>
                <w:noProof/>
                <w:lang w:val="en-US"/>
              </w:rPr>
              <w:t>Thesis Structure</w:t>
            </w:r>
            <w:r>
              <w:rPr>
                <w:noProof/>
                <w:webHidden/>
              </w:rPr>
              <w:tab/>
            </w:r>
            <w:r>
              <w:rPr>
                <w:noProof/>
                <w:webHidden/>
              </w:rPr>
              <w:fldChar w:fldCharType="begin"/>
            </w:r>
            <w:r>
              <w:rPr>
                <w:noProof/>
                <w:webHidden/>
              </w:rPr>
              <w:instrText xml:space="preserve"> PAGEREF _Toc518334734 \h </w:instrText>
            </w:r>
            <w:r>
              <w:rPr>
                <w:noProof/>
                <w:webHidden/>
              </w:rPr>
            </w:r>
            <w:r>
              <w:rPr>
                <w:noProof/>
                <w:webHidden/>
              </w:rPr>
              <w:fldChar w:fldCharType="separate"/>
            </w:r>
            <w:r w:rsidR="00030772">
              <w:rPr>
                <w:noProof/>
                <w:webHidden/>
              </w:rPr>
              <w:t>12</w:t>
            </w:r>
            <w:r>
              <w:rPr>
                <w:noProof/>
                <w:webHidden/>
              </w:rPr>
              <w:fldChar w:fldCharType="end"/>
            </w:r>
          </w:hyperlink>
        </w:p>
        <w:p w14:paraId="3FF74F64" w14:textId="5DC90245" w:rsidR="001348BF" w:rsidRDefault="001348BF">
          <w:pPr>
            <w:pStyle w:val="TOC1"/>
            <w:tabs>
              <w:tab w:val="left" w:pos="480"/>
              <w:tab w:val="right" w:leader="dot" w:pos="9016"/>
            </w:tabs>
            <w:rPr>
              <w:rFonts w:asciiTheme="minorHAnsi" w:hAnsiTheme="minorHAnsi"/>
              <w:noProof/>
              <w:sz w:val="22"/>
            </w:rPr>
          </w:pPr>
          <w:hyperlink w:anchor="_Toc518334735" w:history="1">
            <w:r w:rsidRPr="003919B9">
              <w:rPr>
                <w:rStyle w:val="Hyperlink"/>
                <w:noProof/>
              </w:rPr>
              <w:t>2</w:t>
            </w:r>
            <w:r>
              <w:rPr>
                <w:rFonts w:asciiTheme="minorHAnsi" w:hAnsiTheme="minorHAnsi"/>
                <w:noProof/>
                <w:sz w:val="22"/>
              </w:rPr>
              <w:tab/>
            </w:r>
            <w:r w:rsidRPr="003919B9">
              <w:rPr>
                <w:rStyle w:val="Hyperlink"/>
                <w:noProof/>
              </w:rPr>
              <w:t>Literature Review</w:t>
            </w:r>
            <w:r>
              <w:rPr>
                <w:noProof/>
                <w:webHidden/>
              </w:rPr>
              <w:tab/>
            </w:r>
            <w:r>
              <w:rPr>
                <w:noProof/>
                <w:webHidden/>
              </w:rPr>
              <w:fldChar w:fldCharType="begin"/>
            </w:r>
            <w:r>
              <w:rPr>
                <w:noProof/>
                <w:webHidden/>
              </w:rPr>
              <w:instrText xml:space="preserve"> PAGEREF _Toc518334735 \h </w:instrText>
            </w:r>
            <w:r>
              <w:rPr>
                <w:noProof/>
                <w:webHidden/>
              </w:rPr>
            </w:r>
            <w:r>
              <w:rPr>
                <w:noProof/>
                <w:webHidden/>
              </w:rPr>
              <w:fldChar w:fldCharType="separate"/>
            </w:r>
            <w:r w:rsidR="00030772">
              <w:rPr>
                <w:noProof/>
                <w:webHidden/>
              </w:rPr>
              <w:t>14</w:t>
            </w:r>
            <w:r>
              <w:rPr>
                <w:noProof/>
                <w:webHidden/>
              </w:rPr>
              <w:fldChar w:fldCharType="end"/>
            </w:r>
          </w:hyperlink>
        </w:p>
        <w:p w14:paraId="0DAD7AA2" w14:textId="6C8406E1" w:rsidR="001348BF" w:rsidRDefault="001348BF">
          <w:pPr>
            <w:pStyle w:val="TOC2"/>
            <w:tabs>
              <w:tab w:val="left" w:pos="880"/>
              <w:tab w:val="right" w:leader="dot" w:pos="9016"/>
            </w:tabs>
            <w:rPr>
              <w:rFonts w:asciiTheme="minorHAnsi" w:hAnsiTheme="minorHAnsi"/>
              <w:noProof/>
              <w:sz w:val="22"/>
            </w:rPr>
          </w:pPr>
          <w:hyperlink w:anchor="_Toc518334736" w:history="1">
            <w:r w:rsidRPr="003919B9">
              <w:rPr>
                <w:rStyle w:val="Hyperlink"/>
                <w:noProof/>
              </w:rPr>
              <w:t>2.1</w:t>
            </w:r>
            <w:r>
              <w:rPr>
                <w:rFonts w:asciiTheme="minorHAnsi" w:hAnsiTheme="minorHAnsi"/>
                <w:noProof/>
                <w:sz w:val="22"/>
              </w:rPr>
              <w:tab/>
            </w:r>
            <w:r w:rsidRPr="003919B9">
              <w:rPr>
                <w:rStyle w:val="Hyperlink"/>
                <w:noProof/>
              </w:rPr>
              <w:t>The Introduction Of An Accelerometer</w:t>
            </w:r>
            <w:r>
              <w:rPr>
                <w:noProof/>
                <w:webHidden/>
              </w:rPr>
              <w:tab/>
            </w:r>
            <w:r>
              <w:rPr>
                <w:noProof/>
                <w:webHidden/>
              </w:rPr>
              <w:fldChar w:fldCharType="begin"/>
            </w:r>
            <w:r>
              <w:rPr>
                <w:noProof/>
                <w:webHidden/>
              </w:rPr>
              <w:instrText xml:space="preserve"> PAGEREF _Toc518334736 \h </w:instrText>
            </w:r>
            <w:r>
              <w:rPr>
                <w:noProof/>
                <w:webHidden/>
              </w:rPr>
            </w:r>
            <w:r>
              <w:rPr>
                <w:noProof/>
                <w:webHidden/>
              </w:rPr>
              <w:fldChar w:fldCharType="separate"/>
            </w:r>
            <w:r w:rsidR="00030772">
              <w:rPr>
                <w:noProof/>
                <w:webHidden/>
              </w:rPr>
              <w:t>14</w:t>
            </w:r>
            <w:r>
              <w:rPr>
                <w:noProof/>
                <w:webHidden/>
              </w:rPr>
              <w:fldChar w:fldCharType="end"/>
            </w:r>
          </w:hyperlink>
        </w:p>
        <w:p w14:paraId="53466162" w14:textId="0F506CFA" w:rsidR="001348BF" w:rsidRDefault="001348BF">
          <w:pPr>
            <w:pStyle w:val="TOC3"/>
            <w:tabs>
              <w:tab w:val="left" w:pos="1320"/>
              <w:tab w:val="right" w:leader="dot" w:pos="9016"/>
            </w:tabs>
            <w:rPr>
              <w:rFonts w:asciiTheme="minorHAnsi" w:hAnsiTheme="minorHAnsi"/>
              <w:noProof/>
              <w:sz w:val="22"/>
            </w:rPr>
          </w:pPr>
          <w:hyperlink w:anchor="_Toc518334737" w:history="1">
            <w:r w:rsidRPr="003919B9">
              <w:rPr>
                <w:rStyle w:val="Hyperlink"/>
                <w:noProof/>
              </w:rPr>
              <w:t>2.1.1</w:t>
            </w:r>
            <w:r>
              <w:rPr>
                <w:rFonts w:asciiTheme="minorHAnsi" w:hAnsiTheme="minorHAnsi"/>
                <w:noProof/>
                <w:sz w:val="22"/>
              </w:rPr>
              <w:tab/>
            </w:r>
            <w:r w:rsidRPr="003919B9">
              <w:rPr>
                <w:rStyle w:val="Hyperlink"/>
                <w:noProof/>
              </w:rPr>
              <w:t>What Is An Accelerometer</w:t>
            </w:r>
            <w:r>
              <w:rPr>
                <w:noProof/>
                <w:webHidden/>
              </w:rPr>
              <w:tab/>
            </w:r>
            <w:r>
              <w:rPr>
                <w:noProof/>
                <w:webHidden/>
              </w:rPr>
              <w:fldChar w:fldCharType="begin"/>
            </w:r>
            <w:r>
              <w:rPr>
                <w:noProof/>
                <w:webHidden/>
              </w:rPr>
              <w:instrText xml:space="preserve"> PAGEREF _Toc518334737 \h </w:instrText>
            </w:r>
            <w:r>
              <w:rPr>
                <w:noProof/>
                <w:webHidden/>
              </w:rPr>
            </w:r>
            <w:r>
              <w:rPr>
                <w:noProof/>
                <w:webHidden/>
              </w:rPr>
              <w:fldChar w:fldCharType="separate"/>
            </w:r>
            <w:r w:rsidR="00030772">
              <w:rPr>
                <w:noProof/>
                <w:webHidden/>
              </w:rPr>
              <w:t>14</w:t>
            </w:r>
            <w:r>
              <w:rPr>
                <w:noProof/>
                <w:webHidden/>
              </w:rPr>
              <w:fldChar w:fldCharType="end"/>
            </w:r>
          </w:hyperlink>
        </w:p>
        <w:p w14:paraId="4E12BFD9" w14:textId="66B0B753" w:rsidR="001348BF" w:rsidRDefault="001348BF">
          <w:pPr>
            <w:pStyle w:val="TOC3"/>
            <w:tabs>
              <w:tab w:val="left" w:pos="1320"/>
              <w:tab w:val="right" w:leader="dot" w:pos="9016"/>
            </w:tabs>
            <w:rPr>
              <w:rFonts w:asciiTheme="minorHAnsi" w:hAnsiTheme="minorHAnsi"/>
              <w:noProof/>
              <w:sz w:val="22"/>
            </w:rPr>
          </w:pPr>
          <w:hyperlink w:anchor="_Toc518334738" w:history="1">
            <w:r w:rsidRPr="003919B9">
              <w:rPr>
                <w:rStyle w:val="Hyperlink"/>
                <w:noProof/>
              </w:rPr>
              <w:t>2.1.2</w:t>
            </w:r>
            <w:r>
              <w:rPr>
                <w:rFonts w:asciiTheme="minorHAnsi" w:hAnsiTheme="minorHAnsi"/>
                <w:noProof/>
                <w:sz w:val="22"/>
              </w:rPr>
              <w:tab/>
            </w:r>
            <w:r w:rsidRPr="003919B9">
              <w:rPr>
                <w:rStyle w:val="Hyperlink"/>
                <w:noProof/>
              </w:rPr>
              <w:t>Working Principle of an Accelerometer</w:t>
            </w:r>
            <w:r>
              <w:rPr>
                <w:noProof/>
                <w:webHidden/>
              </w:rPr>
              <w:tab/>
            </w:r>
            <w:r>
              <w:rPr>
                <w:noProof/>
                <w:webHidden/>
              </w:rPr>
              <w:fldChar w:fldCharType="begin"/>
            </w:r>
            <w:r>
              <w:rPr>
                <w:noProof/>
                <w:webHidden/>
              </w:rPr>
              <w:instrText xml:space="preserve"> PAGEREF _Toc518334738 \h </w:instrText>
            </w:r>
            <w:r>
              <w:rPr>
                <w:noProof/>
                <w:webHidden/>
              </w:rPr>
            </w:r>
            <w:r>
              <w:rPr>
                <w:noProof/>
                <w:webHidden/>
              </w:rPr>
              <w:fldChar w:fldCharType="separate"/>
            </w:r>
            <w:r w:rsidR="00030772">
              <w:rPr>
                <w:noProof/>
                <w:webHidden/>
              </w:rPr>
              <w:t>14</w:t>
            </w:r>
            <w:r>
              <w:rPr>
                <w:noProof/>
                <w:webHidden/>
              </w:rPr>
              <w:fldChar w:fldCharType="end"/>
            </w:r>
          </w:hyperlink>
        </w:p>
        <w:p w14:paraId="4056BA1B" w14:textId="58BF0BA8" w:rsidR="001348BF" w:rsidRDefault="001348BF">
          <w:pPr>
            <w:pStyle w:val="TOC3"/>
            <w:tabs>
              <w:tab w:val="left" w:pos="1320"/>
              <w:tab w:val="right" w:leader="dot" w:pos="9016"/>
            </w:tabs>
            <w:rPr>
              <w:rFonts w:asciiTheme="minorHAnsi" w:hAnsiTheme="minorHAnsi"/>
              <w:noProof/>
              <w:sz w:val="22"/>
            </w:rPr>
          </w:pPr>
          <w:hyperlink w:anchor="_Toc518334739" w:history="1">
            <w:r w:rsidRPr="003919B9">
              <w:rPr>
                <w:rStyle w:val="Hyperlink"/>
                <w:noProof/>
              </w:rPr>
              <w:t>2.1.3</w:t>
            </w:r>
            <w:r>
              <w:rPr>
                <w:rFonts w:asciiTheme="minorHAnsi" w:hAnsiTheme="minorHAnsi"/>
                <w:noProof/>
                <w:sz w:val="22"/>
              </w:rPr>
              <w:tab/>
            </w:r>
            <w:r w:rsidRPr="003919B9">
              <w:rPr>
                <w:rStyle w:val="Hyperlink"/>
                <w:noProof/>
              </w:rPr>
              <w:t>How Accelerometer Works in Mobile Phone.</w:t>
            </w:r>
            <w:r>
              <w:rPr>
                <w:noProof/>
                <w:webHidden/>
              </w:rPr>
              <w:tab/>
            </w:r>
            <w:r>
              <w:rPr>
                <w:noProof/>
                <w:webHidden/>
              </w:rPr>
              <w:fldChar w:fldCharType="begin"/>
            </w:r>
            <w:r>
              <w:rPr>
                <w:noProof/>
                <w:webHidden/>
              </w:rPr>
              <w:instrText xml:space="preserve"> PAGEREF _Toc518334739 \h </w:instrText>
            </w:r>
            <w:r>
              <w:rPr>
                <w:noProof/>
                <w:webHidden/>
              </w:rPr>
            </w:r>
            <w:r>
              <w:rPr>
                <w:noProof/>
                <w:webHidden/>
              </w:rPr>
              <w:fldChar w:fldCharType="separate"/>
            </w:r>
            <w:r w:rsidR="00030772">
              <w:rPr>
                <w:noProof/>
                <w:webHidden/>
              </w:rPr>
              <w:t>15</w:t>
            </w:r>
            <w:r>
              <w:rPr>
                <w:noProof/>
                <w:webHidden/>
              </w:rPr>
              <w:fldChar w:fldCharType="end"/>
            </w:r>
          </w:hyperlink>
        </w:p>
        <w:p w14:paraId="5A2E6238" w14:textId="0A34F6DF" w:rsidR="001348BF" w:rsidRDefault="001348BF">
          <w:pPr>
            <w:pStyle w:val="TOC2"/>
            <w:tabs>
              <w:tab w:val="left" w:pos="880"/>
              <w:tab w:val="right" w:leader="dot" w:pos="9016"/>
            </w:tabs>
            <w:rPr>
              <w:rFonts w:asciiTheme="minorHAnsi" w:hAnsiTheme="minorHAnsi"/>
              <w:noProof/>
              <w:sz w:val="22"/>
            </w:rPr>
          </w:pPr>
          <w:hyperlink w:anchor="_Toc518334740" w:history="1">
            <w:r w:rsidRPr="003919B9">
              <w:rPr>
                <w:rStyle w:val="Hyperlink"/>
                <w:noProof/>
              </w:rPr>
              <w:t>2.2</w:t>
            </w:r>
            <w:r>
              <w:rPr>
                <w:rFonts w:asciiTheme="minorHAnsi" w:hAnsiTheme="minorHAnsi"/>
                <w:noProof/>
                <w:sz w:val="22"/>
              </w:rPr>
              <w:tab/>
            </w:r>
            <w:r w:rsidRPr="003919B9">
              <w:rPr>
                <w:rStyle w:val="Hyperlink"/>
                <w:noProof/>
              </w:rPr>
              <w:t>The Introduction Of Gyroscope</w:t>
            </w:r>
            <w:r>
              <w:rPr>
                <w:noProof/>
                <w:webHidden/>
              </w:rPr>
              <w:tab/>
            </w:r>
            <w:r>
              <w:rPr>
                <w:noProof/>
                <w:webHidden/>
              </w:rPr>
              <w:fldChar w:fldCharType="begin"/>
            </w:r>
            <w:r>
              <w:rPr>
                <w:noProof/>
                <w:webHidden/>
              </w:rPr>
              <w:instrText xml:space="preserve"> PAGEREF _Toc518334740 \h </w:instrText>
            </w:r>
            <w:r>
              <w:rPr>
                <w:noProof/>
                <w:webHidden/>
              </w:rPr>
            </w:r>
            <w:r>
              <w:rPr>
                <w:noProof/>
                <w:webHidden/>
              </w:rPr>
              <w:fldChar w:fldCharType="separate"/>
            </w:r>
            <w:r w:rsidR="00030772">
              <w:rPr>
                <w:noProof/>
                <w:webHidden/>
              </w:rPr>
              <w:t>16</w:t>
            </w:r>
            <w:r>
              <w:rPr>
                <w:noProof/>
                <w:webHidden/>
              </w:rPr>
              <w:fldChar w:fldCharType="end"/>
            </w:r>
          </w:hyperlink>
        </w:p>
        <w:p w14:paraId="407AD1F7" w14:textId="7851528E" w:rsidR="001348BF" w:rsidRDefault="001348BF">
          <w:pPr>
            <w:pStyle w:val="TOC3"/>
            <w:tabs>
              <w:tab w:val="left" w:pos="1320"/>
              <w:tab w:val="right" w:leader="dot" w:pos="9016"/>
            </w:tabs>
            <w:rPr>
              <w:rFonts w:asciiTheme="minorHAnsi" w:hAnsiTheme="minorHAnsi"/>
              <w:noProof/>
              <w:sz w:val="22"/>
            </w:rPr>
          </w:pPr>
          <w:hyperlink w:anchor="_Toc518334741" w:history="1">
            <w:r w:rsidRPr="003919B9">
              <w:rPr>
                <w:rStyle w:val="Hyperlink"/>
                <w:noProof/>
              </w:rPr>
              <w:t>2.2.1</w:t>
            </w:r>
            <w:r>
              <w:rPr>
                <w:rFonts w:asciiTheme="minorHAnsi" w:hAnsiTheme="minorHAnsi"/>
                <w:noProof/>
                <w:sz w:val="22"/>
              </w:rPr>
              <w:tab/>
            </w:r>
            <w:r w:rsidRPr="003919B9">
              <w:rPr>
                <w:rStyle w:val="Hyperlink"/>
                <w:noProof/>
              </w:rPr>
              <w:t>What Is A Gyroscope</w:t>
            </w:r>
            <w:r>
              <w:rPr>
                <w:noProof/>
                <w:webHidden/>
              </w:rPr>
              <w:tab/>
            </w:r>
            <w:r>
              <w:rPr>
                <w:noProof/>
                <w:webHidden/>
              </w:rPr>
              <w:fldChar w:fldCharType="begin"/>
            </w:r>
            <w:r>
              <w:rPr>
                <w:noProof/>
                <w:webHidden/>
              </w:rPr>
              <w:instrText xml:space="preserve"> PAGEREF _Toc518334741 \h </w:instrText>
            </w:r>
            <w:r>
              <w:rPr>
                <w:noProof/>
                <w:webHidden/>
              </w:rPr>
            </w:r>
            <w:r>
              <w:rPr>
                <w:noProof/>
                <w:webHidden/>
              </w:rPr>
              <w:fldChar w:fldCharType="separate"/>
            </w:r>
            <w:r w:rsidR="00030772">
              <w:rPr>
                <w:noProof/>
                <w:webHidden/>
              </w:rPr>
              <w:t>16</w:t>
            </w:r>
            <w:r>
              <w:rPr>
                <w:noProof/>
                <w:webHidden/>
              </w:rPr>
              <w:fldChar w:fldCharType="end"/>
            </w:r>
          </w:hyperlink>
        </w:p>
        <w:p w14:paraId="42D5BF7B" w14:textId="3D699A19" w:rsidR="001348BF" w:rsidRDefault="001348BF">
          <w:pPr>
            <w:pStyle w:val="TOC3"/>
            <w:tabs>
              <w:tab w:val="left" w:pos="1320"/>
              <w:tab w:val="right" w:leader="dot" w:pos="9016"/>
            </w:tabs>
            <w:rPr>
              <w:rFonts w:asciiTheme="minorHAnsi" w:hAnsiTheme="minorHAnsi"/>
              <w:noProof/>
              <w:sz w:val="22"/>
            </w:rPr>
          </w:pPr>
          <w:hyperlink w:anchor="_Toc518334742" w:history="1">
            <w:r w:rsidRPr="003919B9">
              <w:rPr>
                <w:rStyle w:val="Hyperlink"/>
                <w:noProof/>
              </w:rPr>
              <w:t>2.2.2</w:t>
            </w:r>
            <w:r>
              <w:rPr>
                <w:rFonts w:asciiTheme="minorHAnsi" w:hAnsiTheme="minorHAnsi"/>
                <w:noProof/>
                <w:sz w:val="22"/>
              </w:rPr>
              <w:tab/>
            </w:r>
            <w:r w:rsidRPr="003919B9">
              <w:rPr>
                <w:rStyle w:val="Hyperlink"/>
                <w:noProof/>
              </w:rPr>
              <w:t>Working Principle Of A Gyroscope</w:t>
            </w:r>
            <w:r>
              <w:rPr>
                <w:noProof/>
                <w:webHidden/>
              </w:rPr>
              <w:tab/>
            </w:r>
            <w:r>
              <w:rPr>
                <w:noProof/>
                <w:webHidden/>
              </w:rPr>
              <w:fldChar w:fldCharType="begin"/>
            </w:r>
            <w:r>
              <w:rPr>
                <w:noProof/>
                <w:webHidden/>
              </w:rPr>
              <w:instrText xml:space="preserve"> PAGEREF _Toc518334742 \h </w:instrText>
            </w:r>
            <w:r>
              <w:rPr>
                <w:noProof/>
                <w:webHidden/>
              </w:rPr>
            </w:r>
            <w:r>
              <w:rPr>
                <w:noProof/>
                <w:webHidden/>
              </w:rPr>
              <w:fldChar w:fldCharType="separate"/>
            </w:r>
            <w:r w:rsidR="00030772">
              <w:rPr>
                <w:noProof/>
                <w:webHidden/>
              </w:rPr>
              <w:t>17</w:t>
            </w:r>
            <w:r>
              <w:rPr>
                <w:noProof/>
                <w:webHidden/>
              </w:rPr>
              <w:fldChar w:fldCharType="end"/>
            </w:r>
          </w:hyperlink>
        </w:p>
        <w:p w14:paraId="1D1FA7DB" w14:textId="79C28428" w:rsidR="001348BF" w:rsidRDefault="001348BF">
          <w:pPr>
            <w:pStyle w:val="TOC3"/>
            <w:tabs>
              <w:tab w:val="left" w:pos="1320"/>
              <w:tab w:val="right" w:leader="dot" w:pos="9016"/>
            </w:tabs>
            <w:rPr>
              <w:rFonts w:asciiTheme="minorHAnsi" w:hAnsiTheme="minorHAnsi"/>
              <w:noProof/>
              <w:sz w:val="22"/>
            </w:rPr>
          </w:pPr>
          <w:hyperlink w:anchor="_Toc518334743" w:history="1">
            <w:r w:rsidRPr="003919B9">
              <w:rPr>
                <w:rStyle w:val="Hyperlink"/>
                <w:noProof/>
              </w:rPr>
              <w:t>2.2.3</w:t>
            </w:r>
            <w:r>
              <w:rPr>
                <w:rFonts w:asciiTheme="minorHAnsi" w:hAnsiTheme="minorHAnsi"/>
                <w:noProof/>
                <w:sz w:val="22"/>
              </w:rPr>
              <w:tab/>
            </w:r>
            <w:r w:rsidRPr="003919B9">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_Toc518334743 \h </w:instrText>
            </w:r>
            <w:r>
              <w:rPr>
                <w:noProof/>
                <w:webHidden/>
              </w:rPr>
            </w:r>
            <w:r>
              <w:rPr>
                <w:noProof/>
                <w:webHidden/>
              </w:rPr>
              <w:fldChar w:fldCharType="separate"/>
            </w:r>
            <w:r w:rsidR="00030772">
              <w:rPr>
                <w:noProof/>
                <w:webHidden/>
              </w:rPr>
              <w:t>18</w:t>
            </w:r>
            <w:r>
              <w:rPr>
                <w:noProof/>
                <w:webHidden/>
              </w:rPr>
              <w:fldChar w:fldCharType="end"/>
            </w:r>
          </w:hyperlink>
        </w:p>
        <w:p w14:paraId="62772BB0" w14:textId="716FE4CE" w:rsidR="001348BF" w:rsidRDefault="001348BF">
          <w:pPr>
            <w:pStyle w:val="TOC2"/>
            <w:tabs>
              <w:tab w:val="left" w:pos="880"/>
              <w:tab w:val="right" w:leader="dot" w:pos="9016"/>
            </w:tabs>
            <w:rPr>
              <w:rFonts w:asciiTheme="minorHAnsi" w:hAnsiTheme="minorHAnsi"/>
              <w:noProof/>
              <w:sz w:val="22"/>
            </w:rPr>
          </w:pPr>
          <w:hyperlink w:anchor="_Toc518334744" w:history="1">
            <w:r w:rsidRPr="003919B9">
              <w:rPr>
                <w:rStyle w:val="Hyperlink"/>
                <w:noProof/>
              </w:rPr>
              <w:t>2.3</w:t>
            </w:r>
            <w:r>
              <w:rPr>
                <w:rFonts w:asciiTheme="minorHAnsi" w:hAnsiTheme="minorHAnsi"/>
                <w:noProof/>
                <w:sz w:val="22"/>
              </w:rPr>
              <w:tab/>
            </w:r>
            <w:r w:rsidRPr="003919B9">
              <w:rPr>
                <w:rStyle w:val="Hyperlink"/>
                <w:noProof/>
              </w:rPr>
              <w:t>The action recognition algorithm</w:t>
            </w:r>
            <w:r>
              <w:rPr>
                <w:noProof/>
                <w:webHidden/>
              </w:rPr>
              <w:tab/>
            </w:r>
            <w:r>
              <w:rPr>
                <w:noProof/>
                <w:webHidden/>
              </w:rPr>
              <w:fldChar w:fldCharType="begin"/>
            </w:r>
            <w:r>
              <w:rPr>
                <w:noProof/>
                <w:webHidden/>
              </w:rPr>
              <w:instrText xml:space="preserve"> PAGEREF _Toc518334744 \h </w:instrText>
            </w:r>
            <w:r>
              <w:rPr>
                <w:noProof/>
                <w:webHidden/>
              </w:rPr>
            </w:r>
            <w:r>
              <w:rPr>
                <w:noProof/>
                <w:webHidden/>
              </w:rPr>
              <w:fldChar w:fldCharType="separate"/>
            </w:r>
            <w:r w:rsidR="00030772">
              <w:rPr>
                <w:noProof/>
                <w:webHidden/>
              </w:rPr>
              <w:t>19</w:t>
            </w:r>
            <w:r>
              <w:rPr>
                <w:noProof/>
                <w:webHidden/>
              </w:rPr>
              <w:fldChar w:fldCharType="end"/>
            </w:r>
          </w:hyperlink>
        </w:p>
        <w:p w14:paraId="10D3E272" w14:textId="44F2FC34" w:rsidR="001348BF" w:rsidRDefault="001348BF">
          <w:pPr>
            <w:pStyle w:val="TOC1"/>
            <w:tabs>
              <w:tab w:val="left" w:pos="480"/>
              <w:tab w:val="right" w:leader="dot" w:pos="9016"/>
            </w:tabs>
            <w:rPr>
              <w:rFonts w:asciiTheme="minorHAnsi" w:hAnsiTheme="minorHAnsi"/>
              <w:noProof/>
              <w:sz w:val="22"/>
            </w:rPr>
          </w:pPr>
          <w:hyperlink w:anchor="_Toc518334745" w:history="1">
            <w:r w:rsidRPr="003919B9">
              <w:rPr>
                <w:rStyle w:val="Hyperlink"/>
                <w:noProof/>
              </w:rPr>
              <w:t>3</w:t>
            </w:r>
            <w:r>
              <w:rPr>
                <w:rFonts w:asciiTheme="minorHAnsi" w:hAnsiTheme="minorHAnsi"/>
                <w:noProof/>
                <w:sz w:val="22"/>
              </w:rPr>
              <w:tab/>
            </w:r>
            <w:r w:rsidRPr="003919B9">
              <w:rPr>
                <w:rStyle w:val="Hyperlink"/>
                <w:noProof/>
              </w:rPr>
              <w:t>Accelerometer With Steps Algorithm</w:t>
            </w:r>
            <w:r>
              <w:rPr>
                <w:noProof/>
                <w:webHidden/>
              </w:rPr>
              <w:tab/>
            </w:r>
            <w:r>
              <w:rPr>
                <w:noProof/>
                <w:webHidden/>
              </w:rPr>
              <w:fldChar w:fldCharType="begin"/>
            </w:r>
            <w:r>
              <w:rPr>
                <w:noProof/>
                <w:webHidden/>
              </w:rPr>
              <w:instrText xml:space="preserve"> PAGEREF _Toc518334745 \h </w:instrText>
            </w:r>
            <w:r>
              <w:rPr>
                <w:noProof/>
                <w:webHidden/>
              </w:rPr>
            </w:r>
            <w:r>
              <w:rPr>
                <w:noProof/>
                <w:webHidden/>
              </w:rPr>
              <w:fldChar w:fldCharType="separate"/>
            </w:r>
            <w:r w:rsidR="00030772">
              <w:rPr>
                <w:noProof/>
                <w:webHidden/>
              </w:rPr>
              <w:t>20</w:t>
            </w:r>
            <w:r>
              <w:rPr>
                <w:noProof/>
                <w:webHidden/>
              </w:rPr>
              <w:fldChar w:fldCharType="end"/>
            </w:r>
          </w:hyperlink>
        </w:p>
        <w:p w14:paraId="2BA2EB49" w14:textId="0F862892" w:rsidR="001348BF" w:rsidRDefault="001348BF">
          <w:pPr>
            <w:pStyle w:val="TOC2"/>
            <w:tabs>
              <w:tab w:val="left" w:pos="880"/>
              <w:tab w:val="right" w:leader="dot" w:pos="9016"/>
            </w:tabs>
            <w:rPr>
              <w:rFonts w:asciiTheme="minorHAnsi" w:hAnsiTheme="minorHAnsi"/>
              <w:noProof/>
              <w:sz w:val="22"/>
            </w:rPr>
          </w:pPr>
          <w:hyperlink w:anchor="_Toc518334747" w:history="1">
            <w:r w:rsidRPr="003919B9">
              <w:rPr>
                <w:rStyle w:val="Hyperlink"/>
                <w:noProof/>
              </w:rPr>
              <w:t>3.1</w:t>
            </w:r>
            <w:r>
              <w:rPr>
                <w:rFonts w:asciiTheme="minorHAnsi" w:hAnsiTheme="minorHAnsi"/>
                <w:noProof/>
                <w:sz w:val="22"/>
              </w:rPr>
              <w:tab/>
            </w:r>
            <w:r w:rsidRPr="003919B9">
              <w:rPr>
                <w:rStyle w:val="Hyperlink"/>
                <w:noProof/>
              </w:rPr>
              <w:t>The Principle Of Testing Steps</w:t>
            </w:r>
            <w:r>
              <w:rPr>
                <w:noProof/>
                <w:webHidden/>
              </w:rPr>
              <w:tab/>
            </w:r>
            <w:r>
              <w:rPr>
                <w:noProof/>
                <w:webHidden/>
              </w:rPr>
              <w:fldChar w:fldCharType="begin"/>
            </w:r>
            <w:r>
              <w:rPr>
                <w:noProof/>
                <w:webHidden/>
              </w:rPr>
              <w:instrText xml:space="preserve"> PAGEREF _Toc518334747 \h </w:instrText>
            </w:r>
            <w:r>
              <w:rPr>
                <w:noProof/>
                <w:webHidden/>
              </w:rPr>
            </w:r>
            <w:r>
              <w:rPr>
                <w:noProof/>
                <w:webHidden/>
              </w:rPr>
              <w:fldChar w:fldCharType="separate"/>
            </w:r>
            <w:r w:rsidR="00030772">
              <w:rPr>
                <w:noProof/>
                <w:webHidden/>
              </w:rPr>
              <w:t>20</w:t>
            </w:r>
            <w:r>
              <w:rPr>
                <w:noProof/>
                <w:webHidden/>
              </w:rPr>
              <w:fldChar w:fldCharType="end"/>
            </w:r>
          </w:hyperlink>
        </w:p>
        <w:p w14:paraId="24290804" w14:textId="2DB677EB" w:rsidR="001348BF" w:rsidRDefault="001348BF">
          <w:pPr>
            <w:pStyle w:val="TOC3"/>
            <w:tabs>
              <w:tab w:val="left" w:pos="1320"/>
              <w:tab w:val="right" w:leader="dot" w:pos="9016"/>
            </w:tabs>
            <w:rPr>
              <w:rFonts w:asciiTheme="minorHAnsi" w:hAnsiTheme="minorHAnsi"/>
              <w:noProof/>
              <w:sz w:val="22"/>
            </w:rPr>
          </w:pPr>
          <w:hyperlink w:anchor="_Toc518334748" w:history="1">
            <w:r w:rsidRPr="003919B9">
              <w:rPr>
                <w:rStyle w:val="Hyperlink"/>
                <w:noProof/>
                <w:lang w:val="en-US"/>
              </w:rPr>
              <w:t>3.1.1</w:t>
            </w:r>
            <w:r>
              <w:rPr>
                <w:rFonts w:asciiTheme="minorHAnsi" w:hAnsiTheme="minorHAnsi"/>
                <w:noProof/>
                <w:sz w:val="22"/>
              </w:rPr>
              <w:tab/>
            </w:r>
            <w:r w:rsidRPr="003919B9">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_Toc518334748 \h </w:instrText>
            </w:r>
            <w:r>
              <w:rPr>
                <w:noProof/>
                <w:webHidden/>
              </w:rPr>
            </w:r>
            <w:r>
              <w:rPr>
                <w:noProof/>
                <w:webHidden/>
              </w:rPr>
              <w:fldChar w:fldCharType="separate"/>
            </w:r>
            <w:r w:rsidR="00030772">
              <w:rPr>
                <w:noProof/>
                <w:webHidden/>
              </w:rPr>
              <w:t>20</w:t>
            </w:r>
            <w:r>
              <w:rPr>
                <w:noProof/>
                <w:webHidden/>
              </w:rPr>
              <w:fldChar w:fldCharType="end"/>
            </w:r>
          </w:hyperlink>
        </w:p>
        <w:p w14:paraId="552559A5" w14:textId="7EE51FAB" w:rsidR="001348BF" w:rsidRDefault="001348BF">
          <w:pPr>
            <w:pStyle w:val="TOC3"/>
            <w:tabs>
              <w:tab w:val="left" w:pos="1320"/>
              <w:tab w:val="right" w:leader="dot" w:pos="9016"/>
            </w:tabs>
            <w:rPr>
              <w:rFonts w:asciiTheme="minorHAnsi" w:hAnsiTheme="minorHAnsi"/>
              <w:noProof/>
              <w:sz w:val="22"/>
            </w:rPr>
          </w:pPr>
          <w:hyperlink w:anchor="_Toc518334749" w:history="1">
            <w:r w:rsidRPr="003919B9">
              <w:rPr>
                <w:rStyle w:val="Hyperlink"/>
                <w:noProof/>
              </w:rPr>
              <w:t>3.1.2</w:t>
            </w:r>
            <w:r>
              <w:rPr>
                <w:rFonts w:asciiTheme="minorHAnsi" w:hAnsiTheme="minorHAnsi"/>
                <w:noProof/>
                <w:sz w:val="22"/>
              </w:rPr>
              <w:tab/>
            </w:r>
            <w:r w:rsidRPr="003919B9">
              <w:rPr>
                <w:rStyle w:val="Hyperlink"/>
                <w:noProof/>
              </w:rPr>
              <w:t>The Features Of One Steps</w:t>
            </w:r>
            <w:r>
              <w:rPr>
                <w:noProof/>
                <w:webHidden/>
              </w:rPr>
              <w:tab/>
            </w:r>
            <w:r>
              <w:rPr>
                <w:noProof/>
                <w:webHidden/>
              </w:rPr>
              <w:fldChar w:fldCharType="begin"/>
            </w:r>
            <w:r>
              <w:rPr>
                <w:noProof/>
                <w:webHidden/>
              </w:rPr>
              <w:instrText xml:space="preserve"> PAGEREF _Toc518334749 \h </w:instrText>
            </w:r>
            <w:r>
              <w:rPr>
                <w:noProof/>
                <w:webHidden/>
              </w:rPr>
            </w:r>
            <w:r>
              <w:rPr>
                <w:noProof/>
                <w:webHidden/>
              </w:rPr>
              <w:fldChar w:fldCharType="separate"/>
            </w:r>
            <w:r w:rsidR="00030772">
              <w:rPr>
                <w:noProof/>
                <w:webHidden/>
              </w:rPr>
              <w:t>20</w:t>
            </w:r>
            <w:r>
              <w:rPr>
                <w:noProof/>
                <w:webHidden/>
              </w:rPr>
              <w:fldChar w:fldCharType="end"/>
            </w:r>
          </w:hyperlink>
        </w:p>
        <w:p w14:paraId="14ECE0C4" w14:textId="1E19FF5E" w:rsidR="001348BF" w:rsidRDefault="001348BF">
          <w:pPr>
            <w:pStyle w:val="TOC2"/>
            <w:tabs>
              <w:tab w:val="left" w:pos="880"/>
              <w:tab w:val="right" w:leader="dot" w:pos="9016"/>
            </w:tabs>
            <w:rPr>
              <w:rFonts w:asciiTheme="minorHAnsi" w:hAnsiTheme="minorHAnsi"/>
              <w:noProof/>
              <w:sz w:val="22"/>
            </w:rPr>
          </w:pPr>
          <w:hyperlink w:anchor="_Toc518334751" w:history="1">
            <w:r w:rsidRPr="003919B9">
              <w:rPr>
                <w:rStyle w:val="Hyperlink"/>
                <w:noProof/>
              </w:rPr>
              <w:t>3.2</w:t>
            </w:r>
            <w:r>
              <w:rPr>
                <w:rFonts w:asciiTheme="minorHAnsi" w:hAnsiTheme="minorHAnsi"/>
                <w:noProof/>
                <w:sz w:val="22"/>
              </w:rPr>
              <w:tab/>
            </w:r>
            <w:r w:rsidRPr="003919B9">
              <w:rPr>
                <w:rStyle w:val="Hyperlink"/>
                <w:noProof/>
              </w:rPr>
              <w:t>Key Algorithms Of Recording Steps</w:t>
            </w:r>
            <w:r>
              <w:rPr>
                <w:noProof/>
                <w:webHidden/>
              </w:rPr>
              <w:tab/>
            </w:r>
            <w:r>
              <w:rPr>
                <w:noProof/>
                <w:webHidden/>
              </w:rPr>
              <w:fldChar w:fldCharType="begin"/>
            </w:r>
            <w:r>
              <w:rPr>
                <w:noProof/>
                <w:webHidden/>
              </w:rPr>
              <w:instrText xml:space="preserve"> PAGEREF _Toc518334751 \h </w:instrText>
            </w:r>
            <w:r>
              <w:rPr>
                <w:noProof/>
                <w:webHidden/>
              </w:rPr>
            </w:r>
            <w:r>
              <w:rPr>
                <w:noProof/>
                <w:webHidden/>
              </w:rPr>
              <w:fldChar w:fldCharType="separate"/>
            </w:r>
            <w:r w:rsidR="00030772">
              <w:rPr>
                <w:noProof/>
                <w:webHidden/>
              </w:rPr>
              <w:t>22</w:t>
            </w:r>
            <w:r>
              <w:rPr>
                <w:noProof/>
                <w:webHidden/>
              </w:rPr>
              <w:fldChar w:fldCharType="end"/>
            </w:r>
          </w:hyperlink>
        </w:p>
        <w:p w14:paraId="5E77802A" w14:textId="057E43FA" w:rsidR="001348BF" w:rsidRDefault="001348BF">
          <w:pPr>
            <w:pStyle w:val="TOC3"/>
            <w:tabs>
              <w:tab w:val="left" w:pos="1320"/>
              <w:tab w:val="right" w:leader="dot" w:pos="9016"/>
            </w:tabs>
            <w:rPr>
              <w:rFonts w:asciiTheme="minorHAnsi" w:hAnsiTheme="minorHAnsi"/>
              <w:noProof/>
              <w:sz w:val="22"/>
            </w:rPr>
          </w:pPr>
          <w:hyperlink w:anchor="_Toc518334752" w:history="1">
            <w:r w:rsidRPr="003919B9">
              <w:rPr>
                <w:rStyle w:val="Hyperlink"/>
                <w:noProof/>
                <w:lang w:val="en-US"/>
              </w:rPr>
              <w:t>3.2.1</w:t>
            </w:r>
            <w:r>
              <w:rPr>
                <w:rFonts w:asciiTheme="minorHAnsi" w:hAnsiTheme="minorHAnsi"/>
                <w:noProof/>
                <w:sz w:val="22"/>
              </w:rPr>
              <w:tab/>
            </w:r>
            <w:r w:rsidRPr="003919B9">
              <w:rPr>
                <w:rStyle w:val="Hyperlink"/>
                <w:noProof/>
                <w:lang w:val="en-US"/>
              </w:rPr>
              <w:t>Peak Detection Algorithm</w:t>
            </w:r>
            <w:r>
              <w:rPr>
                <w:noProof/>
                <w:webHidden/>
              </w:rPr>
              <w:tab/>
            </w:r>
            <w:r>
              <w:rPr>
                <w:noProof/>
                <w:webHidden/>
              </w:rPr>
              <w:fldChar w:fldCharType="begin"/>
            </w:r>
            <w:r>
              <w:rPr>
                <w:noProof/>
                <w:webHidden/>
              </w:rPr>
              <w:instrText xml:space="preserve"> PAGEREF _Toc518334752 \h </w:instrText>
            </w:r>
            <w:r>
              <w:rPr>
                <w:noProof/>
                <w:webHidden/>
              </w:rPr>
            </w:r>
            <w:r>
              <w:rPr>
                <w:noProof/>
                <w:webHidden/>
              </w:rPr>
              <w:fldChar w:fldCharType="separate"/>
            </w:r>
            <w:r w:rsidR="00030772">
              <w:rPr>
                <w:noProof/>
                <w:webHidden/>
              </w:rPr>
              <w:t>22</w:t>
            </w:r>
            <w:r>
              <w:rPr>
                <w:noProof/>
                <w:webHidden/>
              </w:rPr>
              <w:fldChar w:fldCharType="end"/>
            </w:r>
          </w:hyperlink>
        </w:p>
        <w:p w14:paraId="297CB79B" w14:textId="747D22E3" w:rsidR="001348BF" w:rsidRDefault="001348BF">
          <w:pPr>
            <w:pStyle w:val="TOC3"/>
            <w:tabs>
              <w:tab w:val="left" w:pos="1320"/>
              <w:tab w:val="right" w:leader="dot" w:pos="9016"/>
            </w:tabs>
            <w:rPr>
              <w:rFonts w:asciiTheme="minorHAnsi" w:hAnsiTheme="minorHAnsi"/>
              <w:noProof/>
              <w:sz w:val="22"/>
            </w:rPr>
          </w:pPr>
          <w:hyperlink w:anchor="_Toc518334753" w:history="1">
            <w:r w:rsidRPr="003919B9">
              <w:rPr>
                <w:rStyle w:val="Hyperlink"/>
                <w:noProof/>
                <w:lang w:val="en-US"/>
              </w:rPr>
              <w:t>3.2.2</w:t>
            </w:r>
            <w:r>
              <w:rPr>
                <w:rFonts w:asciiTheme="minorHAnsi" w:hAnsiTheme="minorHAnsi"/>
                <w:noProof/>
                <w:sz w:val="22"/>
              </w:rPr>
              <w:tab/>
            </w:r>
            <w:r w:rsidRPr="003919B9">
              <w:rPr>
                <w:rStyle w:val="Hyperlink"/>
                <w:noProof/>
                <w:lang w:val="en-US"/>
              </w:rPr>
              <w:t>Transform Domain Algorithm</w:t>
            </w:r>
            <w:r>
              <w:rPr>
                <w:noProof/>
                <w:webHidden/>
              </w:rPr>
              <w:tab/>
            </w:r>
            <w:r>
              <w:rPr>
                <w:noProof/>
                <w:webHidden/>
              </w:rPr>
              <w:fldChar w:fldCharType="begin"/>
            </w:r>
            <w:r>
              <w:rPr>
                <w:noProof/>
                <w:webHidden/>
              </w:rPr>
              <w:instrText xml:space="preserve"> PAGEREF _Toc518334753 \h </w:instrText>
            </w:r>
            <w:r>
              <w:rPr>
                <w:noProof/>
                <w:webHidden/>
              </w:rPr>
            </w:r>
            <w:r>
              <w:rPr>
                <w:noProof/>
                <w:webHidden/>
              </w:rPr>
              <w:fldChar w:fldCharType="separate"/>
            </w:r>
            <w:r w:rsidR="00030772">
              <w:rPr>
                <w:noProof/>
                <w:webHidden/>
              </w:rPr>
              <w:t>23</w:t>
            </w:r>
            <w:r>
              <w:rPr>
                <w:noProof/>
                <w:webHidden/>
              </w:rPr>
              <w:fldChar w:fldCharType="end"/>
            </w:r>
          </w:hyperlink>
        </w:p>
        <w:p w14:paraId="309C81D0" w14:textId="2D5A6A37" w:rsidR="001348BF" w:rsidRDefault="001348BF">
          <w:pPr>
            <w:pStyle w:val="TOC3"/>
            <w:tabs>
              <w:tab w:val="left" w:pos="1320"/>
              <w:tab w:val="right" w:leader="dot" w:pos="9016"/>
            </w:tabs>
            <w:rPr>
              <w:rFonts w:asciiTheme="minorHAnsi" w:hAnsiTheme="minorHAnsi"/>
              <w:noProof/>
              <w:sz w:val="22"/>
            </w:rPr>
          </w:pPr>
          <w:hyperlink w:anchor="_Toc518334754" w:history="1">
            <w:r w:rsidRPr="003919B9">
              <w:rPr>
                <w:rStyle w:val="Hyperlink"/>
                <w:noProof/>
                <w:lang w:val="en-US"/>
              </w:rPr>
              <w:t>3.2.3</w:t>
            </w:r>
            <w:r>
              <w:rPr>
                <w:rFonts w:asciiTheme="minorHAnsi" w:hAnsiTheme="minorHAnsi"/>
                <w:noProof/>
                <w:sz w:val="22"/>
              </w:rPr>
              <w:tab/>
            </w:r>
            <w:r w:rsidRPr="003919B9">
              <w:rPr>
                <w:rStyle w:val="Hyperlink"/>
                <w:noProof/>
                <w:lang w:val="en-US"/>
              </w:rPr>
              <w:t>Threshold Filtering Algorithm</w:t>
            </w:r>
            <w:r>
              <w:rPr>
                <w:noProof/>
                <w:webHidden/>
              </w:rPr>
              <w:tab/>
            </w:r>
            <w:r>
              <w:rPr>
                <w:noProof/>
                <w:webHidden/>
              </w:rPr>
              <w:fldChar w:fldCharType="begin"/>
            </w:r>
            <w:r>
              <w:rPr>
                <w:noProof/>
                <w:webHidden/>
              </w:rPr>
              <w:instrText xml:space="preserve"> PAGEREF _Toc518334754 \h </w:instrText>
            </w:r>
            <w:r>
              <w:rPr>
                <w:noProof/>
                <w:webHidden/>
              </w:rPr>
            </w:r>
            <w:r>
              <w:rPr>
                <w:noProof/>
                <w:webHidden/>
              </w:rPr>
              <w:fldChar w:fldCharType="separate"/>
            </w:r>
            <w:r w:rsidR="00030772">
              <w:rPr>
                <w:noProof/>
                <w:webHidden/>
              </w:rPr>
              <w:t>24</w:t>
            </w:r>
            <w:r>
              <w:rPr>
                <w:noProof/>
                <w:webHidden/>
              </w:rPr>
              <w:fldChar w:fldCharType="end"/>
            </w:r>
          </w:hyperlink>
        </w:p>
        <w:p w14:paraId="7F2CCD7E" w14:textId="03D5721B" w:rsidR="001348BF" w:rsidRDefault="001348BF">
          <w:pPr>
            <w:pStyle w:val="TOC3"/>
            <w:tabs>
              <w:tab w:val="left" w:pos="1320"/>
              <w:tab w:val="right" w:leader="dot" w:pos="9016"/>
            </w:tabs>
            <w:rPr>
              <w:rFonts w:asciiTheme="minorHAnsi" w:hAnsiTheme="minorHAnsi"/>
              <w:noProof/>
              <w:sz w:val="22"/>
            </w:rPr>
          </w:pPr>
          <w:hyperlink w:anchor="_Toc518334755" w:history="1">
            <w:r w:rsidRPr="003919B9">
              <w:rPr>
                <w:rStyle w:val="Hyperlink"/>
                <w:noProof/>
                <w:lang w:val="en-US"/>
              </w:rPr>
              <w:t>3.2.4</w:t>
            </w:r>
            <w:r>
              <w:rPr>
                <w:rFonts w:asciiTheme="minorHAnsi" w:hAnsiTheme="minorHAnsi"/>
                <w:noProof/>
                <w:sz w:val="22"/>
              </w:rPr>
              <w:tab/>
            </w:r>
            <w:r w:rsidRPr="003919B9">
              <w:rPr>
                <w:rStyle w:val="Hyperlink"/>
                <w:noProof/>
                <w:lang w:val="en-US"/>
              </w:rPr>
              <w:t>Pattern Recognition Algorithm</w:t>
            </w:r>
            <w:r>
              <w:rPr>
                <w:noProof/>
                <w:webHidden/>
              </w:rPr>
              <w:tab/>
            </w:r>
            <w:r>
              <w:rPr>
                <w:noProof/>
                <w:webHidden/>
              </w:rPr>
              <w:fldChar w:fldCharType="begin"/>
            </w:r>
            <w:r>
              <w:rPr>
                <w:noProof/>
                <w:webHidden/>
              </w:rPr>
              <w:instrText xml:space="preserve"> PAGEREF _Toc518334755 \h </w:instrText>
            </w:r>
            <w:r>
              <w:rPr>
                <w:noProof/>
                <w:webHidden/>
              </w:rPr>
            </w:r>
            <w:r>
              <w:rPr>
                <w:noProof/>
                <w:webHidden/>
              </w:rPr>
              <w:fldChar w:fldCharType="separate"/>
            </w:r>
            <w:r w:rsidR="00030772">
              <w:rPr>
                <w:noProof/>
                <w:webHidden/>
              </w:rPr>
              <w:t>24</w:t>
            </w:r>
            <w:r>
              <w:rPr>
                <w:noProof/>
                <w:webHidden/>
              </w:rPr>
              <w:fldChar w:fldCharType="end"/>
            </w:r>
          </w:hyperlink>
        </w:p>
        <w:p w14:paraId="74D45F2B" w14:textId="11A0FA31" w:rsidR="001348BF" w:rsidRDefault="001348BF">
          <w:pPr>
            <w:pStyle w:val="TOC2"/>
            <w:tabs>
              <w:tab w:val="left" w:pos="880"/>
              <w:tab w:val="right" w:leader="dot" w:pos="9016"/>
            </w:tabs>
            <w:rPr>
              <w:rFonts w:asciiTheme="minorHAnsi" w:hAnsiTheme="minorHAnsi"/>
              <w:noProof/>
              <w:sz w:val="22"/>
            </w:rPr>
          </w:pPr>
          <w:hyperlink w:anchor="_Toc518334756" w:history="1">
            <w:r w:rsidRPr="003919B9">
              <w:rPr>
                <w:rStyle w:val="Hyperlink"/>
                <w:noProof/>
                <w:lang w:val="en-US"/>
              </w:rPr>
              <w:t>3.3</w:t>
            </w:r>
            <w:r>
              <w:rPr>
                <w:rFonts w:asciiTheme="minorHAnsi" w:hAnsiTheme="minorHAnsi"/>
                <w:noProof/>
                <w:sz w:val="22"/>
              </w:rPr>
              <w:tab/>
            </w:r>
            <w:r w:rsidRPr="003919B9">
              <w:rPr>
                <w:rStyle w:val="Hyperlink"/>
                <w:noProof/>
                <w:lang w:val="en-US"/>
              </w:rPr>
              <w:t>The Pedometer Program</w:t>
            </w:r>
            <w:r>
              <w:rPr>
                <w:noProof/>
                <w:webHidden/>
              </w:rPr>
              <w:tab/>
            </w:r>
            <w:r>
              <w:rPr>
                <w:noProof/>
                <w:webHidden/>
              </w:rPr>
              <w:fldChar w:fldCharType="begin"/>
            </w:r>
            <w:r>
              <w:rPr>
                <w:noProof/>
                <w:webHidden/>
              </w:rPr>
              <w:instrText xml:space="preserve"> PAGEREF _Toc518334756 \h </w:instrText>
            </w:r>
            <w:r>
              <w:rPr>
                <w:noProof/>
                <w:webHidden/>
              </w:rPr>
            </w:r>
            <w:r>
              <w:rPr>
                <w:noProof/>
                <w:webHidden/>
              </w:rPr>
              <w:fldChar w:fldCharType="separate"/>
            </w:r>
            <w:r w:rsidR="00030772">
              <w:rPr>
                <w:noProof/>
                <w:webHidden/>
              </w:rPr>
              <w:t>25</w:t>
            </w:r>
            <w:r>
              <w:rPr>
                <w:noProof/>
                <w:webHidden/>
              </w:rPr>
              <w:fldChar w:fldCharType="end"/>
            </w:r>
          </w:hyperlink>
        </w:p>
        <w:p w14:paraId="1253F354" w14:textId="234673E4" w:rsidR="001348BF" w:rsidRDefault="001348BF">
          <w:pPr>
            <w:pStyle w:val="TOC3"/>
            <w:tabs>
              <w:tab w:val="left" w:pos="1320"/>
              <w:tab w:val="right" w:leader="dot" w:pos="9016"/>
            </w:tabs>
            <w:rPr>
              <w:rFonts w:asciiTheme="minorHAnsi" w:hAnsiTheme="minorHAnsi"/>
              <w:noProof/>
              <w:sz w:val="22"/>
            </w:rPr>
          </w:pPr>
          <w:hyperlink w:anchor="_Toc518334757" w:history="1">
            <w:r w:rsidRPr="003919B9">
              <w:rPr>
                <w:rStyle w:val="Hyperlink"/>
                <w:noProof/>
                <w:lang w:val="en-US"/>
              </w:rPr>
              <w:t>3.3.1</w:t>
            </w:r>
            <w:r>
              <w:rPr>
                <w:rFonts w:asciiTheme="minorHAnsi" w:hAnsiTheme="minorHAnsi"/>
                <w:noProof/>
                <w:sz w:val="22"/>
              </w:rPr>
              <w:tab/>
            </w:r>
            <w:r w:rsidRPr="003919B9">
              <w:rPr>
                <w:rStyle w:val="Hyperlink"/>
                <w:noProof/>
                <w:lang w:val="en-US"/>
              </w:rPr>
              <w:t>The Program Operation</w:t>
            </w:r>
            <w:r>
              <w:rPr>
                <w:noProof/>
                <w:webHidden/>
              </w:rPr>
              <w:tab/>
            </w:r>
            <w:r>
              <w:rPr>
                <w:noProof/>
                <w:webHidden/>
              </w:rPr>
              <w:fldChar w:fldCharType="begin"/>
            </w:r>
            <w:r>
              <w:rPr>
                <w:noProof/>
                <w:webHidden/>
              </w:rPr>
              <w:instrText xml:space="preserve"> PAGEREF _Toc518334757 \h </w:instrText>
            </w:r>
            <w:r>
              <w:rPr>
                <w:noProof/>
                <w:webHidden/>
              </w:rPr>
            </w:r>
            <w:r>
              <w:rPr>
                <w:noProof/>
                <w:webHidden/>
              </w:rPr>
              <w:fldChar w:fldCharType="separate"/>
            </w:r>
            <w:r w:rsidR="00030772">
              <w:rPr>
                <w:noProof/>
                <w:webHidden/>
              </w:rPr>
              <w:t>25</w:t>
            </w:r>
            <w:r>
              <w:rPr>
                <w:noProof/>
                <w:webHidden/>
              </w:rPr>
              <w:fldChar w:fldCharType="end"/>
            </w:r>
          </w:hyperlink>
        </w:p>
        <w:p w14:paraId="39AA96FD" w14:textId="74A8F7B8" w:rsidR="001348BF" w:rsidRDefault="001348BF">
          <w:pPr>
            <w:pStyle w:val="TOC3"/>
            <w:tabs>
              <w:tab w:val="left" w:pos="1320"/>
              <w:tab w:val="right" w:leader="dot" w:pos="9016"/>
            </w:tabs>
            <w:rPr>
              <w:rFonts w:asciiTheme="minorHAnsi" w:hAnsiTheme="minorHAnsi"/>
              <w:noProof/>
              <w:sz w:val="22"/>
            </w:rPr>
          </w:pPr>
          <w:hyperlink w:anchor="_Toc518334758" w:history="1">
            <w:r w:rsidRPr="003919B9">
              <w:rPr>
                <w:rStyle w:val="Hyperlink"/>
                <w:noProof/>
              </w:rPr>
              <w:t>3.3.2</w:t>
            </w:r>
            <w:r>
              <w:rPr>
                <w:rFonts w:asciiTheme="minorHAnsi" w:hAnsiTheme="minorHAnsi"/>
                <w:noProof/>
                <w:sz w:val="22"/>
              </w:rPr>
              <w:tab/>
            </w:r>
            <w:r w:rsidRPr="003919B9">
              <w:rPr>
                <w:rStyle w:val="Hyperlink"/>
                <w:noProof/>
              </w:rPr>
              <w:t>The Accuracy Of Results</w:t>
            </w:r>
            <w:r>
              <w:rPr>
                <w:noProof/>
                <w:webHidden/>
              </w:rPr>
              <w:tab/>
            </w:r>
            <w:r>
              <w:rPr>
                <w:noProof/>
                <w:webHidden/>
              </w:rPr>
              <w:fldChar w:fldCharType="begin"/>
            </w:r>
            <w:r>
              <w:rPr>
                <w:noProof/>
                <w:webHidden/>
              </w:rPr>
              <w:instrText xml:space="preserve"> PAGEREF _Toc518334758 \h </w:instrText>
            </w:r>
            <w:r>
              <w:rPr>
                <w:noProof/>
                <w:webHidden/>
              </w:rPr>
            </w:r>
            <w:r>
              <w:rPr>
                <w:noProof/>
                <w:webHidden/>
              </w:rPr>
              <w:fldChar w:fldCharType="separate"/>
            </w:r>
            <w:r w:rsidR="00030772">
              <w:rPr>
                <w:noProof/>
                <w:webHidden/>
              </w:rPr>
              <w:t>26</w:t>
            </w:r>
            <w:r>
              <w:rPr>
                <w:noProof/>
                <w:webHidden/>
              </w:rPr>
              <w:fldChar w:fldCharType="end"/>
            </w:r>
          </w:hyperlink>
        </w:p>
        <w:p w14:paraId="606F2799" w14:textId="1ABD80E9" w:rsidR="001348BF" w:rsidRDefault="001348BF">
          <w:pPr>
            <w:pStyle w:val="TOC1"/>
            <w:tabs>
              <w:tab w:val="left" w:pos="480"/>
              <w:tab w:val="right" w:leader="dot" w:pos="9016"/>
            </w:tabs>
            <w:rPr>
              <w:rFonts w:asciiTheme="minorHAnsi" w:hAnsiTheme="minorHAnsi"/>
              <w:noProof/>
              <w:sz w:val="22"/>
            </w:rPr>
          </w:pPr>
          <w:hyperlink w:anchor="_Toc518334828" w:history="1">
            <w:r w:rsidRPr="003919B9">
              <w:rPr>
                <w:rStyle w:val="Hyperlink"/>
                <w:noProof/>
              </w:rPr>
              <w:t>4</w:t>
            </w:r>
            <w:r>
              <w:rPr>
                <w:rFonts w:asciiTheme="minorHAnsi" w:hAnsiTheme="minorHAnsi"/>
                <w:noProof/>
                <w:sz w:val="22"/>
              </w:rPr>
              <w:tab/>
            </w:r>
            <w:r w:rsidRPr="003919B9">
              <w:rPr>
                <w:rStyle w:val="Hyperlink"/>
                <w:noProof/>
              </w:rPr>
              <w:t>Gyroscope With Balance Racing Game</w:t>
            </w:r>
            <w:r>
              <w:rPr>
                <w:noProof/>
                <w:webHidden/>
              </w:rPr>
              <w:tab/>
            </w:r>
            <w:r>
              <w:rPr>
                <w:noProof/>
                <w:webHidden/>
              </w:rPr>
              <w:fldChar w:fldCharType="begin"/>
            </w:r>
            <w:r>
              <w:rPr>
                <w:noProof/>
                <w:webHidden/>
              </w:rPr>
              <w:instrText xml:space="preserve"> PAGEREF _Toc518334828 \h </w:instrText>
            </w:r>
            <w:r>
              <w:rPr>
                <w:noProof/>
                <w:webHidden/>
              </w:rPr>
            </w:r>
            <w:r>
              <w:rPr>
                <w:noProof/>
                <w:webHidden/>
              </w:rPr>
              <w:fldChar w:fldCharType="separate"/>
            </w:r>
            <w:r w:rsidR="00030772">
              <w:rPr>
                <w:noProof/>
                <w:webHidden/>
              </w:rPr>
              <w:t>27</w:t>
            </w:r>
            <w:r>
              <w:rPr>
                <w:noProof/>
                <w:webHidden/>
              </w:rPr>
              <w:fldChar w:fldCharType="end"/>
            </w:r>
          </w:hyperlink>
        </w:p>
        <w:p w14:paraId="234F018F" w14:textId="749F6B79" w:rsidR="001348BF" w:rsidRDefault="001348BF">
          <w:pPr>
            <w:pStyle w:val="TOC2"/>
            <w:tabs>
              <w:tab w:val="left" w:pos="880"/>
              <w:tab w:val="right" w:leader="dot" w:pos="9016"/>
            </w:tabs>
            <w:rPr>
              <w:rFonts w:asciiTheme="minorHAnsi" w:hAnsiTheme="minorHAnsi"/>
              <w:noProof/>
              <w:sz w:val="22"/>
            </w:rPr>
          </w:pPr>
          <w:hyperlink w:anchor="_Toc518334829" w:history="1">
            <w:r w:rsidRPr="003919B9">
              <w:rPr>
                <w:rStyle w:val="Hyperlink"/>
                <w:noProof/>
              </w:rPr>
              <w:t>4.1</w:t>
            </w:r>
            <w:r>
              <w:rPr>
                <w:rFonts w:asciiTheme="minorHAnsi" w:hAnsiTheme="minorHAnsi"/>
                <w:noProof/>
                <w:sz w:val="22"/>
              </w:rPr>
              <w:tab/>
            </w:r>
            <w:r w:rsidRPr="003919B9">
              <w:rPr>
                <w:rStyle w:val="Hyperlink"/>
                <w:noProof/>
              </w:rPr>
              <w:t>The Racing Game With Gyroscope</w:t>
            </w:r>
            <w:r>
              <w:rPr>
                <w:noProof/>
                <w:webHidden/>
              </w:rPr>
              <w:tab/>
            </w:r>
            <w:r>
              <w:rPr>
                <w:noProof/>
                <w:webHidden/>
              </w:rPr>
              <w:fldChar w:fldCharType="begin"/>
            </w:r>
            <w:r>
              <w:rPr>
                <w:noProof/>
                <w:webHidden/>
              </w:rPr>
              <w:instrText xml:space="preserve"> PAGEREF _Toc518334829 \h </w:instrText>
            </w:r>
            <w:r>
              <w:rPr>
                <w:noProof/>
                <w:webHidden/>
              </w:rPr>
            </w:r>
            <w:r>
              <w:rPr>
                <w:noProof/>
                <w:webHidden/>
              </w:rPr>
              <w:fldChar w:fldCharType="separate"/>
            </w:r>
            <w:r w:rsidR="00030772">
              <w:rPr>
                <w:noProof/>
                <w:webHidden/>
              </w:rPr>
              <w:t>27</w:t>
            </w:r>
            <w:r>
              <w:rPr>
                <w:noProof/>
                <w:webHidden/>
              </w:rPr>
              <w:fldChar w:fldCharType="end"/>
            </w:r>
          </w:hyperlink>
        </w:p>
        <w:p w14:paraId="28FB90C9" w14:textId="29A73587" w:rsidR="001348BF" w:rsidRDefault="001348BF">
          <w:pPr>
            <w:pStyle w:val="TOC3"/>
            <w:tabs>
              <w:tab w:val="left" w:pos="1320"/>
              <w:tab w:val="right" w:leader="dot" w:pos="9016"/>
            </w:tabs>
            <w:rPr>
              <w:rFonts w:asciiTheme="minorHAnsi" w:hAnsiTheme="minorHAnsi"/>
              <w:noProof/>
              <w:sz w:val="22"/>
            </w:rPr>
          </w:pPr>
          <w:hyperlink w:anchor="_Toc518334830" w:history="1">
            <w:r w:rsidRPr="003919B9">
              <w:rPr>
                <w:rStyle w:val="Hyperlink"/>
                <w:noProof/>
              </w:rPr>
              <w:t>4.1.1</w:t>
            </w:r>
            <w:r>
              <w:rPr>
                <w:rFonts w:asciiTheme="minorHAnsi" w:hAnsiTheme="minorHAnsi"/>
                <w:noProof/>
                <w:sz w:val="22"/>
              </w:rPr>
              <w:tab/>
            </w:r>
            <w:r w:rsidRPr="003919B9">
              <w:rPr>
                <w:rStyle w:val="Hyperlink"/>
                <w:noProof/>
              </w:rPr>
              <w:t>How A Gyroscope Works In iPhone</w:t>
            </w:r>
            <w:r>
              <w:rPr>
                <w:noProof/>
                <w:webHidden/>
              </w:rPr>
              <w:tab/>
            </w:r>
            <w:r>
              <w:rPr>
                <w:noProof/>
                <w:webHidden/>
              </w:rPr>
              <w:fldChar w:fldCharType="begin"/>
            </w:r>
            <w:r>
              <w:rPr>
                <w:noProof/>
                <w:webHidden/>
              </w:rPr>
              <w:instrText xml:space="preserve"> PAGEREF _Toc518334830 \h </w:instrText>
            </w:r>
            <w:r>
              <w:rPr>
                <w:noProof/>
                <w:webHidden/>
              </w:rPr>
            </w:r>
            <w:r>
              <w:rPr>
                <w:noProof/>
                <w:webHidden/>
              </w:rPr>
              <w:fldChar w:fldCharType="separate"/>
            </w:r>
            <w:r w:rsidR="00030772">
              <w:rPr>
                <w:noProof/>
                <w:webHidden/>
              </w:rPr>
              <w:t>27</w:t>
            </w:r>
            <w:r>
              <w:rPr>
                <w:noProof/>
                <w:webHidden/>
              </w:rPr>
              <w:fldChar w:fldCharType="end"/>
            </w:r>
          </w:hyperlink>
        </w:p>
        <w:p w14:paraId="55EE2D95" w14:textId="0CA39E2C" w:rsidR="001348BF" w:rsidRDefault="001348BF">
          <w:pPr>
            <w:pStyle w:val="TOC3"/>
            <w:tabs>
              <w:tab w:val="left" w:pos="1320"/>
              <w:tab w:val="right" w:leader="dot" w:pos="9016"/>
            </w:tabs>
            <w:rPr>
              <w:rFonts w:asciiTheme="minorHAnsi" w:hAnsiTheme="minorHAnsi"/>
              <w:noProof/>
              <w:sz w:val="22"/>
            </w:rPr>
          </w:pPr>
          <w:hyperlink w:anchor="_Toc518334831" w:history="1">
            <w:r w:rsidRPr="003919B9">
              <w:rPr>
                <w:rStyle w:val="Hyperlink"/>
                <w:noProof/>
              </w:rPr>
              <w:t>4.1.2</w:t>
            </w:r>
            <w:r>
              <w:rPr>
                <w:rFonts w:asciiTheme="minorHAnsi" w:hAnsiTheme="minorHAnsi"/>
                <w:noProof/>
                <w:sz w:val="22"/>
              </w:rPr>
              <w:tab/>
            </w:r>
            <w:r w:rsidRPr="003919B9">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_Toc518334831 \h </w:instrText>
            </w:r>
            <w:r>
              <w:rPr>
                <w:noProof/>
                <w:webHidden/>
              </w:rPr>
            </w:r>
            <w:r>
              <w:rPr>
                <w:noProof/>
                <w:webHidden/>
              </w:rPr>
              <w:fldChar w:fldCharType="separate"/>
            </w:r>
            <w:r w:rsidR="00030772">
              <w:rPr>
                <w:noProof/>
                <w:webHidden/>
              </w:rPr>
              <w:t>28</w:t>
            </w:r>
            <w:r>
              <w:rPr>
                <w:noProof/>
                <w:webHidden/>
              </w:rPr>
              <w:fldChar w:fldCharType="end"/>
            </w:r>
          </w:hyperlink>
        </w:p>
        <w:p w14:paraId="2D57A0AB" w14:textId="669C81D7" w:rsidR="001348BF" w:rsidRDefault="001348BF">
          <w:pPr>
            <w:pStyle w:val="TOC3"/>
            <w:tabs>
              <w:tab w:val="left" w:pos="1320"/>
              <w:tab w:val="right" w:leader="dot" w:pos="9016"/>
            </w:tabs>
            <w:rPr>
              <w:rFonts w:asciiTheme="minorHAnsi" w:hAnsiTheme="minorHAnsi"/>
              <w:noProof/>
              <w:sz w:val="22"/>
            </w:rPr>
          </w:pPr>
          <w:hyperlink w:anchor="_Toc518334832" w:history="1">
            <w:r w:rsidRPr="003919B9">
              <w:rPr>
                <w:rStyle w:val="Hyperlink"/>
                <w:noProof/>
              </w:rPr>
              <w:t>4.1.3</w:t>
            </w:r>
            <w:r>
              <w:rPr>
                <w:rFonts w:asciiTheme="minorHAnsi" w:hAnsiTheme="minorHAnsi"/>
                <w:noProof/>
                <w:sz w:val="22"/>
              </w:rPr>
              <w:tab/>
            </w:r>
            <w:r w:rsidRPr="003919B9">
              <w:rPr>
                <w:rStyle w:val="Hyperlink"/>
                <w:noProof/>
              </w:rPr>
              <w:t xml:space="preserve">Calculating the Current Angle in </w:t>
            </w:r>
            <w:r w:rsidRPr="003919B9">
              <w:rPr>
                <w:rStyle w:val="Hyperlink"/>
                <w:noProof/>
                <w:lang w:val="en-GB"/>
              </w:rPr>
              <w:t xml:space="preserve">Pitch </w:t>
            </w:r>
            <w:r w:rsidRPr="003919B9">
              <w:rPr>
                <w:rStyle w:val="Hyperlink"/>
                <w:noProof/>
              </w:rPr>
              <w:t>Axis</w:t>
            </w:r>
            <w:r>
              <w:rPr>
                <w:noProof/>
                <w:webHidden/>
              </w:rPr>
              <w:tab/>
            </w:r>
            <w:r>
              <w:rPr>
                <w:noProof/>
                <w:webHidden/>
              </w:rPr>
              <w:fldChar w:fldCharType="begin"/>
            </w:r>
            <w:r>
              <w:rPr>
                <w:noProof/>
                <w:webHidden/>
              </w:rPr>
              <w:instrText xml:space="preserve"> PAGEREF _Toc518334832 \h </w:instrText>
            </w:r>
            <w:r>
              <w:rPr>
                <w:noProof/>
                <w:webHidden/>
              </w:rPr>
            </w:r>
            <w:r>
              <w:rPr>
                <w:noProof/>
                <w:webHidden/>
              </w:rPr>
              <w:fldChar w:fldCharType="separate"/>
            </w:r>
            <w:r w:rsidR="00030772">
              <w:rPr>
                <w:noProof/>
                <w:webHidden/>
              </w:rPr>
              <w:t>30</w:t>
            </w:r>
            <w:r>
              <w:rPr>
                <w:noProof/>
                <w:webHidden/>
              </w:rPr>
              <w:fldChar w:fldCharType="end"/>
            </w:r>
          </w:hyperlink>
        </w:p>
        <w:p w14:paraId="15BB9D69" w14:textId="0B1F92F2" w:rsidR="001348BF" w:rsidRDefault="001348BF">
          <w:pPr>
            <w:pStyle w:val="TOC3"/>
            <w:tabs>
              <w:tab w:val="left" w:pos="1320"/>
              <w:tab w:val="right" w:leader="dot" w:pos="9016"/>
            </w:tabs>
            <w:rPr>
              <w:rFonts w:asciiTheme="minorHAnsi" w:hAnsiTheme="minorHAnsi"/>
              <w:noProof/>
              <w:sz w:val="22"/>
            </w:rPr>
          </w:pPr>
          <w:hyperlink w:anchor="_Toc518334833" w:history="1">
            <w:r w:rsidRPr="003919B9">
              <w:rPr>
                <w:rStyle w:val="Hyperlink"/>
                <w:noProof/>
              </w:rPr>
              <w:t>4.1.4</w:t>
            </w:r>
            <w:r>
              <w:rPr>
                <w:rFonts w:asciiTheme="minorHAnsi" w:hAnsiTheme="minorHAnsi"/>
                <w:noProof/>
                <w:sz w:val="22"/>
              </w:rPr>
              <w:tab/>
            </w:r>
            <w:r w:rsidRPr="003919B9">
              <w:rPr>
                <w:rStyle w:val="Hyperlink"/>
                <w:noProof/>
              </w:rPr>
              <w:t>How A Gyroscope Works For The Racing Game</w:t>
            </w:r>
            <w:r>
              <w:rPr>
                <w:noProof/>
                <w:webHidden/>
              </w:rPr>
              <w:tab/>
            </w:r>
            <w:r>
              <w:rPr>
                <w:noProof/>
                <w:webHidden/>
              </w:rPr>
              <w:fldChar w:fldCharType="begin"/>
            </w:r>
            <w:r>
              <w:rPr>
                <w:noProof/>
                <w:webHidden/>
              </w:rPr>
              <w:instrText xml:space="preserve"> PAGEREF _Toc518334833 \h </w:instrText>
            </w:r>
            <w:r>
              <w:rPr>
                <w:noProof/>
                <w:webHidden/>
              </w:rPr>
            </w:r>
            <w:r>
              <w:rPr>
                <w:noProof/>
                <w:webHidden/>
              </w:rPr>
              <w:fldChar w:fldCharType="separate"/>
            </w:r>
            <w:r w:rsidR="00030772">
              <w:rPr>
                <w:noProof/>
                <w:webHidden/>
              </w:rPr>
              <w:t>30</w:t>
            </w:r>
            <w:r>
              <w:rPr>
                <w:noProof/>
                <w:webHidden/>
              </w:rPr>
              <w:fldChar w:fldCharType="end"/>
            </w:r>
          </w:hyperlink>
        </w:p>
        <w:p w14:paraId="59927E17" w14:textId="38C72F24" w:rsidR="001348BF" w:rsidRDefault="001348BF">
          <w:pPr>
            <w:pStyle w:val="TOC1"/>
            <w:tabs>
              <w:tab w:val="left" w:pos="480"/>
              <w:tab w:val="right" w:leader="dot" w:pos="9016"/>
            </w:tabs>
            <w:rPr>
              <w:rFonts w:asciiTheme="minorHAnsi" w:hAnsiTheme="minorHAnsi"/>
              <w:noProof/>
              <w:sz w:val="22"/>
            </w:rPr>
          </w:pPr>
          <w:hyperlink w:anchor="_Toc518334834" w:history="1">
            <w:r w:rsidRPr="003919B9">
              <w:rPr>
                <w:rStyle w:val="Hyperlink"/>
                <w:noProof/>
              </w:rPr>
              <w:t>5</w:t>
            </w:r>
            <w:r>
              <w:rPr>
                <w:rFonts w:asciiTheme="minorHAnsi" w:hAnsiTheme="minorHAnsi"/>
                <w:noProof/>
                <w:sz w:val="22"/>
              </w:rPr>
              <w:tab/>
            </w:r>
            <w:r w:rsidRPr="003919B9">
              <w:rPr>
                <w:rStyle w:val="Hyperlink"/>
                <w:noProof/>
              </w:rPr>
              <w:t>A Glow Stick With Accelerometer and Gyroscope</w:t>
            </w:r>
            <w:r>
              <w:rPr>
                <w:noProof/>
                <w:webHidden/>
              </w:rPr>
              <w:tab/>
            </w:r>
            <w:r>
              <w:rPr>
                <w:noProof/>
                <w:webHidden/>
              </w:rPr>
              <w:fldChar w:fldCharType="begin"/>
            </w:r>
            <w:r>
              <w:rPr>
                <w:noProof/>
                <w:webHidden/>
              </w:rPr>
              <w:instrText xml:space="preserve"> PAGEREF _Toc518334834 \h </w:instrText>
            </w:r>
            <w:r>
              <w:rPr>
                <w:noProof/>
                <w:webHidden/>
              </w:rPr>
            </w:r>
            <w:r>
              <w:rPr>
                <w:noProof/>
                <w:webHidden/>
              </w:rPr>
              <w:fldChar w:fldCharType="separate"/>
            </w:r>
            <w:r w:rsidR="00030772">
              <w:rPr>
                <w:noProof/>
                <w:webHidden/>
              </w:rPr>
              <w:t>34</w:t>
            </w:r>
            <w:r>
              <w:rPr>
                <w:noProof/>
                <w:webHidden/>
              </w:rPr>
              <w:fldChar w:fldCharType="end"/>
            </w:r>
          </w:hyperlink>
        </w:p>
        <w:p w14:paraId="63FC13FE" w14:textId="55CE5C10" w:rsidR="001348BF" w:rsidRDefault="001348BF">
          <w:pPr>
            <w:pStyle w:val="TOC2"/>
            <w:tabs>
              <w:tab w:val="left" w:pos="880"/>
              <w:tab w:val="right" w:leader="dot" w:pos="9016"/>
            </w:tabs>
            <w:rPr>
              <w:rFonts w:asciiTheme="minorHAnsi" w:hAnsiTheme="minorHAnsi"/>
              <w:noProof/>
              <w:sz w:val="22"/>
            </w:rPr>
          </w:pPr>
          <w:hyperlink w:anchor="_Toc518334835" w:history="1">
            <w:r w:rsidRPr="003919B9">
              <w:rPr>
                <w:rStyle w:val="Hyperlink"/>
                <w:noProof/>
              </w:rPr>
              <w:t>5.1</w:t>
            </w:r>
            <w:r>
              <w:rPr>
                <w:rFonts w:asciiTheme="minorHAnsi" w:hAnsiTheme="minorHAnsi"/>
                <w:noProof/>
                <w:sz w:val="22"/>
              </w:rPr>
              <w:tab/>
            </w:r>
            <w:r w:rsidRPr="003919B9">
              <w:rPr>
                <w:rStyle w:val="Hyperlink"/>
                <w:noProof/>
              </w:rPr>
              <w:t>Appearance and Function Description</w:t>
            </w:r>
            <w:r>
              <w:rPr>
                <w:noProof/>
                <w:webHidden/>
              </w:rPr>
              <w:tab/>
            </w:r>
            <w:r>
              <w:rPr>
                <w:noProof/>
                <w:webHidden/>
              </w:rPr>
              <w:fldChar w:fldCharType="begin"/>
            </w:r>
            <w:r>
              <w:rPr>
                <w:noProof/>
                <w:webHidden/>
              </w:rPr>
              <w:instrText xml:space="preserve"> PAGEREF _Toc518334835 \h </w:instrText>
            </w:r>
            <w:r>
              <w:rPr>
                <w:noProof/>
                <w:webHidden/>
              </w:rPr>
            </w:r>
            <w:r>
              <w:rPr>
                <w:noProof/>
                <w:webHidden/>
              </w:rPr>
              <w:fldChar w:fldCharType="separate"/>
            </w:r>
            <w:r w:rsidR="00030772">
              <w:rPr>
                <w:noProof/>
                <w:webHidden/>
              </w:rPr>
              <w:t>34</w:t>
            </w:r>
            <w:r>
              <w:rPr>
                <w:noProof/>
                <w:webHidden/>
              </w:rPr>
              <w:fldChar w:fldCharType="end"/>
            </w:r>
          </w:hyperlink>
        </w:p>
        <w:p w14:paraId="5897D6BB" w14:textId="13435194" w:rsidR="001348BF" w:rsidRDefault="001348BF">
          <w:pPr>
            <w:pStyle w:val="TOC3"/>
            <w:tabs>
              <w:tab w:val="left" w:pos="1320"/>
              <w:tab w:val="right" w:leader="dot" w:pos="9016"/>
            </w:tabs>
            <w:rPr>
              <w:rFonts w:asciiTheme="minorHAnsi" w:hAnsiTheme="minorHAnsi"/>
              <w:noProof/>
              <w:sz w:val="22"/>
            </w:rPr>
          </w:pPr>
          <w:hyperlink w:anchor="_Toc518334836" w:history="1">
            <w:r w:rsidRPr="003919B9">
              <w:rPr>
                <w:rStyle w:val="Hyperlink"/>
                <w:noProof/>
              </w:rPr>
              <w:t>5.1.1</w:t>
            </w:r>
            <w:r>
              <w:rPr>
                <w:rFonts w:asciiTheme="minorHAnsi" w:hAnsiTheme="minorHAnsi"/>
                <w:noProof/>
                <w:sz w:val="22"/>
              </w:rPr>
              <w:tab/>
            </w:r>
            <w:r w:rsidRPr="003919B9">
              <w:rPr>
                <w:rStyle w:val="Hyperlink"/>
                <w:noProof/>
              </w:rPr>
              <w:t>A Normal Glow-Stick</w:t>
            </w:r>
            <w:r>
              <w:rPr>
                <w:noProof/>
                <w:webHidden/>
              </w:rPr>
              <w:tab/>
            </w:r>
            <w:r>
              <w:rPr>
                <w:noProof/>
                <w:webHidden/>
              </w:rPr>
              <w:fldChar w:fldCharType="begin"/>
            </w:r>
            <w:r>
              <w:rPr>
                <w:noProof/>
                <w:webHidden/>
              </w:rPr>
              <w:instrText xml:space="preserve"> PAGEREF _Toc518334836 \h </w:instrText>
            </w:r>
            <w:r>
              <w:rPr>
                <w:noProof/>
                <w:webHidden/>
              </w:rPr>
            </w:r>
            <w:r>
              <w:rPr>
                <w:noProof/>
                <w:webHidden/>
              </w:rPr>
              <w:fldChar w:fldCharType="separate"/>
            </w:r>
            <w:r w:rsidR="00030772">
              <w:rPr>
                <w:noProof/>
                <w:webHidden/>
              </w:rPr>
              <w:t>34</w:t>
            </w:r>
            <w:r>
              <w:rPr>
                <w:noProof/>
                <w:webHidden/>
              </w:rPr>
              <w:fldChar w:fldCharType="end"/>
            </w:r>
          </w:hyperlink>
        </w:p>
        <w:p w14:paraId="5415AD82" w14:textId="69618911" w:rsidR="001348BF" w:rsidRDefault="001348BF">
          <w:pPr>
            <w:pStyle w:val="TOC3"/>
            <w:tabs>
              <w:tab w:val="left" w:pos="1320"/>
              <w:tab w:val="right" w:leader="dot" w:pos="9016"/>
            </w:tabs>
            <w:rPr>
              <w:rFonts w:asciiTheme="minorHAnsi" w:hAnsiTheme="minorHAnsi"/>
              <w:noProof/>
              <w:sz w:val="22"/>
            </w:rPr>
          </w:pPr>
          <w:hyperlink w:anchor="_Toc518334837" w:history="1">
            <w:r w:rsidRPr="003919B9">
              <w:rPr>
                <w:rStyle w:val="Hyperlink"/>
                <w:noProof/>
              </w:rPr>
              <w:t>5.1.2</w:t>
            </w:r>
            <w:r>
              <w:rPr>
                <w:rFonts w:asciiTheme="minorHAnsi" w:hAnsiTheme="minorHAnsi"/>
                <w:noProof/>
                <w:sz w:val="22"/>
              </w:rPr>
              <w:tab/>
            </w:r>
            <w:r w:rsidRPr="003919B9">
              <w:rPr>
                <w:rStyle w:val="Hyperlink"/>
                <w:noProof/>
              </w:rPr>
              <w:t xml:space="preserve">A </w:t>
            </w:r>
            <w:r w:rsidRPr="003919B9">
              <w:rPr>
                <w:rStyle w:val="Hyperlink"/>
                <w:noProof/>
                <w:lang w:val="en-US"/>
              </w:rPr>
              <w:t xml:space="preserve">Multifunctional </w:t>
            </w:r>
            <w:r w:rsidRPr="003919B9">
              <w:rPr>
                <w:rStyle w:val="Hyperlink"/>
                <w:noProof/>
              </w:rPr>
              <w:t>Glow-Stick</w:t>
            </w:r>
            <w:r>
              <w:rPr>
                <w:noProof/>
                <w:webHidden/>
              </w:rPr>
              <w:tab/>
            </w:r>
            <w:r>
              <w:rPr>
                <w:noProof/>
                <w:webHidden/>
              </w:rPr>
              <w:fldChar w:fldCharType="begin"/>
            </w:r>
            <w:r>
              <w:rPr>
                <w:noProof/>
                <w:webHidden/>
              </w:rPr>
              <w:instrText xml:space="preserve"> PAGEREF _Toc518334837 \h </w:instrText>
            </w:r>
            <w:r>
              <w:rPr>
                <w:noProof/>
                <w:webHidden/>
              </w:rPr>
            </w:r>
            <w:r>
              <w:rPr>
                <w:noProof/>
                <w:webHidden/>
              </w:rPr>
              <w:fldChar w:fldCharType="separate"/>
            </w:r>
            <w:r w:rsidR="00030772">
              <w:rPr>
                <w:noProof/>
                <w:webHidden/>
              </w:rPr>
              <w:t>35</w:t>
            </w:r>
            <w:r>
              <w:rPr>
                <w:noProof/>
                <w:webHidden/>
              </w:rPr>
              <w:fldChar w:fldCharType="end"/>
            </w:r>
          </w:hyperlink>
        </w:p>
        <w:p w14:paraId="5EAE2B71" w14:textId="3445D34B" w:rsidR="001348BF" w:rsidRDefault="001348BF">
          <w:pPr>
            <w:pStyle w:val="TOC2"/>
            <w:tabs>
              <w:tab w:val="left" w:pos="880"/>
              <w:tab w:val="right" w:leader="dot" w:pos="9016"/>
            </w:tabs>
            <w:rPr>
              <w:rFonts w:asciiTheme="minorHAnsi" w:hAnsiTheme="minorHAnsi"/>
              <w:noProof/>
              <w:sz w:val="22"/>
            </w:rPr>
          </w:pPr>
          <w:hyperlink w:anchor="_Toc518334838" w:history="1">
            <w:r w:rsidRPr="003919B9">
              <w:rPr>
                <w:rStyle w:val="Hyperlink"/>
                <w:noProof/>
              </w:rPr>
              <w:t>5.2</w:t>
            </w:r>
            <w:r>
              <w:rPr>
                <w:rFonts w:asciiTheme="minorHAnsi" w:hAnsiTheme="minorHAnsi"/>
                <w:noProof/>
                <w:sz w:val="22"/>
              </w:rPr>
              <w:tab/>
            </w:r>
            <w:r w:rsidRPr="003919B9">
              <w:rPr>
                <w:rStyle w:val="Hyperlink"/>
                <w:noProof/>
              </w:rPr>
              <w:t>How and Why Need Accelerometer And Gyroscope</w:t>
            </w:r>
            <w:r>
              <w:rPr>
                <w:noProof/>
                <w:webHidden/>
              </w:rPr>
              <w:tab/>
            </w:r>
            <w:r>
              <w:rPr>
                <w:noProof/>
                <w:webHidden/>
              </w:rPr>
              <w:fldChar w:fldCharType="begin"/>
            </w:r>
            <w:r>
              <w:rPr>
                <w:noProof/>
                <w:webHidden/>
              </w:rPr>
              <w:instrText xml:space="preserve"> PAGEREF _Toc518334838 \h </w:instrText>
            </w:r>
            <w:r>
              <w:rPr>
                <w:noProof/>
                <w:webHidden/>
              </w:rPr>
            </w:r>
            <w:r>
              <w:rPr>
                <w:noProof/>
                <w:webHidden/>
              </w:rPr>
              <w:fldChar w:fldCharType="separate"/>
            </w:r>
            <w:r w:rsidR="00030772">
              <w:rPr>
                <w:noProof/>
                <w:webHidden/>
              </w:rPr>
              <w:t>36</w:t>
            </w:r>
            <w:r>
              <w:rPr>
                <w:noProof/>
                <w:webHidden/>
              </w:rPr>
              <w:fldChar w:fldCharType="end"/>
            </w:r>
          </w:hyperlink>
        </w:p>
        <w:p w14:paraId="5AC5785F" w14:textId="079E08A8" w:rsidR="001348BF" w:rsidRDefault="001348BF">
          <w:pPr>
            <w:pStyle w:val="TOC3"/>
            <w:tabs>
              <w:tab w:val="left" w:pos="1320"/>
              <w:tab w:val="right" w:leader="dot" w:pos="9016"/>
            </w:tabs>
            <w:rPr>
              <w:rFonts w:asciiTheme="minorHAnsi" w:hAnsiTheme="minorHAnsi"/>
              <w:noProof/>
              <w:sz w:val="22"/>
            </w:rPr>
          </w:pPr>
          <w:hyperlink w:anchor="_Toc518334839" w:history="1">
            <w:r w:rsidRPr="003919B9">
              <w:rPr>
                <w:rStyle w:val="Hyperlink"/>
                <w:noProof/>
                <w:lang w:val="en-US"/>
              </w:rPr>
              <w:t>5.2.1</w:t>
            </w:r>
            <w:r>
              <w:rPr>
                <w:rFonts w:asciiTheme="minorHAnsi" w:hAnsiTheme="minorHAnsi"/>
                <w:noProof/>
                <w:sz w:val="22"/>
              </w:rPr>
              <w:tab/>
            </w:r>
            <w:r w:rsidRPr="003919B9">
              <w:rPr>
                <w:rStyle w:val="Hyperlink"/>
                <w:noProof/>
                <w:lang w:val="en-US"/>
              </w:rPr>
              <w:t>The Gestures Recognition</w:t>
            </w:r>
            <w:r>
              <w:rPr>
                <w:noProof/>
                <w:webHidden/>
              </w:rPr>
              <w:tab/>
            </w:r>
            <w:r>
              <w:rPr>
                <w:noProof/>
                <w:webHidden/>
              </w:rPr>
              <w:fldChar w:fldCharType="begin"/>
            </w:r>
            <w:r>
              <w:rPr>
                <w:noProof/>
                <w:webHidden/>
              </w:rPr>
              <w:instrText xml:space="preserve"> PAGEREF _Toc518334839 \h </w:instrText>
            </w:r>
            <w:r>
              <w:rPr>
                <w:noProof/>
                <w:webHidden/>
              </w:rPr>
            </w:r>
            <w:r>
              <w:rPr>
                <w:noProof/>
                <w:webHidden/>
              </w:rPr>
              <w:fldChar w:fldCharType="separate"/>
            </w:r>
            <w:r w:rsidR="00030772">
              <w:rPr>
                <w:noProof/>
                <w:webHidden/>
              </w:rPr>
              <w:t>36</w:t>
            </w:r>
            <w:r>
              <w:rPr>
                <w:noProof/>
                <w:webHidden/>
              </w:rPr>
              <w:fldChar w:fldCharType="end"/>
            </w:r>
          </w:hyperlink>
        </w:p>
        <w:p w14:paraId="64A7CB0C" w14:textId="3475880A" w:rsidR="001348BF" w:rsidRDefault="001348BF">
          <w:pPr>
            <w:pStyle w:val="TOC2"/>
            <w:tabs>
              <w:tab w:val="left" w:pos="880"/>
              <w:tab w:val="right" w:leader="dot" w:pos="9016"/>
            </w:tabs>
            <w:rPr>
              <w:rFonts w:asciiTheme="minorHAnsi" w:hAnsiTheme="minorHAnsi"/>
              <w:noProof/>
              <w:sz w:val="22"/>
            </w:rPr>
          </w:pPr>
          <w:hyperlink w:anchor="_Toc518334840" w:history="1">
            <w:r w:rsidRPr="003919B9">
              <w:rPr>
                <w:rStyle w:val="Hyperlink"/>
                <w:noProof/>
              </w:rPr>
              <w:t>5.3</w:t>
            </w:r>
            <w:r>
              <w:rPr>
                <w:rFonts w:asciiTheme="minorHAnsi" w:hAnsiTheme="minorHAnsi"/>
                <w:noProof/>
                <w:sz w:val="22"/>
              </w:rPr>
              <w:tab/>
            </w:r>
            <w:r w:rsidRPr="003919B9">
              <w:rPr>
                <w:rStyle w:val="Hyperlink"/>
                <w:noProof/>
              </w:rPr>
              <w:t>Action Recognition Algorithms</w:t>
            </w:r>
            <w:r>
              <w:rPr>
                <w:noProof/>
                <w:webHidden/>
              </w:rPr>
              <w:tab/>
            </w:r>
            <w:r>
              <w:rPr>
                <w:noProof/>
                <w:webHidden/>
              </w:rPr>
              <w:fldChar w:fldCharType="begin"/>
            </w:r>
            <w:r>
              <w:rPr>
                <w:noProof/>
                <w:webHidden/>
              </w:rPr>
              <w:instrText xml:space="preserve"> PAGEREF _Toc518334840 \h </w:instrText>
            </w:r>
            <w:r>
              <w:rPr>
                <w:noProof/>
                <w:webHidden/>
              </w:rPr>
            </w:r>
            <w:r>
              <w:rPr>
                <w:noProof/>
                <w:webHidden/>
              </w:rPr>
              <w:fldChar w:fldCharType="separate"/>
            </w:r>
            <w:r w:rsidR="00030772">
              <w:rPr>
                <w:noProof/>
                <w:webHidden/>
              </w:rPr>
              <w:t>43</w:t>
            </w:r>
            <w:r>
              <w:rPr>
                <w:noProof/>
                <w:webHidden/>
              </w:rPr>
              <w:fldChar w:fldCharType="end"/>
            </w:r>
          </w:hyperlink>
        </w:p>
        <w:p w14:paraId="142572D7" w14:textId="7D945820" w:rsidR="001348BF" w:rsidRDefault="001348BF">
          <w:pPr>
            <w:pStyle w:val="TOC3"/>
            <w:tabs>
              <w:tab w:val="left" w:pos="1320"/>
              <w:tab w:val="right" w:leader="dot" w:pos="9016"/>
            </w:tabs>
            <w:rPr>
              <w:rFonts w:asciiTheme="minorHAnsi" w:hAnsiTheme="minorHAnsi"/>
              <w:noProof/>
              <w:sz w:val="22"/>
            </w:rPr>
          </w:pPr>
          <w:hyperlink w:anchor="_Toc518334841" w:history="1">
            <w:r w:rsidRPr="003919B9">
              <w:rPr>
                <w:rStyle w:val="Hyperlink"/>
                <w:noProof/>
                <w:lang w:val="en-GB"/>
              </w:rPr>
              <w:t>5.3.1</w:t>
            </w:r>
            <w:r>
              <w:rPr>
                <w:rFonts w:asciiTheme="minorHAnsi" w:hAnsiTheme="minorHAnsi"/>
                <w:noProof/>
                <w:sz w:val="22"/>
              </w:rPr>
              <w:tab/>
            </w:r>
            <w:r w:rsidRPr="003919B9">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_Toc518334841 \h </w:instrText>
            </w:r>
            <w:r>
              <w:rPr>
                <w:noProof/>
                <w:webHidden/>
              </w:rPr>
            </w:r>
            <w:r>
              <w:rPr>
                <w:noProof/>
                <w:webHidden/>
              </w:rPr>
              <w:fldChar w:fldCharType="separate"/>
            </w:r>
            <w:r w:rsidR="00030772">
              <w:rPr>
                <w:noProof/>
                <w:webHidden/>
              </w:rPr>
              <w:t>43</w:t>
            </w:r>
            <w:r>
              <w:rPr>
                <w:noProof/>
                <w:webHidden/>
              </w:rPr>
              <w:fldChar w:fldCharType="end"/>
            </w:r>
          </w:hyperlink>
        </w:p>
        <w:p w14:paraId="7BB34FA9" w14:textId="5C785F47" w:rsidR="001348BF" w:rsidRDefault="001348BF">
          <w:pPr>
            <w:pStyle w:val="TOC3"/>
            <w:tabs>
              <w:tab w:val="left" w:pos="1320"/>
              <w:tab w:val="right" w:leader="dot" w:pos="9016"/>
            </w:tabs>
            <w:rPr>
              <w:rFonts w:asciiTheme="minorHAnsi" w:hAnsiTheme="minorHAnsi"/>
              <w:noProof/>
              <w:sz w:val="22"/>
            </w:rPr>
          </w:pPr>
          <w:hyperlink w:anchor="_Toc518334843" w:history="1">
            <w:r w:rsidRPr="003919B9">
              <w:rPr>
                <w:rStyle w:val="Hyperlink"/>
                <w:noProof/>
                <w:lang w:val="en-GB"/>
              </w:rPr>
              <w:t>5.3.2</w:t>
            </w:r>
            <w:r>
              <w:rPr>
                <w:rFonts w:asciiTheme="minorHAnsi" w:hAnsiTheme="minorHAnsi"/>
                <w:noProof/>
                <w:sz w:val="22"/>
              </w:rPr>
              <w:tab/>
            </w:r>
            <w:r w:rsidRPr="003919B9">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_Toc518334843 \h </w:instrText>
            </w:r>
            <w:r>
              <w:rPr>
                <w:noProof/>
                <w:webHidden/>
              </w:rPr>
            </w:r>
            <w:r>
              <w:rPr>
                <w:noProof/>
                <w:webHidden/>
              </w:rPr>
              <w:fldChar w:fldCharType="separate"/>
            </w:r>
            <w:r w:rsidR="00030772">
              <w:rPr>
                <w:noProof/>
                <w:webHidden/>
              </w:rPr>
              <w:t>43</w:t>
            </w:r>
            <w:r>
              <w:rPr>
                <w:noProof/>
                <w:webHidden/>
              </w:rPr>
              <w:fldChar w:fldCharType="end"/>
            </w:r>
          </w:hyperlink>
        </w:p>
        <w:p w14:paraId="2903F105" w14:textId="49AD2F57" w:rsidR="001348BF" w:rsidRDefault="001348BF">
          <w:pPr>
            <w:pStyle w:val="TOC3"/>
            <w:tabs>
              <w:tab w:val="left" w:pos="1320"/>
              <w:tab w:val="right" w:leader="dot" w:pos="9016"/>
            </w:tabs>
            <w:rPr>
              <w:rFonts w:asciiTheme="minorHAnsi" w:hAnsiTheme="minorHAnsi"/>
              <w:noProof/>
              <w:sz w:val="22"/>
            </w:rPr>
          </w:pPr>
          <w:hyperlink w:anchor="_Toc518334844" w:history="1">
            <w:r w:rsidRPr="003919B9">
              <w:rPr>
                <w:rStyle w:val="Hyperlink"/>
                <w:noProof/>
              </w:rPr>
              <w:t>5.3.3</w:t>
            </w:r>
            <w:r>
              <w:rPr>
                <w:rFonts w:asciiTheme="minorHAnsi" w:hAnsiTheme="minorHAnsi"/>
                <w:noProof/>
                <w:sz w:val="22"/>
              </w:rPr>
              <w:tab/>
            </w:r>
            <w:r w:rsidRPr="003919B9">
              <w:rPr>
                <w:rStyle w:val="Hyperlink"/>
                <w:noProof/>
              </w:rPr>
              <w:t>Collecting Data and Making Standards</w:t>
            </w:r>
            <w:r>
              <w:rPr>
                <w:noProof/>
                <w:webHidden/>
              </w:rPr>
              <w:tab/>
            </w:r>
            <w:r>
              <w:rPr>
                <w:noProof/>
                <w:webHidden/>
              </w:rPr>
              <w:fldChar w:fldCharType="begin"/>
            </w:r>
            <w:r>
              <w:rPr>
                <w:noProof/>
                <w:webHidden/>
              </w:rPr>
              <w:instrText xml:space="preserve"> PAGEREF _Toc518334844 \h </w:instrText>
            </w:r>
            <w:r>
              <w:rPr>
                <w:noProof/>
                <w:webHidden/>
              </w:rPr>
            </w:r>
            <w:r>
              <w:rPr>
                <w:noProof/>
                <w:webHidden/>
              </w:rPr>
              <w:fldChar w:fldCharType="separate"/>
            </w:r>
            <w:r w:rsidR="00030772">
              <w:rPr>
                <w:noProof/>
                <w:webHidden/>
              </w:rPr>
              <w:t>44</w:t>
            </w:r>
            <w:r>
              <w:rPr>
                <w:noProof/>
                <w:webHidden/>
              </w:rPr>
              <w:fldChar w:fldCharType="end"/>
            </w:r>
          </w:hyperlink>
        </w:p>
        <w:p w14:paraId="17421294" w14:textId="12F80D2A" w:rsidR="001348BF" w:rsidRDefault="001348BF">
          <w:pPr>
            <w:pStyle w:val="TOC3"/>
            <w:tabs>
              <w:tab w:val="left" w:pos="1320"/>
              <w:tab w:val="right" w:leader="dot" w:pos="9016"/>
            </w:tabs>
            <w:rPr>
              <w:rFonts w:asciiTheme="minorHAnsi" w:hAnsiTheme="minorHAnsi"/>
              <w:noProof/>
              <w:sz w:val="22"/>
            </w:rPr>
          </w:pPr>
          <w:hyperlink w:anchor="_Toc518334845" w:history="1">
            <w:r w:rsidRPr="003919B9">
              <w:rPr>
                <w:rStyle w:val="Hyperlink"/>
                <w:noProof/>
              </w:rPr>
              <w:t>5.3.4</w:t>
            </w:r>
            <w:r>
              <w:rPr>
                <w:rFonts w:asciiTheme="minorHAnsi" w:hAnsiTheme="minorHAnsi"/>
                <w:noProof/>
                <w:sz w:val="22"/>
              </w:rPr>
              <w:tab/>
            </w:r>
            <w:r w:rsidRPr="003919B9">
              <w:rPr>
                <w:rStyle w:val="Hyperlink"/>
                <w:noProof/>
              </w:rPr>
              <w:t>Validating the Collection Data</w:t>
            </w:r>
            <w:r>
              <w:rPr>
                <w:noProof/>
                <w:webHidden/>
              </w:rPr>
              <w:tab/>
            </w:r>
            <w:r>
              <w:rPr>
                <w:noProof/>
                <w:webHidden/>
              </w:rPr>
              <w:fldChar w:fldCharType="begin"/>
            </w:r>
            <w:r>
              <w:rPr>
                <w:noProof/>
                <w:webHidden/>
              </w:rPr>
              <w:instrText xml:space="preserve"> PAGEREF _Toc518334845 \h </w:instrText>
            </w:r>
            <w:r>
              <w:rPr>
                <w:noProof/>
                <w:webHidden/>
              </w:rPr>
            </w:r>
            <w:r>
              <w:rPr>
                <w:noProof/>
                <w:webHidden/>
              </w:rPr>
              <w:fldChar w:fldCharType="separate"/>
            </w:r>
            <w:r w:rsidR="00030772">
              <w:rPr>
                <w:noProof/>
                <w:webHidden/>
              </w:rPr>
              <w:t>50</w:t>
            </w:r>
            <w:r>
              <w:rPr>
                <w:noProof/>
                <w:webHidden/>
              </w:rPr>
              <w:fldChar w:fldCharType="end"/>
            </w:r>
          </w:hyperlink>
        </w:p>
        <w:p w14:paraId="5CCF6F5C" w14:textId="7CC81156" w:rsidR="001348BF" w:rsidRDefault="001348BF">
          <w:pPr>
            <w:pStyle w:val="TOC2"/>
            <w:tabs>
              <w:tab w:val="left" w:pos="880"/>
              <w:tab w:val="right" w:leader="dot" w:pos="9016"/>
            </w:tabs>
            <w:rPr>
              <w:rFonts w:asciiTheme="minorHAnsi" w:hAnsiTheme="minorHAnsi"/>
              <w:noProof/>
              <w:sz w:val="22"/>
            </w:rPr>
          </w:pPr>
          <w:hyperlink w:anchor="_Toc518334846" w:history="1">
            <w:r w:rsidRPr="003919B9">
              <w:rPr>
                <w:rStyle w:val="Hyperlink"/>
                <w:noProof/>
                <w:lang w:val="en-US"/>
              </w:rPr>
              <w:t>5.4</w:t>
            </w:r>
            <w:r>
              <w:rPr>
                <w:rFonts w:asciiTheme="minorHAnsi" w:hAnsiTheme="minorHAnsi"/>
                <w:noProof/>
                <w:sz w:val="22"/>
              </w:rPr>
              <w:tab/>
            </w:r>
            <w:r w:rsidRPr="003919B9">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_Toc518334846 \h </w:instrText>
            </w:r>
            <w:r>
              <w:rPr>
                <w:noProof/>
                <w:webHidden/>
              </w:rPr>
            </w:r>
            <w:r>
              <w:rPr>
                <w:noProof/>
                <w:webHidden/>
              </w:rPr>
              <w:fldChar w:fldCharType="separate"/>
            </w:r>
            <w:r w:rsidR="00030772">
              <w:rPr>
                <w:noProof/>
                <w:webHidden/>
              </w:rPr>
              <w:t>51</w:t>
            </w:r>
            <w:r>
              <w:rPr>
                <w:noProof/>
                <w:webHidden/>
              </w:rPr>
              <w:fldChar w:fldCharType="end"/>
            </w:r>
          </w:hyperlink>
        </w:p>
        <w:p w14:paraId="1CF01416" w14:textId="25D72E3D" w:rsidR="001348BF" w:rsidRDefault="001348BF">
          <w:pPr>
            <w:pStyle w:val="TOC3"/>
            <w:tabs>
              <w:tab w:val="left" w:pos="1320"/>
              <w:tab w:val="right" w:leader="dot" w:pos="9016"/>
            </w:tabs>
            <w:rPr>
              <w:rFonts w:asciiTheme="minorHAnsi" w:hAnsiTheme="minorHAnsi"/>
              <w:noProof/>
              <w:sz w:val="22"/>
            </w:rPr>
          </w:pPr>
          <w:hyperlink w:anchor="_Toc518334847" w:history="1">
            <w:r w:rsidRPr="003919B9">
              <w:rPr>
                <w:rStyle w:val="Hyperlink"/>
                <w:noProof/>
              </w:rPr>
              <w:t>5.4.1</w:t>
            </w:r>
            <w:r>
              <w:rPr>
                <w:rFonts w:asciiTheme="minorHAnsi" w:hAnsiTheme="minorHAnsi"/>
                <w:noProof/>
                <w:sz w:val="22"/>
              </w:rPr>
              <w:tab/>
            </w:r>
            <w:r w:rsidRPr="003919B9">
              <w:rPr>
                <w:rStyle w:val="Hyperlink"/>
                <w:noProof/>
              </w:rPr>
              <w:t>The Interface of the Program</w:t>
            </w:r>
            <w:r>
              <w:rPr>
                <w:noProof/>
                <w:webHidden/>
              </w:rPr>
              <w:tab/>
            </w:r>
            <w:r>
              <w:rPr>
                <w:noProof/>
                <w:webHidden/>
              </w:rPr>
              <w:fldChar w:fldCharType="begin"/>
            </w:r>
            <w:r>
              <w:rPr>
                <w:noProof/>
                <w:webHidden/>
              </w:rPr>
              <w:instrText xml:space="preserve"> PAGEREF _Toc518334847 \h </w:instrText>
            </w:r>
            <w:r>
              <w:rPr>
                <w:noProof/>
                <w:webHidden/>
              </w:rPr>
            </w:r>
            <w:r>
              <w:rPr>
                <w:noProof/>
                <w:webHidden/>
              </w:rPr>
              <w:fldChar w:fldCharType="separate"/>
            </w:r>
            <w:r w:rsidR="00030772">
              <w:rPr>
                <w:noProof/>
                <w:webHidden/>
              </w:rPr>
              <w:t>51</w:t>
            </w:r>
            <w:r>
              <w:rPr>
                <w:noProof/>
                <w:webHidden/>
              </w:rPr>
              <w:fldChar w:fldCharType="end"/>
            </w:r>
          </w:hyperlink>
        </w:p>
        <w:p w14:paraId="413F468A" w14:textId="16268989" w:rsidR="001348BF" w:rsidRDefault="001348BF">
          <w:pPr>
            <w:pStyle w:val="TOC3"/>
            <w:tabs>
              <w:tab w:val="left" w:pos="1320"/>
              <w:tab w:val="right" w:leader="dot" w:pos="9016"/>
            </w:tabs>
            <w:rPr>
              <w:rFonts w:asciiTheme="minorHAnsi" w:hAnsiTheme="minorHAnsi"/>
              <w:noProof/>
              <w:sz w:val="22"/>
            </w:rPr>
          </w:pPr>
          <w:hyperlink w:anchor="_Toc518334848" w:history="1">
            <w:r w:rsidRPr="003919B9">
              <w:rPr>
                <w:rStyle w:val="Hyperlink"/>
                <w:noProof/>
              </w:rPr>
              <w:t>5.4.2</w:t>
            </w:r>
            <w:r>
              <w:rPr>
                <w:rFonts w:asciiTheme="minorHAnsi" w:hAnsiTheme="minorHAnsi"/>
                <w:noProof/>
                <w:sz w:val="22"/>
              </w:rPr>
              <w:tab/>
            </w:r>
            <w:r w:rsidRPr="003919B9">
              <w:rPr>
                <w:rStyle w:val="Hyperlink"/>
                <w:noProof/>
              </w:rPr>
              <w:t>Gesture Recognition Accuracy Using This Tool</w:t>
            </w:r>
            <w:r>
              <w:rPr>
                <w:noProof/>
                <w:webHidden/>
              </w:rPr>
              <w:tab/>
            </w:r>
            <w:r>
              <w:rPr>
                <w:noProof/>
                <w:webHidden/>
              </w:rPr>
              <w:fldChar w:fldCharType="begin"/>
            </w:r>
            <w:r>
              <w:rPr>
                <w:noProof/>
                <w:webHidden/>
              </w:rPr>
              <w:instrText xml:space="preserve"> PAGEREF _Toc518334848 \h </w:instrText>
            </w:r>
            <w:r>
              <w:rPr>
                <w:noProof/>
                <w:webHidden/>
              </w:rPr>
            </w:r>
            <w:r>
              <w:rPr>
                <w:noProof/>
                <w:webHidden/>
              </w:rPr>
              <w:fldChar w:fldCharType="separate"/>
            </w:r>
            <w:r w:rsidR="00030772">
              <w:rPr>
                <w:noProof/>
                <w:webHidden/>
              </w:rPr>
              <w:t>51</w:t>
            </w:r>
            <w:r>
              <w:rPr>
                <w:noProof/>
                <w:webHidden/>
              </w:rPr>
              <w:fldChar w:fldCharType="end"/>
            </w:r>
          </w:hyperlink>
        </w:p>
        <w:p w14:paraId="3381FEF7" w14:textId="73B01E4A" w:rsidR="001348BF" w:rsidRDefault="001348BF">
          <w:pPr>
            <w:pStyle w:val="TOC2"/>
            <w:tabs>
              <w:tab w:val="left" w:pos="880"/>
              <w:tab w:val="right" w:leader="dot" w:pos="9016"/>
            </w:tabs>
            <w:rPr>
              <w:rFonts w:asciiTheme="minorHAnsi" w:hAnsiTheme="minorHAnsi"/>
              <w:noProof/>
              <w:sz w:val="22"/>
            </w:rPr>
          </w:pPr>
          <w:hyperlink w:anchor="_Toc518334849" w:history="1">
            <w:r w:rsidRPr="003919B9">
              <w:rPr>
                <w:rStyle w:val="Hyperlink"/>
                <w:noProof/>
                <w:lang w:val="en-US"/>
              </w:rPr>
              <w:t>5.5</w:t>
            </w:r>
            <w:r>
              <w:rPr>
                <w:rFonts w:asciiTheme="minorHAnsi" w:hAnsiTheme="minorHAnsi"/>
                <w:noProof/>
                <w:sz w:val="22"/>
              </w:rPr>
              <w:tab/>
            </w:r>
            <w:r w:rsidRPr="003919B9">
              <w:rPr>
                <w:rStyle w:val="Hyperlink"/>
                <w:noProof/>
                <w:lang w:val="en-US"/>
              </w:rPr>
              <w:t>Summary</w:t>
            </w:r>
            <w:r>
              <w:rPr>
                <w:noProof/>
                <w:webHidden/>
              </w:rPr>
              <w:tab/>
            </w:r>
            <w:r>
              <w:rPr>
                <w:noProof/>
                <w:webHidden/>
              </w:rPr>
              <w:fldChar w:fldCharType="begin"/>
            </w:r>
            <w:r>
              <w:rPr>
                <w:noProof/>
                <w:webHidden/>
              </w:rPr>
              <w:instrText xml:space="preserve"> PAGEREF _Toc518334849 \h </w:instrText>
            </w:r>
            <w:r>
              <w:rPr>
                <w:noProof/>
                <w:webHidden/>
              </w:rPr>
            </w:r>
            <w:r>
              <w:rPr>
                <w:noProof/>
                <w:webHidden/>
              </w:rPr>
              <w:fldChar w:fldCharType="separate"/>
            </w:r>
            <w:r w:rsidR="00030772">
              <w:rPr>
                <w:noProof/>
                <w:webHidden/>
              </w:rPr>
              <w:t>55</w:t>
            </w:r>
            <w:r>
              <w:rPr>
                <w:noProof/>
                <w:webHidden/>
              </w:rPr>
              <w:fldChar w:fldCharType="end"/>
            </w:r>
          </w:hyperlink>
        </w:p>
        <w:p w14:paraId="1D1F139D" w14:textId="4074CBAC" w:rsidR="001348BF" w:rsidRDefault="001348BF">
          <w:pPr>
            <w:pStyle w:val="TOC1"/>
            <w:tabs>
              <w:tab w:val="left" w:pos="480"/>
              <w:tab w:val="right" w:leader="dot" w:pos="9016"/>
            </w:tabs>
            <w:rPr>
              <w:rFonts w:asciiTheme="minorHAnsi" w:hAnsiTheme="minorHAnsi"/>
              <w:noProof/>
              <w:sz w:val="22"/>
            </w:rPr>
          </w:pPr>
          <w:hyperlink w:anchor="_Toc518334850" w:history="1">
            <w:r w:rsidRPr="003919B9">
              <w:rPr>
                <w:rStyle w:val="Hyperlink"/>
                <w:noProof/>
              </w:rPr>
              <w:t>6</w:t>
            </w:r>
            <w:r>
              <w:rPr>
                <w:rFonts w:asciiTheme="minorHAnsi" w:hAnsiTheme="minorHAnsi"/>
                <w:noProof/>
                <w:sz w:val="22"/>
              </w:rPr>
              <w:tab/>
            </w:r>
            <w:r w:rsidRPr="003919B9">
              <w:rPr>
                <w:rStyle w:val="Hyperlink"/>
                <w:noProof/>
              </w:rPr>
              <w:t>Conclusion and future work</w:t>
            </w:r>
            <w:r>
              <w:rPr>
                <w:noProof/>
                <w:webHidden/>
              </w:rPr>
              <w:tab/>
            </w:r>
            <w:r>
              <w:rPr>
                <w:noProof/>
                <w:webHidden/>
              </w:rPr>
              <w:fldChar w:fldCharType="begin"/>
            </w:r>
            <w:r>
              <w:rPr>
                <w:noProof/>
                <w:webHidden/>
              </w:rPr>
              <w:instrText xml:space="preserve"> PAGEREF _Toc518334850 \h </w:instrText>
            </w:r>
            <w:r>
              <w:rPr>
                <w:noProof/>
                <w:webHidden/>
              </w:rPr>
            </w:r>
            <w:r>
              <w:rPr>
                <w:noProof/>
                <w:webHidden/>
              </w:rPr>
              <w:fldChar w:fldCharType="separate"/>
            </w:r>
            <w:r w:rsidR="00030772">
              <w:rPr>
                <w:noProof/>
                <w:webHidden/>
              </w:rPr>
              <w:t>56</w:t>
            </w:r>
            <w:r>
              <w:rPr>
                <w:noProof/>
                <w:webHidden/>
              </w:rPr>
              <w:fldChar w:fldCharType="end"/>
            </w:r>
          </w:hyperlink>
        </w:p>
        <w:p w14:paraId="4C402542" w14:textId="7E42E705" w:rsidR="001348BF" w:rsidRDefault="001348BF">
          <w:pPr>
            <w:pStyle w:val="TOC2"/>
            <w:tabs>
              <w:tab w:val="left" w:pos="880"/>
              <w:tab w:val="right" w:leader="dot" w:pos="9016"/>
            </w:tabs>
            <w:rPr>
              <w:rFonts w:asciiTheme="minorHAnsi" w:hAnsiTheme="minorHAnsi"/>
              <w:noProof/>
              <w:sz w:val="22"/>
            </w:rPr>
          </w:pPr>
          <w:hyperlink w:anchor="_Toc518334851" w:history="1">
            <w:r w:rsidRPr="003919B9">
              <w:rPr>
                <w:rStyle w:val="Hyperlink"/>
                <w:noProof/>
                <w:lang w:val="en-US"/>
              </w:rPr>
              <w:t>6.1</w:t>
            </w:r>
            <w:r>
              <w:rPr>
                <w:rFonts w:asciiTheme="minorHAnsi" w:hAnsiTheme="minorHAnsi"/>
                <w:noProof/>
                <w:sz w:val="22"/>
              </w:rPr>
              <w:tab/>
            </w:r>
            <w:r w:rsidRPr="003919B9">
              <w:rPr>
                <w:rStyle w:val="Hyperlink"/>
                <w:noProof/>
                <w:lang w:val="en-US"/>
              </w:rPr>
              <w:t>The Summary of Research</w:t>
            </w:r>
            <w:r>
              <w:rPr>
                <w:noProof/>
                <w:webHidden/>
              </w:rPr>
              <w:tab/>
            </w:r>
            <w:r>
              <w:rPr>
                <w:noProof/>
                <w:webHidden/>
              </w:rPr>
              <w:fldChar w:fldCharType="begin"/>
            </w:r>
            <w:r>
              <w:rPr>
                <w:noProof/>
                <w:webHidden/>
              </w:rPr>
              <w:instrText xml:space="preserve"> PAGEREF _Toc518334851 \h </w:instrText>
            </w:r>
            <w:r>
              <w:rPr>
                <w:noProof/>
                <w:webHidden/>
              </w:rPr>
            </w:r>
            <w:r>
              <w:rPr>
                <w:noProof/>
                <w:webHidden/>
              </w:rPr>
              <w:fldChar w:fldCharType="separate"/>
            </w:r>
            <w:r w:rsidR="00030772">
              <w:rPr>
                <w:noProof/>
                <w:webHidden/>
              </w:rPr>
              <w:t>56</w:t>
            </w:r>
            <w:r>
              <w:rPr>
                <w:noProof/>
                <w:webHidden/>
              </w:rPr>
              <w:fldChar w:fldCharType="end"/>
            </w:r>
          </w:hyperlink>
        </w:p>
        <w:p w14:paraId="53E229CB" w14:textId="588D9CC6" w:rsidR="001348BF" w:rsidRDefault="001348BF">
          <w:pPr>
            <w:pStyle w:val="TOC1"/>
            <w:tabs>
              <w:tab w:val="left" w:pos="480"/>
              <w:tab w:val="right" w:leader="dot" w:pos="9016"/>
            </w:tabs>
            <w:rPr>
              <w:rFonts w:asciiTheme="minorHAnsi" w:hAnsiTheme="minorHAnsi"/>
              <w:noProof/>
              <w:sz w:val="22"/>
            </w:rPr>
          </w:pPr>
          <w:hyperlink w:anchor="_Toc518334852" w:history="1">
            <w:r w:rsidRPr="003919B9">
              <w:rPr>
                <w:rStyle w:val="Hyperlink"/>
                <w:noProof/>
              </w:rPr>
              <w:t>7</w:t>
            </w:r>
            <w:r>
              <w:rPr>
                <w:rFonts w:asciiTheme="minorHAnsi" w:hAnsiTheme="minorHAnsi"/>
                <w:noProof/>
                <w:sz w:val="22"/>
              </w:rPr>
              <w:tab/>
            </w:r>
            <w:r w:rsidRPr="003919B9">
              <w:rPr>
                <w:rStyle w:val="Hyperlink"/>
                <w:noProof/>
              </w:rPr>
              <w:t>Bibliography</w:t>
            </w:r>
            <w:r>
              <w:rPr>
                <w:noProof/>
                <w:webHidden/>
              </w:rPr>
              <w:tab/>
            </w:r>
            <w:r>
              <w:rPr>
                <w:noProof/>
                <w:webHidden/>
              </w:rPr>
              <w:fldChar w:fldCharType="begin"/>
            </w:r>
            <w:r>
              <w:rPr>
                <w:noProof/>
                <w:webHidden/>
              </w:rPr>
              <w:instrText xml:space="preserve"> PAGEREF _Toc518334852 \h </w:instrText>
            </w:r>
            <w:r>
              <w:rPr>
                <w:noProof/>
                <w:webHidden/>
              </w:rPr>
            </w:r>
            <w:r>
              <w:rPr>
                <w:noProof/>
                <w:webHidden/>
              </w:rPr>
              <w:fldChar w:fldCharType="separate"/>
            </w:r>
            <w:r w:rsidR="00030772">
              <w:rPr>
                <w:noProof/>
                <w:webHidden/>
              </w:rPr>
              <w:t>57</w:t>
            </w:r>
            <w:r>
              <w:rPr>
                <w:noProof/>
                <w:webHidden/>
              </w:rPr>
              <w:fldChar w:fldCharType="end"/>
            </w:r>
          </w:hyperlink>
        </w:p>
        <w:p w14:paraId="73FB0CB0" w14:textId="373B7A81"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6" w:author="像个男人一样" w:date="2018-03-23T10:43:00Z"/>
        </w:rPr>
      </w:pPr>
    </w:p>
    <w:p w14:paraId="50D77543" w14:textId="0733C28C" w:rsidR="0087014B" w:rsidRDefault="00D5184D">
      <w:pPr>
        <w:pStyle w:val="Heading1"/>
        <w:numPr>
          <w:ilvl w:val="0"/>
          <w:numId w:val="0"/>
        </w:numPr>
      </w:pPr>
      <w:bookmarkStart w:id="57" w:name="_Toc17588"/>
      <w:bookmarkStart w:id="58" w:name="_Toc21389"/>
      <w:bookmarkStart w:id="59" w:name="_Toc9463"/>
      <w:bookmarkStart w:id="60" w:name="_Toc5213"/>
      <w:bookmarkStart w:id="61" w:name="_Toc26415"/>
      <w:bookmarkStart w:id="62" w:name="_Toc29487"/>
      <w:bookmarkStart w:id="63" w:name="_Toc22749"/>
      <w:bookmarkStart w:id="64" w:name="_Toc29056"/>
      <w:bookmarkStart w:id="65" w:name="_Toc6499"/>
      <w:bookmarkStart w:id="66" w:name="_Toc518334723"/>
      <w:r>
        <w:t xml:space="preserve">Table </w:t>
      </w:r>
      <w:ins w:id="67" w:author="jie sun" w:date="2018-04-16T21:31:00Z">
        <w:r w:rsidR="009525CF">
          <w:t>O</w:t>
        </w:r>
      </w:ins>
      <w:del w:id="68" w:author="jie sun" w:date="2018-04-16T21:31:00Z">
        <w:r w:rsidDel="009525CF">
          <w:delText>o</w:delText>
        </w:r>
      </w:del>
      <w:r>
        <w:t xml:space="preserve">f </w:t>
      </w:r>
      <w:ins w:id="69" w:author="jie sun" w:date="2018-04-16T21:31:00Z">
        <w:r w:rsidR="009525CF">
          <w:t>C</w:t>
        </w:r>
      </w:ins>
      <w:del w:id="70" w:author="jie sun" w:date="2018-04-16T21:31:00Z">
        <w:r w:rsidDel="009525CF">
          <w:delText>c</w:delText>
        </w:r>
      </w:del>
      <w:r>
        <w:t>ontents</w:t>
      </w:r>
      <w:bookmarkEnd w:id="57"/>
      <w:bookmarkEnd w:id="58"/>
      <w:bookmarkEnd w:id="59"/>
      <w:bookmarkEnd w:id="60"/>
      <w:bookmarkEnd w:id="61"/>
      <w:bookmarkEnd w:id="62"/>
      <w:bookmarkEnd w:id="63"/>
      <w:bookmarkEnd w:id="64"/>
      <w:bookmarkEnd w:id="65"/>
      <w:bookmarkEnd w:id="66"/>
    </w:p>
    <w:p w14:paraId="74BA7AD5" w14:textId="29603A10" w:rsidR="0087014B" w:rsidRDefault="00D5184D">
      <w:pPr>
        <w:pStyle w:val="Heading2"/>
        <w:numPr>
          <w:ilvl w:val="0"/>
          <w:numId w:val="0"/>
        </w:numPr>
        <w:rPr>
          <w:ins w:id="71" w:author="像个男人一样" w:date="2018-03-21T00:58:00Z"/>
          <w:rFonts w:eastAsia="Microsoft JhengHei"/>
        </w:rPr>
        <w:pPrChange w:id="72" w:author="像个男人一样" w:date="2018-03-23T10:43:00Z">
          <w:pPr>
            <w:pStyle w:val="Heading2"/>
            <w:numPr>
              <w:ilvl w:val="0"/>
              <w:numId w:val="0"/>
            </w:numPr>
            <w:ind w:left="144" w:firstLine="0"/>
          </w:pPr>
        </w:pPrChange>
      </w:pPr>
      <w:bookmarkStart w:id="73" w:name="_Toc14549"/>
      <w:bookmarkStart w:id="74" w:name="_Toc28908"/>
      <w:bookmarkStart w:id="75" w:name="_Toc25498"/>
      <w:bookmarkStart w:id="76" w:name="_Toc29920"/>
      <w:bookmarkStart w:id="77" w:name="_Toc6509"/>
      <w:bookmarkStart w:id="78" w:name="_Toc32376"/>
      <w:bookmarkStart w:id="79" w:name="_Toc25951"/>
      <w:bookmarkStart w:id="80" w:name="_Toc31484"/>
      <w:bookmarkStart w:id="81" w:name="_Toc4534"/>
      <w:bookmarkStart w:id="82" w:name="_Toc518334724"/>
      <w:r>
        <w:rPr>
          <w:rFonts w:eastAsia="Microsoft JhengHei"/>
        </w:rPr>
        <w:t>Declaration</w:t>
      </w:r>
      <w:bookmarkEnd w:id="73"/>
      <w:bookmarkEnd w:id="74"/>
      <w:bookmarkEnd w:id="75"/>
      <w:bookmarkEnd w:id="76"/>
      <w:bookmarkEnd w:id="77"/>
      <w:bookmarkEnd w:id="78"/>
      <w:bookmarkEnd w:id="79"/>
      <w:bookmarkEnd w:id="80"/>
      <w:bookmarkEnd w:id="81"/>
      <w:bookmarkEnd w:id="82"/>
    </w:p>
    <w:p w14:paraId="31072202" w14:textId="77777777" w:rsidR="0087014B" w:rsidRDefault="0087014B"/>
    <w:p w14:paraId="79B07E77" w14:textId="3A726E76" w:rsidR="0087014B" w:rsidRDefault="00D5184D">
      <w:pPr>
        <w:pStyle w:val="Heading2"/>
        <w:numPr>
          <w:ilvl w:val="255"/>
          <w:numId w:val="0"/>
        </w:numPr>
        <w:ind w:left="-864" w:firstLine="720"/>
        <w:pPrChange w:id="83" w:author="像个男人一样" w:date="2018-03-23T10:43:00Z">
          <w:pPr/>
        </w:pPrChange>
      </w:pPr>
      <w:bookmarkStart w:id="84" w:name="_Toc19905"/>
      <w:bookmarkStart w:id="85" w:name="_Toc2942"/>
      <w:bookmarkStart w:id="86" w:name="_Toc29192"/>
      <w:bookmarkStart w:id="87" w:name="_Toc21195"/>
      <w:bookmarkStart w:id="88" w:name="_Toc23635"/>
      <w:bookmarkStart w:id="89" w:name="_Toc9571"/>
      <w:bookmarkStart w:id="90" w:name="_Toc18495"/>
      <w:bookmarkStart w:id="91" w:name="_Toc32718"/>
      <w:bookmarkStart w:id="92" w:name="_Toc29603"/>
      <w:del w:id="93" w:author="像个男人一样" w:date="2018-03-21T00:57:00Z">
        <w:r w:rsidRPr="00606542">
          <w:rPr>
            <w:rFonts w:eastAsia="Microsoft JhengHei"/>
            <w:lang w:val="en-US"/>
          </w:rPr>
          <w:delText>Table</w:delText>
        </w:r>
      </w:del>
      <w:bookmarkStart w:id="94" w:name="_Toc518334725"/>
      <w:ins w:id="95" w:author="像个男人一样" w:date="2018-03-21T00:57:00Z">
        <w:r>
          <w:rPr>
            <w:rFonts w:eastAsia="Microsoft JhengHei"/>
            <w:lang w:val="en-US"/>
            <w:rPrChange w:id="96" w:author="像个男人一样" w:date="2018-03-23T10:43:00Z">
              <w:rPr>
                <w:rFonts w:eastAsia="SimSun"/>
                <w:b/>
                <w:lang w:val="en-US"/>
              </w:rPr>
            </w:rPrChange>
          </w:rPr>
          <w:t>List</w:t>
        </w:r>
      </w:ins>
      <w:r>
        <w:rPr>
          <w:rFonts w:eastAsia="Microsoft JhengHei"/>
        </w:rPr>
        <w:t xml:space="preserve"> </w:t>
      </w:r>
      <w:ins w:id="97" w:author="jie sun" w:date="2018-04-16T21:31:00Z">
        <w:r w:rsidR="00FB4EB3">
          <w:rPr>
            <w:rFonts w:eastAsia="Microsoft JhengHei"/>
          </w:rPr>
          <w:t>O</w:t>
        </w:r>
      </w:ins>
      <w:del w:id="98" w:author="jie sun" w:date="2018-04-16T21:31:00Z">
        <w:r w:rsidDel="00FB4EB3">
          <w:rPr>
            <w:rFonts w:eastAsia="Microsoft JhengHei"/>
          </w:rPr>
          <w:delText>o</w:delText>
        </w:r>
      </w:del>
      <w:r>
        <w:rPr>
          <w:rFonts w:eastAsia="Microsoft JhengHei"/>
        </w:rPr>
        <w:t>f Figures</w:t>
      </w:r>
      <w:bookmarkEnd w:id="84"/>
      <w:bookmarkEnd w:id="85"/>
      <w:bookmarkEnd w:id="86"/>
      <w:bookmarkEnd w:id="87"/>
      <w:bookmarkEnd w:id="88"/>
      <w:bookmarkEnd w:id="89"/>
      <w:bookmarkEnd w:id="90"/>
      <w:bookmarkEnd w:id="91"/>
      <w:bookmarkEnd w:id="92"/>
      <w:bookmarkEnd w:id="94"/>
    </w:p>
    <w:p w14:paraId="02F08FF9" w14:textId="77777777" w:rsidR="0087014B" w:rsidDel="00046079" w:rsidRDefault="00D5184D">
      <w:pPr>
        <w:pStyle w:val="TableofFigures"/>
        <w:tabs>
          <w:tab w:val="right" w:leader="dot" w:pos="9026"/>
        </w:tabs>
        <w:rPr>
          <w:ins w:id="99" w:author="像个男人一样" w:date="2018-03-22T12:32:00Z"/>
          <w:del w:id="100" w:author="jie sun" w:date="2018-04-11T17:15:00Z"/>
        </w:rPr>
      </w:pPr>
      <w:ins w:id="101" w:author="像个男人一样" w:date="2018-03-22T12:27:00Z">
        <w:del w:id="102"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3" w:author="像个男人一样" w:date="2018-03-22T12:32:00Z">
        <w:del w:id="104"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5" w:author="像个男人一样" w:date="2018-03-22T12:32:00Z"/>
          <w:del w:id="106" w:author="jie sun" w:date="2018-04-11T17:15:00Z"/>
        </w:rPr>
      </w:pPr>
      <w:ins w:id="107" w:author="像个男人一样" w:date="2018-03-22T12:32:00Z">
        <w:del w:id="108"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09" w:author="像个男人一样" w:date="2018-03-22T12:32:00Z"/>
          <w:del w:id="110" w:author="jie sun" w:date="2018-04-11T17:15:00Z"/>
        </w:rPr>
      </w:pPr>
      <w:ins w:id="111" w:author="像个男人一样" w:date="2018-03-22T12:32:00Z">
        <w:del w:id="112"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3" w:author="像个男人一样" w:date="2018-03-22T12:32:00Z"/>
          <w:del w:id="114" w:author="jie sun" w:date="2018-04-11T17:15:00Z"/>
        </w:rPr>
      </w:pPr>
      <w:ins w:id="115" w:author="像个男人一样" w:date="2018-03-22T12:32:00Z">
        <w:del w:id="116"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7" w:author="像个男人一样" w:date="2018-03-22T12:32:00Z"/>
          <w:del w:id="118" w:author="jie sun" w:date="2018-04-11T17:15:00Z"/>
        </w:rPr>
      </w:pPr>
      <w:ins w:id="119" w:author="像个男人一样" w:date="2018-03-22T12:32:00Z">
        <w:del w:id="120"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1" w:author="像个男人一样" w:date="2018-03-22T12:32:00Z"/>
          <w:del w:id="122" w:author="jie sun" w:date="2018-04-11T17:15:00Z"/>
        </w:rPr>
      </w:pPr>
      <w:ins w:id="123" w:author="像个男人一样" w:date="2018-03-22T12:32:00Z">
        <w:del w:id="124"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5" w:author="像个男人一样" w:date="2018-03-22T12:32:00Z"/>
          <w:del w:id="126" w:author="jie sun" w:date="2018-04-11T17:15:00Z"/>
        </w:rPr>
      </w:pPr>
      <w:ins w:id="127" w:author="像个男人一样" w:date="2018-03-22T12:32:00Z">
        <w:del w:id="128"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29" w:author="像个男人一样" w:date="2018-03-22T12:32:00Z"/>
          <w:del w:id="130" w:author="jie sun" w:date="2018-04-11T17:15:00Z"/>
        </w:rPr>
      </w:pPr>
      <w:ins w:id="131" w:author="像个男人一样" w:date="2018-03-22T12:32:00Z">
        <w:del w:id="132"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3" w:author="像个男人一样" w:date="2018-03-22T12:32:00Z"/>
          <w:del w:id="134" w:author="jie sun" w:date="2018-04-11T17:15:00Z"/>
        </w:rPr>
      </w:pPr>
      <w:ins w:id="135" w:author="像个男人一样" w:date="2018-03-22T12:32:00Z">
        <w:del w:id="136"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7" w:author="像个男人一样" w:date="2018-03-22T12:32:00Z"/>
          <w:del w:id="138" w:author="jie sun" w:date="2018-04-11T17:15:00Z"/>
        </w:rPr>
      </w:pPr>
      <w:ins w:id="139" w:author="像个男人一样" w:date="2018-03-22T12:32:00Z">
        <w:del w:id="140"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1" w:author="像个男人一样" w:date="2018-03-22T12:32:00Z"/>
          <w:del w:id="142" w:author="jie sun" w:date="2018-04-11T17:15:00Z"/>
        </w:rPr>
      </w:pPr>
      <w:ins w:id="143" w:author="像个男人一样" w:date="2018-03-22T12:32:00Z">
        <w:del w:id="144"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5" w:author="像个男人一样" w:date="2018-03-22T12:32:00Z"/>
          <w:del w:id="146" w:author="jie sun" w:date="2018-04-11T17:15:00Z"/>
        </w:rPr>
      </w:pPr>
      <w:ins w:id="147" w:author="像个男人一样" w:date="2018-03-22T12:32:00Z">
        <w:del w:id="148"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49" w:author="像个男人一样" w:date="2018-03-22T12:32:00Z"/>
          <w:del w:id="150" w:author="jie sun" w:date="2018-04-11T17:15:00Z"/>
        </w:rPr>
      </w:pPr>
      <w:ins w:id="151" w:author="像个男人一样" w:date="2018-03-22T12:32:00Z">
        <w:del w:id="152"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3" w:author="像个男人一样" w:date="2018-03-22T12:32:00Z"/>
          <w:del w:id="154" w:author="jie sun" w:date="2018-04-11T17:15:00Z"/>
        </w:rPr>
      </w:pPr>
      <w:ins w:id="155" w:author="像个男人一样" w:date="2018-03-22T12:32:00Z">
        <w:del w:id="156"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7" w:author="像个男人一样" w:date="2018-03-22T12:32:00Z"/>
          <w:del w:id="158" w:author="jie sun" w:date="2018-04-11T17:15:00Z"/>
        </w:rPr>
      </w:pPr>
      <w:ins w:id="159" w:author="像个男人一样" w:date="2018-03-22T12:32:00Z">
        <w:del w:id="160"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1" w:author="像个男人一样" w:date="2018-03-22T12:32:00Z"/>
          <w:del w:id="162" w:author="jie sun" w:date="2018-04-11T17:15:00Z"/>
        </w:rPr>
      </w:pPr>
      <w:ins w:id="163" w:author="像个男人一样" w:date="2018-03-22T12:32:00Z">
        <w:del w:id="164"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5" w:author="像个男人一样" w:date="2018-03-22T12:32:00Z"/>
          <w:del w:id="166" w:author="jie sun" w:date="2018-04-11T17:15:00Z"/>
        </w:rPr>
      </w:pPr>
      <w:ins w:id="167" w:author="像个男人一样" w:date="2018-03-22T12:32:00Z">
        <w:del w:id="168"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69" w:author="像个男人一样" w:date="2018-03-22T12:32:00Z"/>
          <w:del w:id="170" w:author="jie sun" w:date="2018-04-11T17:15:00Z"/>
        </w:rPr>
      </w:pPr>
      <w:ins w:id="171" w:author="像个男人一样" w:date="2018-03-22T12:32:00Z">
        <w:del w:id="172"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3" w:author="像个男人一样" w:date="2018-03-22T12:32:00Z"/>
          <w:del w:id="174" w:author="jie sun" w:date="2018-04-11T17:15:00Z"/>
        </w:rPr>
      </w:pPr>
      <w:ins w:id="175" w:author="像个男人一样" w:date="2018-03-22T12:32:00Z">
        <w:del w:id="176"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7" w:author="像个男人一样" w:date="2018-03-22T12:32:00Z"/>
          <w:del w:id="178" w:author="jie sun" w:date="2018-04-11T17:15:00Z"/>
        </w:rPr>
      </w:pPr>
      <w:ins w:id="179" w:author="像个男人一样" w:date="2018-03-22T12:32:00Z">
        <w:del w:id="180"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1" w:author="像个男人一样" w:date="2018-03-22T12:32:00Z"/>
          <w:del w:id="182" w:author="jie sun" w:date="2018-04-11T17:15:00Z"/>
        </w:rPr>
      </w:pPr>
      <w:ins w:id="183" w:author="像个男人一样" w:date="2018-03-22T12:32:00Z">
        <w:del w:id="184"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5" w:author="像个男人一样" w:date="2018-03-22T12:32:00Z"/>
          <w:del w:id="186" w:author="jie sun" w:date="2018-04-11T17:15:00Z"/>
        </w:rPr>
      </w:pPr>
      <w:ins w:id="187" w:author="像个男人一样" w:date="2018-03-22T12:32:00Z">
        <w:del w:id="188"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89" w:author="像个男人一样" w:date="2018-03-22T12:32:00Z"/>
          <w:del w:id="190" w:author="jie sun" w:date="2018-04-11T17:15:00Z"/>
        </w:rPr>
      </w:pPr>
      <w:ins w:id="191" w:author="像个男人一样" w:date="2018-03-22T12:32:00Z">
        <w:del w:id="192"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3" w:author="像个男人一样" w:date="2018-03-22T12:32:00Z"/>
          <w:del w:id="194" w:author="jie sun" w:date="2018-04-11T17:15:00Z"/>
        </w:rPr>
      </w:pPr>
      <w:ins w:id="195" w:author="像个男人一样" w:date="2018-03-22T12:32:00Z">
        <w:del w:id="196"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7" w:author="像个男人一样" w:date="2018-03-22T12:32:00Z"/>
          <w:del w:id="198" w:author="jie sun" w:date="2018-04-11T17:15:00Z"/>
        </w:rPr>
      </w:pPr>
      <w:ins w:id="199" w:author="像个男人一样" w:date="2018-03-22T12:32:00Z">
        <w:del w:id="200"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1" w:author="像个男人一样" w:date="2018-03-22T12:32:00Z"/>
          <w:del w:id="202" w:author="jie sun" w:date="2018-04-11T17:15:00Z"/>
        </w:rPr>
      </w:pPr>
      <w:ins w:id="203" w:author="像个男人一样" w:date="2018-03-22T12:32:00Z">
        <w:del w:id="204"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5" w:author="像个男人一样" w:date="2018-03-22T12:32:00Z"/>
          <w:del w:id="206" w:author="jie sun" w:date="2018-04-11T17:15:00Z"/>
        </w:rPr>
      </w:pPr>
      <w:ins w:id="207" w:author="像个男人一样" w:date="2018-03-22T12:32:00Z">
        <w:del w:id="208"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09" w:author="像个男人一样" w:date="2018-03-22T12:32:00Z"/>
          <w:del w:id="210" w:author="jie sun" w:date="2018-04-11T17:15:00Z"/>
        </w:rPr>
      </w:pPr>
      <w:ins w:id="211" w:author="像个男人一样" w:date="2018-03-22T12:32:00Z">
        <w:del w:id="212"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3" w:author="像个男人一样" w:date="2018-03-22T12:32:00Z"/>
          <w:del w:id="214" w:author="jie sun" w:date="2018-04-11T17:15:00Z"/>
        </w:rPr>
      </w:pPr>
      <w:ins w:id="215" w:author="像个男人一样" w:date="2018-03-22T12:32:00Z">
        <w:del w:id="216"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7" w:author="像个男人一样" w:date="2018-03-22T12:32:00Z"/>
          <w:del w:id="218" w:author="jie sun" w:date="2018-04-11T17:15:00Z"/>
        </w:rPr>
      </w:pPr>
      <w:ins w:id="219" w:author="像个男人一样" w:date="2018-03-22T12:32:00Z">
        <w:del w:id="220"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1" w:author="像个男人一样" w:date="2018-03-22T12:32:00Z"/>
          <w:del w:id="222" w:author="jie sun" w:date="2018-04-11T17:15:00Z"/>
        </w:rPr>
      </w:pPr>
      <w:ins w:id="223" w:author="像个男人一样" w:date="2018-03-22T12:32:00Z">
        <w:del w:id="224"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5" w:author="像个男人一样" w:date="2018-03-22T12:32:00Z"/>
          <w:del w:id="226" w:author="jie sun" w:date="2018-04-11T17:15:00Z"/>
        </w:rPr>
      </w:pPr>
      <w:ins w:id="227" w:author="像个男人一样" w:date="2018-03-22T12:32:00Z">
        <w:del w:id="228"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29" w:author="像个男人一样" w:date="2018-03-22T12:32:00Z"/>
          <w:del w:id="230" w:author="jie sun" w:date="2018-04-11T17:15:00Z"/>
        </w:rPr>
      </w:pPr>
      <w:ins w:id="231" w:author="像个男人一样" w:date="2018-03-22T12:32:00Z">
        <w:del w:id="232"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3" w:author="像个男人一样" w:date="2018-03-22T12:32:00Z"/>
          <w:del w:id="234" w:author="jie sun" w:date="2018-04-11T17:15:00Z"/>
        </w:rPr>
      </w:pPr>
      <w:ins w:id="235" w:author="像个男人一样" w:date="2018-03-22T12:32:00Z">
        <w:del w:id="236"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7" w:author="像个男人一样" w:date="2018-03-22T12:32:00Z"/>
          <w:del w:id="238" w:author="jie sun" w:date="2018-04-11T17:15:00Z"/>
        </w:rPr>
      </w:pPr>
      <w:ins w:id="239" w:author="像个男人一样" w:date="2018-03-22T12:32:00Z">
        <w:del w:id="240"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1" w:author="像个男人一样" w:date="2018-03-22T12:32:00Z"/>
          <w:del w:id="242" w:author="jie sun" w:date="2018-04-11T17:15:00Z"/>
        </w:rPr>
      </w:pPr>
      <w:ins w:id="243" w:author="像个男人一样" w:date="2018-03-22T12:32:00Z">
        <w:del w:id="244"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5" w:author="像个男人一样" w:date="2018-03-22T12:32:00Z"/>
          <w:del w:id="246" w:author="jie sun" w:date="2018-04-11T17:15:00Z"/>
        </w:rPr>
      </w:pPr>
      <w:ins w:id="247" w:author="像个男人一样" w:date="2018-03-22T12:32:00Z">
        <w:del w:id="248"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49" w:author="像个男人一样" w:date="2018-03-22T12:27:00Z">
        <w:del w:id="250" w:author="jie sun" w:date="2018-04-11T17:15:00Z">
          <w:r w:rsidDel="00046079">
            <w:rPr>
              <w:bCs/>
            </w:rPr>
            <w:fldChar w:fldCharType="end"/>
          </w:r>
        </w:del>
      </w:ins>
      <w:ins w:id="251"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12F3ECF5" w:rsidR="00982FB6" w:rsidRDefault="00741094">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030772">
          <w:rPr>
            <w:noProof/>
            <w:webHidden/>
          </w:rPr>
          <w:t>14</w:t>
        </w:r>
        <w:r w:rsidR="00982FB6">
          <w:rPr>
            <w:noProof/>
            <w:webHidden/>
          </w:rPr>
          <w:fldChar w:fldCharType="end"/>
        </w:r>
      </w:hyperlink>
    </w:p>
    <w:p w14:paraId="238BC5C9" w14:textId="5CB18CCD" w:rsidR="00982FB6" w:rsidRDefault="00741094">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030772">
          <w:rPr>
            <w:noProof/>
            <w:webHidden/>
          </w:rPr>
          <w:t>15</w:t>
        </w:r>
        <w:r w:rsidR="00982FB6">
          <w:rPr>
            <w:noProof/>
            <w:webHidden/>
          </w:rPr>
          <w:fldChar w:fldCharType="end"/>
        </w:r>
      </w:hyperlink>
    </w:p>
    <w:p w14:paraId="442F7CD2" w14:textId="4560D670" w:rsidR="00982FB6" w:rsidRDefault="00741094">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030772">
          <w:rPr>
            <w:noProof/>
            <w:webHidden/>
          </w:rPr>
          <w:t>16</w:t>
        </w:r>
        <w:r w:rsidR="00982FB6">
          <w:rPr>
            <w:noProof/>
            <w:webHidden/>
          </w:rPr>
          <w:fldChar w:fldCharType="end"/>
        </w:r>
      </w:hyperlink>
    </w:p>
    <w:p w14:paraId="6CD46518" w14:textId="79450BC0" w:rsidR="00982FB6" w:rsidRDefault="00741094">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030772">
          <w:rPr>
            <w:noProof/>
            <w:webHidden/>
          </w:rPr>
          <w:t>20</w:t>
        </w:r>
        <w:r w:rsidR="00982FB6">
          <w:rPr>
            <w:noProof/>
            <w:webHidden/>
          </w:rPr>
          <w:fldChar w:fldCharType="end"/>
        </w:r>
      </w:hyperlink>
    </w:p>
    <w:p w14:paraId="2B373DA2" w14:textId="109D65A7" w:rsidR="00982FB6" w:rsidRDefault="00741094">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030772">
          <w:rPr>
            <w:noProof/>
            <w:webHidden/>
          </w:rPr>
          <w:t>21</w:t>
        </w:r>
        <w:r w:rsidR="00982FB6">
          <w:rPr>
            <w:noProof/>
            <w:webHidden/>
          </w:rPr>
          <w:fldChar w:fldCharType="end"/>
        </w:r>
      </w:hyperlink>
    </w:p>
    <w:p w14:paraId="014449B2" w14:textId="2AA52655" w:rsidR="00982FB6" w:rsidRDefault="00741094">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030772">
          <w:rPr>
            <w:noProof/>
            <w:webHidden/>
          </w:rPr>
          <w:t>21</w:t>
        </w:r>
        <w:r w:rsidR="00982FB6">
          <w:rPr>
            <w:noProof/>
            <w:webHidden/>
          </w:rPr>
          <w:fldChar w:fldCharType="end"/>
        </w:r>
      </w:hyperlink>
    </w:p>
    <w:p w14:paraId="33CBDCF9" w14:textId="7F6B86CD" w:rsidR="00982FB6" w:rsidRDefault="00741094">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030772">
          <w:rPr>
            <w:noProof/>
            <w:webHidden/>
          </w:rPr>
          <w:t>22</w:t>
        </w:r>
        <w:r w:rsidR="00982FB6">
          <w:rPr>
            <w:noProof/>
            <w:webHidden/>
          </w:rPr>
          <w:fldChar w:fldCharType="end"/>
        </w:r>
      </w:hyperlink>
    </w:p>
    <w:p w14:paraId="2EE915D9" w14:textId="603B2AE7" w:rsidR="00982FB6" w:rsidRDefault="00741094">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030772">
          <w:rPr>
            <w:noProof/>
            <w:webHidden/>
          </w:rPr>
          <w:t>23</w:t>
        </w:r>
        <w:r w:rsidR="00982FB6">
          <w:rPr>
            <w:noProof/>
            <w:webHidden/>
          </w:rPr>
          <w:fldChar w:fldCharType="end"/>
        </w:r>
      </w:hyperlink>
    </w:p>
    <w:p w14:paraId="3EF7FF8F" w14:textId="1BEC5D9B" w:rsidR="00982FB6" w:rsidRDefault="00741094">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030772">
          <w:rPr>
            <w:noProof/>
            <w:webHidden/>
          </w:rPr>
          <w:t>24</w:t>
        </w:r>
        <w:r w:rsidR="00982FB6">
          <w:rPr>
            <w:noProof/>
            <w:webHidden/>
          </w:rPr>
          <w:fldChar w:fldCharType="end"/>
        </w:r>
      </w:hyperlink>
    </w:p>
    <w:p w14:paraId="4B13EB5A" w14:textId="1D422795" w:rsidR="00982FB6" w:rsidRDefault="00741094">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030772">
          <w:rPr>
            <w:noProof/>
            <w:webHidden/>
          </w:rPr>
          <w:t>24</w:t>
        </w:r>
        <w:r w:rsidR="00982FB6">
          <w:rPr>
            <w:noProof/>
            <w:webHidden/>
          </w:rPr>
          <w:fldChar w:fldCharType="end"/>
        </w:r>
      </w:hyperlink>
    </w:p>
    <w:p w14:paraId="5638A81F" w14:textId="131910AE" w:rsidR="00982FB6" w:rsidRDefault="00741094">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030772">
          <w:rPr>
            <w:noProof/>
            <w:webHidden/>
          </w:rPr>
          <w:t>25</w:t>
        </w:r>
        <w:r w:rsidR="00982FB6">
          <w:rPr>
            <w:noProof/>
            <w:webHidden/>
          </w:rPr>
          <w:fldChar w:fldCharType="end"/>
        </w:r>
      </w:hyperlink>
    </w:p>
    <w:p w14:paraId="56969197" w14:textId="2C7A28F1" w:rsidR="00982FB6" w:rsidRDefault="00741094">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030772">
          <w:rPr>
            <w:noProof/>
            <w:webHidden/>
          </w:rPr>
          <w:t>26</w:t>
        </w:r>
        <w:r w:rsidR="00982FB6">
          <w:rPr>
            <w:noProof/>
            <w:webHidden/>
          </w:rPr>
          <w:fldChar w:fldCharType="end"/>
        </w:r>
      </w:hyperlink>
    </w:p>
    <w:p w14:paraId="695C3002" w14:textId="334059AA" w:rsidR="00982FB6" w:rsidRDefault="00741094">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030772">
          <w:rPr>
            <w:noProof/>
            <w:webHidden/>
          </w:rPr>
          <w:t>27</w:t>
        </w:r>
        <w:r w:rsidR="00982FB6">
          <w:rPr>
            <w:noProof/>
            <w:webHidden/>
          </w:rPr>
          <w:fldChar w:fldCharType="end"/>
        </w:r>
      </w:hyperlink>
    </w:p>
    <w:p w14:paraId="10AABAFC" w14:textId="4FADDAF8" w:rsidR="00982FB6" w:rsidRDefault="00741094">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030772">
          <w:rPr>
            <w:noProof/>
            <w:webHidden/>
          </w:rPr>
          <w:t>17</w:t>
        </w:r>
        <w:r w:rsidR="00982FB6">
          <w:rPr>
            <w:noProof/>
            <w:webHidden/>
          </w:rPr>
          <w:fldChar w:fldCharType="end"/>
        </w:r>
      </w:hyperlink>
    </w:p>
    <w:p w14:paraId="00D40B80" w14:textId="7700D1D9" w:rsidR="00982FB6" w:rsidRDefault="00741094">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030772">
          <w:rPr>
            <w:noProof/>
            <w:webHidden/>
          </w:rPr>
          <w:t>18</w:t>
        </w:r>
        <w:r w:rsidR="00982FB6">
          <w:rPr>
            <w:noProof/>
            <w:webHidden/>
          </w:rPr>
          <w:fldChar w:fldCharType="end"/>
        </w:r>
      </w:hyperlink>
    </w:p>
    <w:p w14:paraId="61C9D895" w14:textId="34C53AE9" w:rsidR="00982FB6" w:rsidRDefault="00741094">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030772">
          <w:rPr>
            <w:noProof/>
            <w:webHidden/>
          </w:rPr>
          <w:t>28</w:t>
        </w:r>
        <w:r w:rsidR="00982FB6">
          <w:rPr>
            <w:noProof/>
            <w:webHidden/>
          </w:rPr>
          <w:fldChar w:fldCharType="end"/>
        </w:r>
      </w:hyperlink>
    </w:p>
    <w:p w14:paraId="1786B6FB" w14:textId="6452184D" w:rsidR="00982FB6" w:rsidRDefault="00741094">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030772">
          <w:rPr>
            <w:noProof/>
            <w:webHidden/>
          </w:rPr>
          <w:t>29</w:t>
        </w:r>
        <w:r w:rsidR="00982FB6">
          <w:rPr>
            <w:noProof/>
            <w:webHidden/>
          </w:rPr>
          <w:fldChar w:fldCharType="end"/>
        </w:r>
      </w:hyperlink>
    </w:p>
    <w:p w14:paraId="26267AE0" w14:textId="5DC95F7C" w:rsidR="00982FB6" w:rsidRDefault="00741094">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030772">
          <w:rPr>
            <w:noProof/>
            <w:webHidden/>
          </w:rPr>
          <w:t>29</w:t>
        </w:r>
        <w:r w:rsidR="00982FB6">
          <w:rPr>
            <w:noProof/>
            <w:webHidden/>
          </w:rPr>
          <w:fldChar w:fldCharType="end"/>
        </w:r>
      </w:hyperlink>
    </w:p>
    <w:p w14:paraId="2D44A5FD" w14:textId="53E3ACD2" w:rsidR="00982FB6" w:rsidRDefault="00741094">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030772">
          <w:rPr>
            <w:noProof/>
            <w:webHidden/>
          </w:rPr>
          <w:t>31</w:t>
        </w:r>
        <w:r w:rsidR="00982FB6">
          <w:rPr>
            <w:noProof/>
            <w:webHidden/>
          </w:rPr>
          <w:fldChar w:fldCharType="end"/>
        </w:r>
      </w:hyperlink>
    </w:p>
    <w:p w14:paraId="3DA0A0BE" w14:textId="5557E232" w:rsidR="00982FB6" w:rsidRDefault="00741094">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030772">
          <w:rPr>
            <w:noProof/>
            <w:webHidden/>
          </w:rPr>
          <w:t>31</w:t>
        </w:r>
        <w:r w:rsidR="00982FB6">
          <w:rPr>
            <w:noProof/>
            <w:webHidden/>
          </w:rPr>
          <w:fldChar w:fldCharType="end"/>
        </w:r>
      </w:hyperlink>
    </w:p>
    <w:p w14:paraId="56437DF3" w14:textId="78CE5CDC" w:rsidR="00982FB6" w:rsidRDefault="00741094">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030772">
          <w:rPr>
            <w:noProof/>
            <w:webHidden/>
          </w:rPr>
          <w:t>32</w:t>
        </w:r>
        <w:r w:rsidR="00982FB6">
          <w:rPr>
            <w:noProof/>
            <w:webHidden/>
          </w:rPr>
          <w:fldChar w:fldCharType="end"/>
        </w:r>
      </w:hyperlink>
    </w:p>
    <w:p w14:paraId="7643C6D0" w14:textId="23C0C5CF" w:rsidR="00982FB6" w:rsidRDefault="00741094">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030772">
          <w:rPr>
            <w:noProof/>
            <w:webHidden/>
          </w:rPr>
          <w:t>33</w:t>
        </w:r>
        <w:r w:rsidR="00982FB6">
          <w:rPr>
            <w:noProof/>
            <w:webHidden/>
          </w:rPr>
          <w:fldChar w:fldCharType="end"/>
        </w:r>
      </w:hyperlink>
    </w:p>
    <w:p w14:paraId="212F1D37" w14:textId="56F61A14" w:rsidR="00982FB6" w:rsidRDefault="00741094">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030772">
          <w:rPr>
            <w:noProof/>
            <w:webHidden/>
          </w:rPr>
          <w:t>34</w:t>
        </w:r>
        <w:r w:rsidR="00982FB6">
          <w:rPr>
            <w:noProof/>
            <w:webHidden/>
          </w:rPr>
          <w:fldChar w:fldCharType="end"/>
        </w:r>
      </w:hyperlink>
    </w:p>
    <w:p w14:paraId="27808001" w14:textId="294CB2C8" w:rsidR="00982FB6" w:rsidRDefault="00741094">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030772">
          <w:rPr>
            <w:noProof/>
            <w:webHidden/>
          </w:rPr>
          <w:t>35</w:t>
        </w:r>
        <w:r w:rsidR="00982FB6">
          <w:rPr>
            <w:noProof/>
            <w:webHidden/>
          </w:rPr>
          <w:fldChar w:fldCharType="end"/>
        </w:r>
      </w:hyperlink>
    </w:p>
    <w:p w14:paraId="07BB629C" w14:textId="2F174A56" w:rsidR="00982FB6" w:rsidRDefault="00741094">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030772">
          <w:rPr>
            <w:noProof/>
            <w:webHidden/>
          </w:rPr>
          <w:t>36</w:t>
        </w:r>
        <w:r w:rsidR="00982FB6">
          <w:rPr>
            <w:noProof/>
            <w:webHidden/>
          </w:rPr>
          <w:fldChar w:fldCharType="end"/>
        </w:r>
      </w:hyperlink>
    </w:p>
    <w:p w14:paraId="3AC2AFA6" w14:textId="24F2CADB" w:rsidR="00982FB6" w:rsidRDefault="00741094">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030772">
          <w:rPr>
            <w:noProof/>
            <w:webHidden/>
          </w:rPr>
          <w:t>37</w:t>
        </w:r>
        <w:r w:rsidR="00982FB6">
          <w:rPr>
            <w:noProof/>
            <w:webHidden/>
          </w:rPr>
          <w:fldChar w:fldCharType="end"/>
        </w:r>
      </w:hyperlink>
    </w:p>
    <w:p w14:paraId="59D936E4" w14:textId="3856A50F" w:rsidR="00982FB6" w:rsidRDefault="00741094">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030772">
          <w:rPr>
            <w:noProof/>
            <w:webHidden/>
          </w:rPr>
          <w:t>39</w:t>
        </w:r>
        <w:r w:rsidR="00982FB6">
          <w:rPr>
            <w:noProof/>
            <w:webHidden/>
          </w:rPr>
          <w:fldChar w:fldCharType="end"/>
        </w:r>
      </w:hyperlink>
    </w:p>
    <w:p w14:paraId="7D1B9C85" w14:textId="7896336B" w:rsidR="00982FB6" w:rsidRDefault="00741094">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030772">
          <w:rPr>
            <w:noProof/>
            <w:webHidden/>
          </w:rPr>
          <w:t>39</w:t>
        </w:r>
        <w:r w:rsidR="00982FB6">
          <w:rPr>
            <w:noProof/>
            <w:webHidden/>
          </w:rPr>
          <w:fldChar w:fldCharType="end"/>
        </w:r>
      </w:hyperlink>
    </w:p>
    <w:p w14:paraId="27509666" w14:textId="622AFEC9" w:rsidR="00982FB6" w:rsidRDefault="00741094">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030772">
          <w:rPr>
            <w:noProof/>
            <w:webHidden/>
          </w:rPr>
          <w:t>40</w:t>
        </w:r>
        <w:r w:rsidR="00982FB6">
          <w:rPr>
            <w:noProof/>
            <w:webHidden/>
          </w:rPr>
          <w:fldChar w:fldCharType="end"/>
        </w:r>
      </w:hyperlink>
    </w:p>
    <w:p w14:paraId="59A6991A" w14:textId="315F4760" w:rsidR="00982FB6" w:rsidRDefault="00741094">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030772">
          <w:rPr>
            <w:noProof/>
            <w:webHidden/>
          </w:rPr>
          <w:t>41</w:t>
        </w:r>
        <w:r w:rsidR="00982FB6">
          <w:rPr>
            <w:noProof/>
            <w:webHidden/>
          </w:rPr>
          <w:fldChar w:fldCharType="end"/>
        </w:r>
      </w:hyperlink>
    </w:p>
    <w:p w14:paraId="674C5050" w14:textId="10C4C4F6" w:rsidR="00982FB6" w:rsidRDefault="00741094">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030772">
          <w:rPr>
            <w:noProof/>
            <w:webHidden/>
          </w:rPr>
          <w:t>42</w:t>
        </w:r>
        <w:r w:rsidR="00982FB6">
          <w:rPr>
            <w:noProof/>
            <w:webHidden/>
          </w:rPr>
          <w:fldChar w:fldCharType="end"/>
        </w:r>
      </w:hyperlink>
    </w:p>
    <w:p w14:paraId="75B1ED0B" w14:textId="033BFE95" w:rsidR="00982FB6" w:rsidRDefault="00741094">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030772">
          <w:rPr>
            <w:noProof/>
            <w:webHidden/>
          </w:rPr>
          <w:t>42</w:t>
        </w:r>
        <w:r w:rsidR="00982FB6">
          <w:rPr>
            <w:noProof/>
            <w:webHidden/>
          </w:rPr>
          <w:fldChar w:fldCharType="end"/>
        </w:r>
      </w:hyperlink>
    </w:p>
    <w:p w14:paraId="45DFB2FC" w14:textId="02A74C8B" w:rsidR="00982FB6" w:rsidRDefault="00741094">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030772">
          <w:rPr>
            <w:noProof/>
            <w:webHidden/>
          </w:rPr>
          <w:t>45</w:t>
        </w:r>
        <w:r w:rsidR="00982FB6">
          <w:rPr>
            <w:noProof/>
            <w:webHidden/>
          </w:rPr>
          <w:fldChar w:fldCharType="end"/>
        </w:r>
      </w:hyperlink>
    </w:p>
    <w:p w14:paraId="31E24E48" w14:textId="3E848640" w:rsidR="00982FB6" w:rsidRDefault="00741094">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030772">
          <w:rPr>
            <w:noProof/>
            <w:webHidden/>
          </w:rPr>
          <w:t>45</w:t>
        </w:r>
        <w:r w:rsidR="00982FB6">
          <w:rPr>
            <w:noProof/>
            <w:webHidden/>
          </w:rPr>
          <w:fldChar w:fldCharType="end"/>
        </w:r>
      </w:hyperlink>
    </w:p>
    <w:p w14:paraId="51E1E6BD" w14:textId="2D6BAD5E" w:rsidR="00982FB6" w:rsidRDefault="00741094">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030772">
          <w:rPr>
            <w:noProof/>
            <w:webHidden/>
          </w:rPr>
          <w:t>47</w:t>
        </w:r>
        <w:r w:rsidR="00982FB6">
          <w:rPr>
            <w:noProof/>
            <w:webHidden/>
          </w:rPr>
          <w:fldChar w:fldCharType="end"/>
        </w:r>
      </w:hyperlink>
    </w:p>
    <w:p w14:paraId="625DBE8B" w14:textId="2A6F54FC" w:rsidR="00982FB6" w:rsidRDefault="00741094">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030772">
          <w:rPr>
            <w:noProof/>
            <w:webHidden/>
          </w:rPr>
          <w:t>48</w:t>
        </w:r>
        <w:r w:rsidR="00982FB6">
          <w:rPr>
            <w:noProof/>
            <w:webHidden/>
          </w:rPr>
          <w:fldChar w:fldCharType="end"/>
        </w:r>
      </w:hyperlink>
    </w:p>
    <w:p w14:paraId="4163CB30" w14:textId="2E5C2316" w:rsidR="00982FB6" w:rsidRDefault="00741094">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030772">
          <w:rPr>
            <w:noProof/>
            <w:webHidden/>
          </w:rPr>
          <w:t>49</w:t>
        </w:r>
        <w:r w:rsidR="00982FB6">
          <w:rPr>
            <w:noProof/>
            <w:webHidden/>
          </w:rPr>
          <w:fldChar w:fldCharType="end"/>
        </w:r>
      </w:hyperlink>
    </w:p>
    <w:p w14:paraId="2C76D179" w14:textId="5CFBFCF7" w:rsidR="00982FB6" w:rsidRDefault="00741094">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030772">
          <w:rPr>
            <w:noProof/>
            <w:webHidden/>
          </w:rPr>
          <w:t>51</w:t>
        </w:r>
        <w:r w:rsidR="00982FB6">
          <w:rPr>
            <w:noProof/>
            <w:webHidden/>
          </w:rPr>
          <w:fldChar w:fldCharType="end"/>
        </w:r>
      </w:hyperlink>
    </w:p>
    <w:p w14:paraId="654ECB0C" w14:textId="7500B488" w:rsidR="00982FB6" w:rsidRDefault="00741094">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030772">
          <w:rPr>
            <w:noProof/>
            <w:webHidden/>
          </w:rPr>
          <w:t>52</w:t>
        </w:r>
        <w:r w:rsidR="00982FB6">
          <w:rPr>
            <w:noProof/>
            <w:webHidden/>
          </w:rPr>
          <w:fldChar w:fldCharType="end"/>
        </w:r>
      </w:hyperlink>
    </w:p>
    <w:p w14:paraId="1AD07F20" w14:textId="17C892AF" w:rsidR="00982FB6" w:rsidRDefault="00741094">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030772">
          <w:rPr>
            <w:noProof/>
            <w:webHidden/>
          </w:rPr>
          <w:t>52</w:t>
        </w:r>
        <w:r w:rsidR="00982FB6">
          <w:rPr>
            <w:noProof/>
            <w:webHidden/>
          </w:rPr>
          <w:fldChar w:fldCharType="end"/>
        </w:r>
      </w:hyperlink>
    </w:p>
    <w:p w14:paraId="4BA9BA74" w14:textId="6CC2699C" w:rsidR="00982FB6" w:rsidRDefault="00741094">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030772">
          <w:rPr>
            <w:noProof/>
            <w:webHidden/>
          </w:rPr>
          <w:t>53</w:t>
        </w:r>
        <w:r w:rsidR="00982FB6">
          <w:rPr>
            <w:noProof/>
            <w:webHidden/>
          </w:rPr>
          <w:fldChar w:fldCharType="end"/>
        </w:r>
      </w:hyperlink>
    </w:p>
    <w:p w14:paraId="4962C716" w14:textId="1DC976FD" w:rsidR="00982FB6" w:rsidRDefault="00741094">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030772">
          <w:rPr>
            <w:noProof/>
            <w:webHidden/>
          </w:rPr>
          <w:t>54</w:t>
        </w:r>
        <w:r w:rsidR="00982FB6">
          <w:rPr>
            <w:noProof/>
            <w:webHidden/>
          </w:rPr>
          <w:fldChar w:fldCharType="end"/>
        </w:r>
      </w:hyperlink>
    </w:p>
    <w:p w14:paraId="6D7C73C0" w14:textId="2A884616" w:rsidR="00982FB6" w:rsidRDefault="00741094">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030772">
          <w:rPr>
            <w:noProof/>
            <w:webHidden/>
          </w:rPr>
          <w:t>54</w:t>
        </w:r>
        <w:r w:rsidR="00982FB6">
          <w:rPr>
            <w:noProof/>
            <w:webHidden/>
          </w:rPr>
          <w:fldChar w:fldCharType="end"/>
        </w:r>
      </w:hyperlink>
    </w:p>
    <w:p w14:paraId="5A718801" w14:textId="0BD4167E" w:rsidR="00982FB6" w:rsidRDefault="00741094">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030772">
          <w:rPr>
            <w:noProof/>
            <w:webHidden/>
          </w:rPr>
          <w:t>55</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2" w:author="像个男人一样" w:date="2018-03-21T01:36:00Z">
            <w:rPr>
              <w:sz w:val="22"/>
            </w:rPr>
          </w:rPrChange>
        </w:rPr>
        <w:pPrChange w:id="253" w:author="像个男人一样" w:date="2018-03-21T20:16:00Z">
          <w:pPr>
            <w:spacing w:line="192" w:lineRule="auto"/>
          </w:pPr>
        </w:pPrChange>
      </w:pPr>
      <w:ins w:id="254" w:author="jie sun" w:date="2018-04-11T17:15:00Z">
        <w:r>
          <w:rPr>
            <w:bCs/>
          </w:rPr>
          <w:fldChar w:fldCharType="end"/>
        </w:r>
      </w:ins>
    </w:p>
    <w:p w14:paraId="2DF3EF8A" w14:textId="477E5BB4" w:rsidR="0087014B" w:rsidRDefault="00D5184D">
      <w:pPr>
        <w:pStyle w:val="Heading2"/>
        <w:numPr>
          <w:ilvl w:val="255"/>
          <w:numId w:val="0"/>
        </w:numPr>
        <w:rPr>
          <w:ins w:id="255" w:author="像个男人一样" w:date="2018-03-21T02:42:00Z"/>
          <w:rFonts w:eastAsia="Microsoft JhengHei"/>
        </w:rPr>
        <w:pPrChange w:id="256" w:author="像个男人一样" w:date="2018-03-23T10:43:00Z">
          <w:pPr>
            <w:pStyle w:val="Heading2"/>
            <w:numPr>
              <w:ilvl w:val="0"/>
              <w:numId w:val="0"/>
            </w:numPr>
            <w:ind w:left="144" w:firstLine="0"/>
          </w:pPr>
        </w:pPrChange>
      </w:pPr>
      <w:bookmarkStart w:id="257" w:name="_Toc223"/>
      <w:bookmarkStart w:id="258" w:name="_Toc18433"/>
      <w:bookmarkStart w:id="259" w:name="_Toc6264"/>
      <w:bookmarkStart w:id="260" w:name="_Toc2400"/>
      <w:bookmarkStart w:id="261" w:name="_Toc15812"/>
      <w:bookmarkStart w:id="262" w:name="_Toc9702"/>
      <w:bookmarkStart w:id="263" w:name="_Toc9742"/>
      <w:bookmarkStart w:id="264" w:name="_Toc19167"/>
      <w:bookmarkStart w:id="265" w:name="_Toc22605"/>
      <w:bookmarkStart w:id="266" w:name="_Toc518334726"/>
      <w:r>
        <w:rPr>
          <w:rFonts w:eastAsia="Microsoft JhengHei"/>
        </w:rPr>
        <w:t xml:space="preserve">List </w:t>
      </w:r>
      <w:ins w:id="267" w:author="jie sun" w:date="2018-04-16T21:31:00Z">
        <w:r w:rsidR="00935C33">
          <w:rPr>
            <w:rFonts w:eastAsia="Microsoft JhengHei"/>
          </w:rPr>
          <w:t>O</w:t>
        </w:r>
      </w:ins>
      <w:del w:id="268" w:author="jie sun" w:date="2018-04-16T21:31:00Z">
        <w:r w:rsidDel="00935C33">
          <w:rPr>
            <w:rFonts w:eastAsia="Microsoft JhengHei"/>
          </w:rPr>
          <w:delText>o</w:delText>
        </w:r>
      </w:del>
      <w:r>
        <w:rPr>
          <w:rFonts w:eastAsia="Microsoft JhengHei"/>
        </w:rPr>
        <w:t>f Tables</w:t>
      </w:r>
      <w:bookmarkEnd w:id="257"/>
      <w:bookmarkEnd w:id="258"/>
      <w:bookmarkEnd w:id="259"/>
      <w:bookmarkEnd w:id="260"/>
      <w:bookmarkEnd w:id="261"/>
      <w:bookmarkEnd w:id="262"/>
      <w:bookmarkEnd w:id="263"/>
      <w:bookmarkEnd w:id="264"/>
      <w:bookmarkEnd w:id="265"/>
      <w:bookmarkEnd w:id="266"/>
    </w:p>
    <w:p w14:paraId="023958E1" w14:textId="6CC457AE" w:rsidR="000576B6" w:rsidRDefault="00D5184D">
      <w:pPr>
        <w:pStyle w:val="TableofFigures"/>
        <w:tabs>
          <w:tab w:val="right" w:leader="dot" w:pos="9016"/>
        </w:tabs>
        <w:rPr>
          <w:ins w:id="269" w:author="jie sun" w:date="2018-04-19T13:01:00Z"/>
          <w:rFonts w:asciiTheme="minorHAnsi" w:hAnsiTheme="minorHAnsi"/>
          <w:noProof/>
          <w:sz w:val="22"/>
          <w:lang w:val="en-US"/>
        </w:rPr>
      </w:pPr>
      <w:ins w:id="270" w:author="像个男人一样" w:date="2018-03-22T12:27:00Z">
        <w:r>
          <w:fldChar w:fldCharType="begin"/>
        </w:r>
        <w:r>
          <w:instrText>TOC \h \c "Table"</w:instrText>
        </w:r>
        <w:r>
          <w:fldChar w:fldCharType="separate"/>
        </w:r>
      </w:ins>
      <w:ins w:id="271"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030772">
        <w:rPr>
          <w:noProof/>
        </w:rPr>
        <w:t>45</w:t>
      </w:r>
      <w:ins w:id="272" w:author="jie sun" w:date="2018-04-19T13:01:00Z">
        <w:r w:rsidR="000576B6">
          <w:rPr>
            <w:noProof/>
          </w:rPr>
          <w:fldChar w:fldCharType="end"/>
        </w:r>
        <w:r w:rsidR="000576B6" w:rsidRPr="00BC3BA2">
          <w:rPr>
            <w:rStyle w:val="Hyperlink"/>
            <w:noProof/>
          </w:rPr>
          <w:fldChar w:fldCharType="end"/>
        </w:r>
      </w:ins>
    </w:p>
    <w:p w14:paraId="6D1357BF" w14:textId="05424FC3" w:rsidR="000576B6" w:rsidRDefault="000576B6">
      <w:pPr>
        <w:pStyle w:val="TableofFigures"/>
        <w:tabs>
          <w:tab w:val="right" w:leader="dot" w:pos="9016"/>
        </w:tabs>
        <w:rPr>
          <w:ins w:id="273" w:author="jie sun" w:date="2018-04-19T13:01:00Z"/>
          <w:rFonts w:asciiTheme="minorHAnsi" w:hAnsiTheme="minorHAnsi"/>
          <w:noProof/>
          <w:sz w:val="22"/>
          <w:lang w:val="en-US"/>
        </w:rPr>
      </w:pPr>
      <w:ins w:id="27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030772">
        <w:rPr>
          <w:noProof/>
        </w:rPr>
        <w:t>47</w:t>
      </w:r>
      <w:ins w:id="275" w:author="jie sun" w:date="2018-04-19T13:01:00Z">
        <w:r>
          <w:rPr>
            <w:noProof/>
          </w:rPr>
          <w:fldChar w:fldCharType="end"/>
        </w:r>
        <w:r w:rsidRPr="00BC3BA2">
          <w:rPr>
            <w:rStyle w:val="Hyperlink"/>
            <w:noProof/>
          </w:rPr>
          <w:fldChar w:fldCharType="end"/>
        </w:r>
      </w:ins>
    </w:p>
    <w:p w14:paraId="1A1A3A72" w14:textId="3A9902C2" w:rsidR="000576B6" w:rsidRDefault="000576B6">
      <w:pPr>
        <w:pStyle w:val="TableofFigures"/>
        <w:tabs>
          <w:tab w:val="right" w:leader="dot" w:pos="9016"/>
        </w:tabs>
        <w:rPr>
          <w:ins w:id="276" w:author="jie sun" w:date="2018-04-19T13:01:00Z"/>
          <w:rFonts w:asciiTheme="minorHAnsi" w:hAnsiTheme="minorHAnsi"/>
          <w:noProof/>
          <w:sz w:val="22"/>
          <w:lang w:val="en-US"/>
        </w:rPr>
      </w:pPr>
      <w:ins w:id="27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030772">
        <w:rPr>
          <w:noProof/>
        </w:rPr>
        <w:t>48</w:t>
      </w:r>
      <w:ins w:id="278" w:author="jie sun" w:date="2018-04-19T13:01:00Z">
        <w:r>
          <w:rPr>
            <w:noProof/>
          </w:rPr>
          <w:fldChar w:fldCharType="end"/>
        </w:r>
        <w:r w:rsidRPr="00BC3BA2">
          <w:rPr>
            <w:rStyle w:val="Hyperlink"/>
            <w:noProof/>
          </w:rPr>
          <w:fldChar w:fldCharType="end"/>
        </w:r>
      </w:ins>
    </w:p>
    <w:p w14:paraId="7B40DBC9" w14:textId="2A7C51A4" w:rsidR="000576B6" w:rsidRDefault="000576B6">
      <w:pPr>
        <w:pStyle w:val="TableofFigures"/>
        <w:tabs>
          <w:tab w:val="right" w:leader="dot" w:pos="9016"/>
        </w:tabs>
        <w:rPr>
          <w:ins w:id="279" w:author="jie sun" w:date="2018-04-19T13:01:00Z"/>
          <w:rFonts w:asciiTheme="minorHAnsi" w:hAnsiTheme="minorHAnsi"/>
          <w:noProof/>
          <w:sz w:val="22"/>
          <w:lang w:val="en-US"/>
        </w:rPr>
      </w:pPr>
      <w:ins w:id="28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030772">
        <w:rPr>
          <w:noProof/>
        </w:rPr>
        <w:t>49</w:t>
      </w:r>
      <w:ins w:id="281" w:author="jie sun" w:date="2018-04-19T13:01:00Z">
        <w:r>
          <w:rPr>
            <w:noProof/>
          </w:rPr>
          <w:fldChar w:fldCharType="end"/>
        </w:r>
        <w:r w:rsidRPr="00BC3BA2">
          <w:rPr>
            <w:rStyle w:val="Hyperlink"/>
            <w:noProof/>
          </w:rPr>
          <w:fldChar w:fldCharType="end"/>
        </w:r>
      </w:ins>
    </w:p>
    <w:p w14:paraId="023CACF4" w14:textId="15580E8F" w:rsidR="000576B6" w:rsidRDefault="000576B6">
      <w:pPr>
        <w:pStyle w:val="TableofFigures"/>
        <w:tabs>
          <w:tab w:val="right" w:leader="dot" w:pos="9016"/>
        </w:tabs>
        <w:rPr>
          <w:ins w:id="282" w:author="jie sun" w:date="2018-04-19T13:01:00Z"/>
          <w:rFonts w:asciiTheme="minorHAnsi" w:hAnsiTheme="minorHAnsi"/>
          <w:noProof/>
          <w:sz w:val="22"/>
          <w:lang w:val="en-US"/>
        </w:rPr>
      </w:pPr>
      <w:ins w:id="28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030772">
        <w:rPr>
          <w:noProof/>
        </w:rPr>
        <w:t>49</w:t>
      </w:r>
      <w:ins w:id="284" w:author="jie sun" w:date="2018-04-19T13:01:00Z">
        <w:r>
          <w:rPr>
            <w:noProof/>
          </w:rPr>
          <w:fldChar w:fldCharType="end"/>
        </w:r>
        <w:r w:rsidRPr="00BC3BA2">
          <w:rPr>
            <w:rStyle w:val="Hyperlink"/>
            <w:noProof/>
          </w:rPr>
          <w:fldChar w:fldCharType="end"/>
        </w:r>
      </w:ins>
    </w:p>
    <w:p w14:paraId="6CC3B4BA" w14:textId="3F46923C" w:rsidR="000576B6" w:rsidRDefault="000576B6">
      <w:pPr>
        <w:pStyle w:val="TableofFigures"/>
        <w:tabs>
          <w:tab w:val="right" w:leader="dot" w:pos="9016"/>
        </w:tabs>
        <w:rPr>
          <w:ins w:id="285" w:author="jie sun" w:date="2018-04-19T13:01:00Z"/>
          <w:rFonts w:asciiTheme="minorHAnsi" w:hAnsiTheme="minorHAnsi"/>
          <w:noProof/>
          <w:sz w:val="22"/>
          <w:lang w:val="en-US"/>
        </w:rPr>
      </w:pPr>
      <w:ins w:id="28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030772">
        <w:rPr>
          <w:noProof/>
        </w:rPr>
        <w:t>50</w:t>
      </w:r>
      <w:ins w:id="287"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8" w:author="像个男人一样" w:date="2018-03-22T12:32:00Z"/>
          <w:del w:id="289" w:author="jie sun" w:date="2018-04-16T22:38:00Z"/>
          <w:noProof/>
        </w:rPr>
      </w:pPr>
      <w:ins w:id="290" w:author="像个男人一样" w:date="2018-03-22T12:32:00Z">
        <w:del w:id="291"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2" w:author="像个男人一样" w:date="2018-03-22T12:32:00Z"/>
          <w:del w:id="293" w:author="jie sun" w:date="2018-04-16T22:38:00Z"/>
          <w:noProof/>
        </w:rPr>
      </w:pPr>
      <w:ins w:id="294" w:author="像个男人一样" w:date="2018-03-22T12:32:00Z">
        <w:del w:id="295"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6" w:author="像个男人一样" w:date="2018-03-22T12:32:00Z"/>
          <w:del w:id="297" w:author="jie sun" w:date="2018-04-16T22:38:00Z"/>
          <w:noProof/>
        </w:rPr>
      </w:pPr>
      <w:ins w:id="298" w:author="像个男人一样" w:date="2018-03-22T12:32:00Z">
        <w:del w:id="299"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0" w:author="像个男人一样" w:date="2018-03-22T12:32:00Z"/>
          <w:del w:id="301" w:author="jie sun" w:date="2018-04-16T22:38:00Z"/>
          <w:noProof/>
        </w:rPr>
      </w:pPr>
      <w:ins w:id="302" w:author="像个男人一样" w:date="2018-03-22T12:32:00Z">
        <w:del w:id="303"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4" w:author="像个男人一样" w:date="2018-03-22T12:32:00Z"/>
          <w:del w:id="305" w:author="jie sun" w:date="2018-04-16T22:38:00Z"/>
          <w:noProof/>
        </w:rPr>
      </w:pPr>
      <w:ins w:id="306" w:author="像个男人一样" w:date="2018-03-22T12:32:00Z">
        <w:del w:id="307"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8" w:author="像个男人一样" w:date="2018-03-22T12:32:00Z"/>
          <w:del w:id="309" w:author="jie sun" w:date="2018-04-16T22:38:00Z"/>
          <w:noProof/>
        </w:rPr>
      </w:pPr>
      <w:ins w:id="310" w:author="像个男人一样" w:date="2018-03-22T12:32:00Z">
        <w:del w:id="311"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2" w:author="像个男人一样" w:date="2018-03-22T12:27:00Z">
        <w:r>
          <w:fldChar w:fldCharType="end"/>
        </w:r>
      </w:ins>
    </w:p>
    <w:p w14:paraId="097F858B" w14:textId="77777777" w:rsidR="0087014B" w:rsidRDefault="0087014B">
      <w:pPr>
        <w:pageBreakBefore/>
        <w:pPrChange w:id="313" w:author="像个男人一样" w:date="2018-03-21T20:16:00Z">
          <w:pPr/>
        </w:pPrChange>
      </w:pPr>
    </w:p>
    <w:p w14:paraId="7C32E123" w14:textId="3C92CC75" w:rsidR="0087014B" w:rsidRDefault="00D5184D">
      <w:pPr>
        <w:pStyle w:val="Heading2"/>
        <w:numPr>
          <w:ilvl w:val="255"/>
          <w:numId w:val="0"/>
        </w:numPr>
        <w:ind w:left="-288"/>
        <w:rPr>
          <w:ins w:id="314" w:author="像个男人一样" w:date="2018-03-21T20:38:00Z"/>
          <w:rFonts w:eastAsia="Microsoft JhengHei"/>
        </w:rPr>
        <w:pPrChange w:id="315" w:author="像个男人一样" w:date="2018-03-21T20:38:00Z">
          <w:pPr/>
        </w:pPrChange>
      </w:pPr>
      <w:bookmarkStart w:id="316" w:name="_Toc9327"/>
      <w:bookmarkStart w:id="317" w:name="_Toc9058"/>
      <w:bookmarkStart w:id="318" w:name="_Toc25400"/>
      <w:bookmarkStart w:id="319" w:name="_Toc11157"/>
      <w:bookmarkStart w:id="320" w:name="_Toc19464"/>
      <w:bookmarkStart w:id="321" w:name="_Toc6061"/>
      <w:bookmarkStart w:id="322" w:name="_Toc32433"/>
      <w:bookmarkStart w:id="323" w:name="_Toc15959"/>
      <w:bookmarkStart w:id="324" w:name="_Toc5733"/>
      <w:bookmarkStart w:id="325" w:name="_Toc518334727"/>
      <w:r>
        <w:rPr>
          <w:rFonts w:eastAsia="Microsoft JhengHei"/>
        </w:rPr>
        <w:t xml:space="preserve">Glossary </w:t>
      </w:r>
      <w:ins w:id="326" w:author="jie sun" w:date="2018-04-16T21:31:00Z">
        <w:r w:rsidR="00514B35">
          <w:rPr>
            <w:rFonts w:eastAsia="Microsoft JhengHei"/>
          </w:rPr>
          <w:t>O</w:t>
        </w:r>
      </w:ins>
      <w:del w:id="327" w:author="jie sun" w:date="2018-04-16T21:31:00Z">
        <w:r w:rsidDel="00514B35">
          <w:rPr>
            <w:rFonts w:eastAsia="Microsoft JhengHei"/>
          </w:rPr>
          <w:delText>o</w:delText>
        </w:r>
      </w:del>
      <w:r>
        <w:rPr>
          <w:rFonts w:eastAsia="Microsoft JhengHei"/>
        </w:rPr>
        <w:t>f Abbreviations</w:t>
      </w:r>
      <w:bookmarkEnd w:id="316"/>
      <w:bookmarkEnd w:id="317"/>
      <w:bookmarkEnd w:id="318"/>
      <w:bookmarkEnd w:id="319"/>
      <w:bookmarkEnd w:id="320"/>
      <w:bookmarkEnd w:id="321"/>
      <w:bookmarkEnd w:id="322"/>
      <w:bookmarkEnd w:id="323"/>
      <w:bookmarkEnd w:id="324"/>
      <w:bookmarkEnd w:id="325"/>
    </w:p>
    <w:p w14:paraId="46F3EC08" w14:textId="77777777" w:rsidR="0087014B" w:rsidRDefault="0087014B">
      <w:pPr>
        <w:rPr>
          <w:ins w:id="328" w:author="像个男人一样" w:date="2018-03-21T20:37:00Z"/>
        </w:rPr>
      </w:pPr>
    </w:p>
    <w:tbl>
      <w:tblPr>
        <w:tblStyle w:val="TableGrid"/>
        <w:tblW w:w="9242" w:type="dxa"/>
        <w:tblLayout w:type="fixed"/>
        <w:tblLook w:val="04A0" w:firstRow="1" w:lastRow="0" w:firstColumn="1" w:lastColumn="0" w:noHBand="0" w:noVBand="1"/>
        <w:tblPrChange w:id="329"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0">
          <w:tblGrid>
            <w:gridCol w:w="3212"/>
            <w:gridCol w:w="1409"/>
            <w:gridCol w:w="4621"/>
          </w:tblGrid>
        </w:tblGridChange>
      </w:tblGrid>
      <w:tr w:rsidR="0087014B" w14:paraId="2F85BE18" w14:textId="77777777" w:rsidTr="0087014B">
        <w:trPr>
          <w:ins w:id="331" w:author="像个男人一样" w:date="2018-03-21T20:38:00Z"/>
        </w:trPr>
        <w:tc>
          <w:tcPr>
            <w:tcW w:w="3212" w:type="dxa"/>
            <w:tcPrChange w:id="332" w:author="像个男人一样" w:date="2018-03-21T20:39:00Z">
              <w:tcPr>
                <w:tcW w:w="4621" w:type="dxa"/>
                <w:gridSpan w:val="2"/>
              </w:tcPr>
            </w:tcPrChange>
          </w:tcPr>
          <w:p w14:paraId="16B2D38A" w14:textId="77777777" w:rsidR="0087014B" w:rsidRPr="0087014B" w:rsidRDefault="00D5184D">
            <w:pPr>
              <w:jc w:val="center"/>
              <w:rPr>
                <w:ins w:id="333" w:author="像个男人一样" w:date="2018-03-21T20:38:00Z"/>
                <w:rFonts w:eastAsia="SimSun"/>
                <w:b/>
                <w:bCs/>
                <w:sz w:val="32"/>
                <w:szCs w:val="32"/>
                <w:lang w:val="en-US"/>
                <w:rPrChange w:id="334" w:author="像个男人一样" w:date="2018-03-21T20:38:00Z">
                  <w:rPr>
                    <w:ins w:id="335" w:author="像个男人一样" w:date="2018-03-21T20:38:00Z"/>
                    <w:rFonts w:eastAsia="SimSun"/>
                    <w:lang w:val="en-US"/>
                  </w:rPr>
                </w:rPrChange>
              </w:rPr>
              <w:pPrChange w:id="336" w:author="像个男人一样" w:date="2018-03-21T20:38:00Z">
                <w:pPr/>
              </w:pPrChange>
            </w:pPr>
            <w:ins w:id="337" w:author="像个男人一样" w:date="2018-03-21T20:38:00Z">
              <w:r>
                <w:rPr>
                  <w:rFonts w:eastAsia="SimSun"/>
                  <w:b/>
                  <w:bCs/>
                  <w:sz w:val="32"/>
                  <w:szCs w:val="32"/>
                  <w:lang w:val="en-US"/>
                  <w:rPrChange w:id="338" w:author="像个男人一样" w:date="2018-03-21T20:38:00Z">
                    <w:rPr>
                      <w:rFonts w:eastAsia="SimSun"/>
                      <w:lang w:val="en-US"/>
                    </w:rPr>
                  </w:rPrChange>
                </w:rPr>
                <w:t>Abbreviation</w:t>
              </w:r>
            </w:ins>
          </w:p>
        </w:tc>
        <w:tc>
          <w:tcPr>
            <w:tcW w:w="6030" w:type="dxa"/>
            <w:tcPrChange w:id="339" w:author="像个男人一样" w:date="2018-03-21T20:39:00Z">
              <w:tcPr>
                <w:tcW w:w="4621" w:type="dxa"/>
              </w:tcPr>
            </w:tcPrChange>
          </w:tcPr>
          <w:p w14:paraId="656A066F" w14:textId="77777777" w:rsidR="0087014B" w:rsidRPr="0087014B" w:rsidRDefault="00D5184D">
            <w:pPr>
              <w:jc w:val="center"/>
              <w:rPr>
                <w:ins w:id="340" w:author="像个男人一样" w:date="2018-03-21T20:38:00Z"/>
                <w:rFonts w:eastAsia="SimSun"/>
                <w:b/>
                <w:bCs/>
                <w:sz w:val="32"/>
                <w:szCs w:val="32"/>
                <w:lang w:val="en-US"/>
                <w:rPrChange w:id="341" w:author="像个男人一样" w:date="2018-03-21T20:38:00Z">
                  <w:rPr>
                    <w:ins w:id="342" w:author="像个男人一样" w:date="2018-03-21T20:38:00Z"/>
                    <w:rFonts w:eastAsia="SimSun"/>
                    <w:lang w:val="en-US"/>
                  </w:rPr>
                </w:rPrChange>
              </w:rPr>
              <w:pPrChange w:id="343" w:author="像个男人一样" w:date="2018-03-21T20:38:00Z">
                <w:pPr/>
              </w:pPrChange>
            </w:pPr>
            <w:ins w:id="344" w:author="像个男人一样" w:date="2018-03-21T20:38:00Z">
              <w:r>
                <w:rPr>
                  <w:rFonts w:eastAsia="SimSun"/>
                  <w:b/>
                  <w:bCs/>
                  <w:sz w:val="32"/>
                  <w:szCs w:val="32"/>
                  <w:lang w:val="en-US"/>
                  <w:rPrChange w:id="345" w:author="像个男人一样" w:date="2018-03-21T20:38:00Z">
                    <w:rPr>
                      <w:rFonts w:eastAsia="SimSun"/>
                      <w:lang w:val="en-US"/>
                    </w:rPr>
                  </w:rPrChange>
                </w:rPr>
                <w:t>Full Title</w:t>
              </w:r>
            </w:ins>
          </w:p>
        </w:tc>
      </w:tr>
      <w:tr w:rsidR="0087014B" w14:paraId="56A3B45B" w14:textId="77777777" w:rsidTr="0087014B">
        <w:trPr>
          <w:ins w:id="346" w:author="像个男人一样" w:date="2018-03-21T20:38:00Z"/>
        </w:trPr>
        <w:tc>
          <w:tcPr>
            <w:tcW w:w="3212" w:type="dxa"/>
            <w:tcPrChange w:id="347" w:author="像个男人一样" w:date="2018-03-21T20:39:00Z">
              <w:tcPr>
                <w:tcW w:w="4621" w:type="dxa"/>
                <w:gridSpan w:val="2"/>
              </w:tcPr>
            </w:tcPrChange>
          </w:tcPr>
          <w:p w14:paraId="38DA7C88" w14:textId="77777777" w:rsidR="0087014B" w:rsidRPr="0087014B" w:rsidRDefault="00D5184D">
            <w:pPr>
              <w:rPr>
                <w:ins w:id="348" w:author="像个男人一样" w:date="2018-03-21T20:38:00Z"/>
                <w:rFonts w:eastAsia="SimSun"/>
                <w:b/>
                <w:bCs/>
                <w:sz w:val="28"/>
                <w:szCs w:val="24"/>
                <w:lang w:val="en-US"/>
                <w:rPrChange w:id="349" w:author="像个男人一样" w:date="2018-03-21T20:39:00Z">
                  <w:rPr>
                    <w:ins w:id="350" w:author="像个男人一样" w:date="2018-03-21T20:38:00Z"/>
                    <w:rFonts w:eastAsia="SimSun"/>
                    <w:lang w:val="en-US"/>
                  </w:rPr>
                </w:rPrChange>
              </w:rPr>
            </w:pPr>
            <w:ins w:id="351" w:author="像个男人一样" w:date="2018-03-21T20:38:00Z">
              <w:r>
                <w:rPr>
                  <w:rFonts w:eastAsia="SimSun"/>
                  <w:b/>
                  <w:bCs/>
                  <w:sz w:val="28"/>
                  <w:szCs w:val="24"/>
                  <w:lang w:val="en-US"/>
                  <w:rPrChange w:id="352" w:author="像个男人一样" w:date="2018-03-21T20:39:00Z">
                    <w:rPr>
                      <w:rFonts w:eastAsia="SimSun"/>
                      <w:lang w:val="en-US"/>
                    </w:rPr>
                  </w:rPrChange>
                </w:rPr>
                <w:t>AI</w:t>
              </w:r>
            </w:ins>
          </w:p>
        </w:tc>
        <w:tc>
          <w:tcPr>
            <w:tcW w:w="6030" w:type="dxa"/>
            <w:tcPrChange w:id="353" w:author="像个男人一样" w:date="2018-03-21T20:39:00Z">
              <w:tcPr>
                <w:tcW w:w="4621" w:type="dxa"/>
              </w:tcPr>
            </w:tcPrChange>
          </w:tcPr>
          <w:p w14:paraId="30E830C5" w14:textId="77777777" w:rsidR="0087014B" w:rsidRPr="0087014B" w:rsidRDefault="00D5184D">
            <w:pPr>
              <w:rPr>
                <w:ins w:id="354" w:author="像个男人一样" w:date="2018-03-21T20:38:00Z"/>
                <w:rFonts w:eastAsia="SimSun"/>
                <w:b/>
                <w:bCs/>
                <w:sz w:val="28"/>
                <w:szCs w:val="24"/>
                <w:lang w:val="en-US"/>
                <w:rPrChange w:id="355" w:author="像个男人一样" w:date="2018-03-21T20:39:00Z">
                  <w:rPr>
                    <w:ins w:id="356" w:author="像个男人一样" w:date="2018-03-21T20:38:00Z"/>
                    <w:rFonts w:eastAsia="SimSun"/>
                    <w:lang w:val="en-US"/>
                  </w:rPr>
                </w:rPrChange>
              </w:rPr>
            </w:pPr>
            <w:ins w:id="357" w:author="像个男人一样" w:date="2018-03-21T20:39:00Z">
              <w:r>
                <w:rPr>
                  <w:rFonts w:eastAsia="SimSun"/>
                  <w:b/>
                  <w:bCs/>
                  <w:sz w:val="28"/>
                  <w:szCs w:val="24"/>
                  <w:lang w:val="en-US"/>
                  <w:rPrChange w:id="358" w:author="像个男人一样" w:date="2018-03-21T20:39:00Z">
                    <w:rPr>
                      <w:rFonts w:eastAsia="SimSun"/>
                      <w:lang w:val="en-US"/>
                    </w:rPr>
                  </w:rPrChange>
                </w:rPr>
                <w:t xml:space="preserve"> Artificial Intelligence</w:t>
              </w:r>
            </w:ins>
          </w:p>
        </w:tc>
      </w:tr>
      <w:tr w:rsidR="0087014B" w14:paraId="2D846F6F" w14:textId="77777777">
        <w:trPr>
          <w:ins w:id="359" w:author="像个男人一样" w:date="2018-03-21T20:52:00Z"/>
        </w:trPr>
        <w:tc>
          <w:tcPr>
            <w:tcW w:w="3212" w:type="dxa"/>
          </w:tcPr>
          <w:p w14:paraId="614AE923" w14:textId="77777777" w:rsidR="0087014B" w:rsidRDefault="00D5184D">
            <w:pPr>
              <w:rPr>
                <w:ins w:id="360" w:author="像个男人一样" w:date="2018-03-21T20:52:00Z"/>
                <w:rFonts w:eastAsia="SimSun"/>
                <w:b/>
                <w:bCs/>
                <w:sz w:val="28"/>
                <w:szCs w:val="24"/>
                <w:lang w:val="en-US"/>
              </w:rPr>
            </w:pPr>
            <w:ins w:id="361" w:author="像个男人一样" w:date="2018-03-21T20:52:00Z">
              <w:r>
                <w:rPr>
                  <w:rFonts w:eastAsia="SimSun"/>
                  <w:b/>
                  <w:bCs/>
                  <w:sz w:val="28"/>
                  <w:szCs w:val="24"/>
                  <w:lang w:val="en-US"/>
                  <w:rPrChange w:id="362" w:author="像个男人一样" w:date="2018-03-21T20:53:00Z">
                    <w:rPr>
                      <w:lang w:val="en-US"/>
                    </w:rPr>
                  </w:rPrChange>
                </w:rPr>
                <w:t>GPRS</w:t>
              </w:r>
            </w:ins>
          </w:p>
        </w:tc>
        <w:tc>
          <w:tcPr>
            <w:tcW w:w="6030" w:type="dxa"/>
          </w:tcPr>
          <w:p w14:paraId="11DEDB01" w14:textId="77777777" w:rsidR="0087014B" w:rsidRDefault="00D5184D">
            <w:pPr>
              <w:rPr>
                <w:ins w:id="363" w:author="像个男人一样" w:date="2018-03-21T20:52:00Z"/>
                <w:rFonts w:eastAsia="SimSun"/>
                <w:b/>
                <w:bCs/>
                <w:sz w:val="28"/>
                <w:szCs w:val="24"/>
                <w:lang w:val="en-US"/>
              </w:rPr>
            </w:pPr>
            <w:ins w:id="364" w:author="像个男人一样" w:date="2018-03-21T20:53:00Z">
              <w:r>
                <w:rPr>
                  <w:rFonts w:eastAsia="SimSun" w:hint="eastAsia"/>
                  <w:b/>
                  <w:bCs/>
                  <w:sz w:val="28"/>
                  <w:szCs w:val="24"/>
                  <w:lang w:val="en-US"/>
                </w:rPr>
                <w:t>General Packet Radio Service</w:t>
              </w:r>
            </w:ins>
          </w:p>
        </w:tc>
      </w:tr>
      <w:tr w:rsidR="0087014B" w14:paraId="4B1BD1A4" w14:textId="77777777">
        <w:trPr>
          <w:ins w:id="365" w:author="像个男人一样" w:date="2018-03-21T20:58:00Z"/>
        </w:trPr>
        <w:tc>
          <w:tcPr>
            <w:tcW w:w="3212" w:type="dxa"/>
          </w:tcPr>
          <w:p w14:paraId="4CB3C665" w14:textId="77777777" w:rsidR="0087014B" w:rsidRDefault="00D5184D">
            <w:pPr>
              <w:rPr>
                <w:ins w:id="366" w:author="像个男人一样" w:date="2018-03-21T20:58:00Z"/>
                <w:rFonts w:eastAsia="SimSun"/>
                <w:b/>
                <w:bCs/>
                <w:sz w:val="28"/>
                <w:szCs w:val="24"/>
                <w:lang w:val="en-US"/>
              </w:rPr>
            </w:pPr>
            <w:ins w:id="367"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8" w:author="像个男人一样" w:date="2018-03-21T20:58:00Z"/>
                <w:rFonts w:eastAsia="SimSun"/>
                <w:b/>
                <w:bCs/>
                <w:sz w:val="28"/>
                <w:szCs w:val="24"/>
                <w:lang w:val="en-US"/>
              </w:rPr>
            </w:pPr>
            <w:ins w:id="369" w:author="像个男人一样" w:date="2018-03-21T20:58:00Z">
              <w:r>
                <w:rPr>
                  <w:rFonts w:eastAsia="SimSun" w:hint="eastAsia"/>
                  <w:b/>
                  <w:bCs/>
                  <w:sz w:val="28"/>
                  <w:szCs w:val="24"/>
                  <w:lang w:val="en-US"/>
                </w:rPr>
                <w:t>Gyroscope</w:t>
              </w:r>
            </w:ins>
          </w:p>
        </w:tc>
      </w:tr>
      <w:tr w:rsidR="0087014B" w14:paraId="4DC502D5" w14:textId="77777777">
        <w:trPr>
          <w:ins w:id="370" w:author="像个男人一样" w:date="2018-03-21T20:58:00Z"/>
        </w:trPr>
        <w:tc>
          <w:tcPr>
            <w:tcW w:w="3212" w:type="dxa"/>
          </w:tcPr>
          <w:p w14:paraId="05466FB3" w14:textId="77777777" w:rsidR="0087014B" w:rsidRDefault="00D5184D">
            <w:pPr>
              <w:rPr>
                <w:ins w:id="371" w:author="像个男人一样" w:date="2018-03-21T20:58:00Z"/>
                <w:rFonts w:eastAsia="SimSun"/>
                <w:b/>
                <w:bCs/>
                <w:sz w:val="28"/>
                <w:szCs w:val="24"/>
                <w:lang w:val="en-US"/>
              </w:rPr>
            </w:pPr>
            <w:ins w:id="372"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3" w:author="像个男人一样" w:date="2018-03-21T20:58:00Z"/>
                <w:rFonts w:eastAsia="SimSun"/>
                <w:b/>
                <w:bCs/>
                <w:sz w:val="28"/>
                <w:szCs w:val="24"/>
                <w:lang w:val="en-US"/>
              </w:rPr>
            </w:pPr>
            <w:ins w:id="374" w:author="像个男人一样" w:date="2018-03-21T20:58:00Z">
              <w:r>
                <w:rPr>
                  <w:rFonts w:eastAsia="SimSun" w:hint="eastAsia"/>
                  <w:b/>
                  <w:bCs/>
                  <w:sz w:val="28"/>
                  <w:szCs w:val="24"/>
                  <w:lang w:val="en-US"/>
                </w:rPr>
                <w:t>Accelerometer</w:t>
              </w:r>
            </w:ins>
          </w:p>
        </w:tc>
      </w:tr>
      <w:tr w:rsidR="005A09FE" w14:paraId="4956E162" w14:textId="77777777" w:rsidTr="005A09FE">
        <w:trPr>
          <w:ins w:id="375" w:author="jie sun" w:date="2018-04-08T17:08:00Z"/>
        </w:trPr>
        <w:tc>
          <w:tcPr>
            <w:tcW w:w="3212" w:type="dxa"/>
          </w:tcPr>
          <w:p w14:paraId="1A0A915A" w14:textId="77777777" w:rsidR="005A09FE" w:rsidRDefault="005A09FE" w:rsidP="006709A5">
            <w:pPr>
              <w:rPr>
                <w:ins w:id="376" w:author="jie sun" w:date="2018-04-08T17:08:00Z"/>
                <w:rFonts w:eastAsia="SimSun"/>
                <w:b/>
                <w:bCs/>
                <w:sz w:val="28"/>
                <w:szCs w:val="24"/>
                <w:lang w:val="en-US"/>
              </w:rPr>
            </w:pPr>
            <w:ins w:id="377"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8" w:author="jie sun" w:date="2018-04-08T17:08:00Z"/>
                <w:rFonts w:eastAsia="SimSun"/>
                <w:b/>
                <w:bCs/>
                <w:sz w:val="28"/>
                <w:szCs w:val="24"/>
                <w:lang w:val="en-US"/>
              </w:rPr>
            </w:pPr>
            <w:ins w:id="379"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0"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1" w:author="jie sun" w:date="2018-04-19T13:02:00Z"/>
          <w:rFonts w:eastAsia="Microsoft JhengHei"/>
        </w:rPr>
        <w:pPrChange w:id="382"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3" w:author="jie sun" w:date="2018-04-19T13:02:00Z"/>
          <w:rFonts w:eastAsia="Microsoft JhengHei"/>
        </w:rPr>
      </w:pPr>
      <w:bookmarkStart w:id="384" w:name="_Toc518334728"/>
      <w:ins w:id="385" w:author="jie sun" w:date="2018-04-19T13:02:00Z">
        <w:r>
          <w:rPr>
            <w:rFonts w:eastAsia="Microsoft JhengHei"/>
          </w:rPr>
          <w:t>Abstract</w:t>
        </w:r>
        <w:bookmarkEnd w:id="384"/>
      </w:ins>
    </w:p>
    <w:p w14:paraId="4FEC9A18" w14:textId="77777777" w:rsidR="005B71B7" w:rsidRDefault="005B71B7" w:rsidP="005B71B7">
      <w:pPr>
        <w:ind w:left="144"/>
        <w:rPr>
          <w:ins w:id="386" w:author="jie sun" w:date="2018-04-19T13:02:00Z"/>
        </w:rPr>
      </w:pPr>
      <w:ins w:id="387"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8" w:author="像个男人一样" w:date="2018-03-21T22:59:00Z">
          <w:pPr/>
        </w:pPrChange>
      </w:pPr>
    </w:p>
    <w:p w14:paraId="344541B8" w14:textId="77777777" w:rsidR="0087014B" w:rsidRPr="0087014B" w:rsidDel="005B71B7" w:rsidRDefault="00D5184D">
      <w:pPr>
        <w:pStyle w:val="Heading2"/>
        <w:numPr>
          <w:ilvl w:val="255"/>
          <w:numId w:val="0"/>
        </w:numPr>
        <w:ind w:left="142"/>
        <w:rPr>
          <w:ins w:id="389" w:author="像个男人一样" w:date="2018-03-21T20:19:00Z"/>
          <w:del w:id="390" w:author="jie sun" w:date="2018-04-19T13:02:00Z"/>
          <w:rFonts w:eastAsia="Microsoft JhengHei"/>
          <w:lang w:val="en-US"/>
          <w:rPrChange w:id="391" w:author="像个男人一样" w:date="2018-03-23T10:42:00Z">
            <w:rPr>
              <w:ins w:id="392" w:author="像个男人一样" w:date="2018-03-21T20:19:00Z"/>
              <w:del w:id="393" w:author="jie sun" w:date="2018-04-19T13:02:00Z"/>
              <w:rFonts w:eastAsia="SimSun"/>
              <w:lang w:val="en-US"/>
            </w:rPr>
          </w:rPrChange>
        </w:rPr>
        <w:pPrChange w:id="394" w:author="jie sun" w:date="2018-04-19T13:02:00Z">
          <w:pPr/>
        </w:pPrChange>
      </w:pPr>
      <w:bookmarkStart w:id="395" w:name="_Toc18176"/>
      <w:bookmarkStart w:id="396" w:name="_Toc7844"/>
      <w:bookmarkStart w:id="397" w:name="_Toc32232"/>
      <w:bookmarkStart w:id="398" w:name="_Toc2724"/>
      <w:bookmarkStart w:id="399" w:name="_Toc27583"/>
      <w:bookmarkStart w:id="400" w:name="_Toc10498"/>
      <w:bookmarkStart w:id="401" w:name="_Toc19716"/>
      <w:bookmarkStart w:id="402" w:name="_Toc32352"/>
      <w:bookmarkStart w:id="403" w:name="_Toc27579"/>
      <w:del w:id="404" w:author="jie sun" w:date="2018-04-19T13:02:00Z">
        <w:r w:rsidRPr="00606542" w:rsidDel="005B71B7">
          <w:rPr>
            <w:rFonts w:eastAsia="Microsoft JhengHei"/>
          </w:rPr>
          <w:delText>Acknowledgement</w:delText>
        </w:r>
      </w:del>
      <w:ins w:id="405" w:author="像个男人一样" w:date="2018-03-21T20:19:00Z">
        <w:del w:id="406" w:author="jie sun" w:date="2018-04-19T13:02:00Z">
          <w:r w:rsidDel="005B71B7">
            <w:rPr>
              <w:rFonts w:eastAsia="Microsoft JhengHei"/>
              <w:b w:val="0"/>
              <w:lang w:val="en-US"/>
              <w:rPrChange w:id="407" w:author="像个男人一样" w:date="2018-03-23T10:42:00Z">
                <w:rPr>
                  <w:rFonts w:eastAsia="SimSun"/>
                  <w:b/>
                  <w:lang w:val="en-US"/>
                </w:rPr>
              </w:rPrChange>
            </w:rPr>
            <w:delText>s</w:delText>
          </w:r>
          <w:bookmarkEnd w:id="395"/>
          <w:bookmarkEnd w:id="396"/>
          <w:bookmarkEnd w:id="397"/>
          <w:bookmarkEnd w:id="398"/>
          <w:bookmarkEnd w:id="399"/>
          <w:bookmarkEnd w:id="400"/>
          <w:bookmarkEnd w:id="401"/>
          <w:bookmarkEnd w:id="402"/>
        </w:del>
      </w:ins>
    </w:p>
    <w:p w14:paraId="5FF6FE11" w14:textId="77777777" w:rsidR="003A652C" w:rsidRPr="0087014B" w:rsidDel="005B71B7" w:rsidRDefault="00D5184D">
      <w:pPr>
        <w:ind w:left="142"/>
        <w:rPr>
          <w:ins w:id="408" w:author="像个男人一样" w:date="2018-03-21T20:19:00Z"/>
          <w:del w:id="409" w:author="jie sun" w:date="2018-04-19T13:02:00Z"/>
          <w:rPrChange w:id="410" w:author="像个男人一样" w:date="2018-03-21T23:35:00Z">
            <w:rPr>
              <w:ins w:id="411" w:author="像个男人一样" w:date="2018-03-21T20:19:00Z"/>
              <w:del w:id="412" w:author="jie sun" w:date="2018-04-19T13:02:00Z"/>
              <w:rFonts w:eastAsia="SimSun"/>
              <w:lang w:val="en-US"/>
            </w:rPr>
          </w:rPrChange>
        </w:rPr>
        <w:pPrChange w:id="413" w:author="jie sun" w:date="2018-04-19T13:02:00Z">
          <w:pPr>
            <w:pStyle w:val="Heading2"/>
            <w:numPr>
              <w:ilvl w:val="0"/>
              <w:numId w:val="0"/>
            </w:numPr>
            <w:ind w:left="144" w:firstLine="0"/>
          </w:pPr>
        </w:pPrChange>
      </w:pPr>
      <w:bookmarkStart w:id="414" w:name="_Toc13948"/>
      <w:bookmarkStart w:id="415" w:name="_Toc12245"/>
      <w:ins w:id="416" w:author="像个男人一样" w:date="2018-03-21T20:19:00Z">
        <w:del w:id="417" w:author="jie sun" w:date="2018-04-19T13:02:00Z">
          <w:r w:rsidDel="005B71B7">
            <w:rPr>
              <w:rPrChange w:id="418" w:author="像个男人一样" w:date="2018-03-21T23:35:00Z">
                <w:rPr>
                  <w:rFonts w:eastAsia="SimSun"/>
                  <w:lang w:val="en-US"/>
                </w:rPr>
              </w:rPrChange>
            </w:rPr>
            <w:delText>F</w:delText>
          </w:r>
        </w:del>
      </w:ins>
      <w:ins w:id="419" w:author="像个男人一样" w:date="2018-03-21T20:53:00Z">
        <w:del w:id="420" w:author="jie sun" w:date="2018-04-19T13:02:00Z">
          <w:r w:rsidDel="005B71B7">
            <w:rPr>
              <w:rPrChange w:id="421" w:author="像个男人一样" w:date="2018-03-21T23:35:00Z">
                <w:rPr>
                  <w:lang w:val="en-US"/>
                </w:rPr>
              </w:rPrChange>
            </w:rPr>
            <w:delText>ir</w:delText>
          </w:r>
        </w:del>
      </w:ins>
      <w:ins w:id="422" w:author="像个男人一样" w:date="2018-03-21T20:19:00Z">
        <w:del w:id="423" w:author="jie sun" w:date="2018-04-19T13:02:00Z">
          <w:r w:rsidDel="005B71B7">
            <w:rPr>
              <w:rPrChange w:id="424" w:author="像个男人一样" w:date="2018-03-21T23:35:00Z">
                <w:rPr>
                  <w:rFonts w:eastAsia="SimSun"/>
                  <w:lang w:val="en-US"/>
                </w:rPr>
              </w:rPrChange>
            </w:rPr>
            <w:delText xml:space="preserve">st and foremost I would like </w:delText>
          </w:r>
        </w:del>
      </w:ins>
      <w:ins w:id="425" w:author="像个男人一样" w:date="2018-03-21T20:20:00Z">
        <w:del w:id="426" w:author="jie sun" w:date="2018-04-19T13:02:00Z">
          <w:r w:rsidDel="005B71B7">
            <w:rPr>
              <w:rPrChange w:id="427" w:author="像个男人一样" w:date="2018-03-21T23:35:00Z">
                <w:rPr>
                  <w:rFonts w:eastAsia="SimSun"/>
                  <w:lang w:val="en-US"/>
                </w:rPr>
              </w:rPrChange>
            </w:rPr>
            <w:delText>to thank my supervisor,Dr</w:delText>
          </w:r>
        </w:del>
      </w:ins>
      <w:ins w:id="428" w:author="像个男人一样" w:date="2018-03-21T20:22:00Z">
        <w:del w:id="429" w:author="jie sun" w:date="2018-04-19T13:02:00Z">
          <w:r w:rsidDel="005B71B7">
            <w:rPr>
              <w:rPrChange w:id="430" w:author="像个男人一样" w:date="2018-03-21T23:35:00Z">
                <w:rPr>
                  <w:rFonts w:eastAsia="SimSun"/>
                  <w:lang w:val="en-US"/>
                </w:rPr>
              </w:rPrChange>
            </w:rPr>
            <w:delText xml:space="preserve">. Frank Glavin for his </w:delText>
          </w:r>
        </w:del>
      </w:ins>
      <w:ins w:id="431" w:author="像个男人一样" w:date="2018-03-21T20:23:00Z">
        <w:del w:id="432" w:author="jie sun" w:date="2018-04-19T13:02:00Z">
          <w:r w:rsidDel="005B71B7">
            <w:rPr>
              <w:rPrChange w:id="433" w:author="像个男人一样" w:date="2018-03-21T23:35:00Z">
                <w:rPr>
                  <w:rFonts w:eastAsia="SimSun"/>
                  <w:lang w:val="en-US"/>
                </w:rPr>
              </w:rPrChange>
            </w:rPr>
            <w:delText>continued support</w:delText>
          </w:r>
        </w:del>
        <w:del w:id="434" w:author="jie sun" w:date="2018-04-08T14:56:00Z">
          <w:r w:rsidDel="004061F9">
            <w:rPr>
              <w:rPrChange w:id="435" w:author="像个男人一样" w:date="2018-03-21T23:35:00Z">
                <w:rPr>
                  <w:rFonts w:eastAsia="SimSun"/>
                  <w:lang w:val="en-US"/>
                </w:rPr>
              </w:rPrChange>
            </w:rPr>
            <w:delText xml:space="preserve">, </w:delText>
          </w:r>
        </w:del>
        <w:del w:id="436" w:author="jie sun" w:date="2018-04-19T13:02:00Z">
          <w:r w:rsidDel="005B71B7">
            <w:rPr>
              <w:rPrChange w:id="437" w:author="像个男人一样" w:date="2018-03-21T23:35:00Z">
                <w:rPr>
                  <w:rFonts w:eastAsia="SimSun"/>
                  <w:lang w:val="en-US"/>
                </w:rPr>
              </w:rPrChange>
            </w:rPr>
            <w:delText xml:space="preserve">specially for me, since I nearly did my internship in some company for </w:delText>
          </w:r>
        </w:del>
      </w:ins>
      <w:ins w:id="438" w:author="像个男人一样" w:date="2018-03-21T20:24:00Z">
        <w:del w:id="439" w:author="jie sun" w:date="2018-04-19T13:02:00Z">
          <w:r w:rsidDel="005B71B7">
            <w:rPr>
              <w:rPrChange w:id="440" w:author="像个男人一样" w:date="2018-03-21T23:35:00Z">
                <w:rPr>
                  <w:rFonts w:eastAsia="SimSun"/>
                  <w:lang w:val="en-US"/>
                </w:rPr>
              </w:rPrChange>
            </w:rPr>
            <w:delText xml:space="preserve">more than </w:delText>
          </w:r>
        </w:del>
      </w:ins>
      <w:ins w:id="441" w:author="像个男人一样" w:date="2018-04-07T21:22:00Z">
        <w:del w:id="442" w:author="jie sun" w:date="2018-04-08T17:55:00Z">
          <w:r w:rsidDel="009438D9">
            <w:rPr>
              <w:rFonts w:hint="eastAsia"/>
              <w:lang w:val="en-US"/>
            </w:rPr>
            <w:delText xml:space="preserve">an </w:delText>
          </w:r>
        </w:del>
      </w:ins>
      <w:ins w:id="443" w:author="像个男人一样" w:date="2018-03-21T20:24:00Z">
        <w:del w:id="444" w:author="jie sun" w:date="2018-04-19T13:02:00Z">
          <w:r w:rsidDel="005B71B7">
            <w:rPr>
              <w:rPrChange w:id="445" w:author="像个男人一样" w:date="2018-03-21T23:35:00Z">
                <w:rPr>
                  <w:rFonts w:eastAsia="SimSun"/>
                  <w:lang w:val="en-US"/>
                </w:rPr>
              </w:rPrChange>
            </w:rPr>
            <w:delText xml:space="preserve">half year </w:delText>
          </w:r>
        </w:del>
        <w:del w:id="446" w:author="jie sun" w:date="2018-04-08T14:57:00Z">
          <w:r w:rsidDel="008D5450">
            <w:rPr>
              <w:rPrChange w:id="447" w:author="像个男人一样" w:date="2018-03-21T23:35:00Z">
                <w:rPr>
                  <w:rFonts w:eastAsia="SimSun"/>
                  <w:lang w:val="en-US"/>
                </w:rPr>
              </w:rPrChange>
            </w:rPr>
            <w:delText xml:space="preserve"> </w:delText>
          </w:r>
        </w:del>
        <w:del w:id="448" w:author="jie sun" w:date="2018-04-19T13:02:00Z">
          <w:r w:rsidDel="005B71B7">
            <w:rPr>
              <w:rPrChange w:id="449" w:author="像个男人一样" w:date="2018-03-21T23:35:00Z">
                <w:rPr>
                  <w:rFonts w:eastAsia="SimSun"/>
                  <w:lang w:val="en-US"/>
                </w:rPr>
              </w:rPrChange>
            </w:rPr>
            <w:delText xml:space="preserve">in the second academic year. </w:delText>
          </w:r>
        </w:del>
      </w:ins>
      <w:ins w:id="450" w:author="像个男人一样" w:date="2018-03-21T20:25:00Z">
        <w:del w:id="451" w:author="jie sun" w:date="2018-04-19T13:02:00Z">
          <w:r w:rsidDel="005B71B7">
            <w:rPr>
              <w:rPrChange w:id="452" w:author="像个男人一样" w:date="2018-03-21T23:35:00Z">
                <w:rPr>
                  <w:rFonts w:eastAsia="SimSun"/>
                  <w:lang w:val="en-US"/>
                </w:rPr>
              </w:rPrChange>
            </w:rPr>
            <w:delText xml:space="preserve"> However, it is still going well due to Dr.Frank paying lots atten</w:delText>
          </w:r>
        </w:del>
      </w:ins>
      <w:ins w:id="453" w:author="像个男人一样" w:date="2018-03-21T20:26:00Z">
        <w:del w:id="454" w:author="jie sun" w:date="2018-04-19T13:02:00Z">
          <w:r w:rsidDel="005B71B7">
            <w:rPr>
              <w:rPrChange w:id="455" w:author="像个男人一样" w:date="2018-03-21T23:35:00Z">
                <w:rPr>
                  <w:rFonts w:eastAsia="SimSun"/>
                  <w:lang w:val="en-US"/>
                </w:rPr>
              </w:rPrChange>
            </w:rPr>
            <w:delText xml:space="preserve">tion to me and checking the progress almost once a week, </w:delText>
          </w:r>
        </w:del>
      </w:ins>
      <w:ins w:id="456" w:author="像个男人一样" w:date="2018-03-21T20:27:00Z">
        <w:del w:id="457" w:author="jie sun" w:date="2018-04-19T13:02:00Z">
          <w:r w:rsidDel="005B71B7">
            <w:rPr>
              <w:rPrChange w:id="458" w:author="像个男人一样" w:date="2018-03-21T23:35:00Z">
                <w:rPr>
                  <w:rFonts w:eastAsia="SimSun"/>
                  <w:lang w:val="en-US"/>
                </w:rPr>
              </w:rPrChange>
            </w:rPr>
            <w:delText>that I appreciate so much.</w:delText>
          </w:r>
          <w:bookmarkEnd w:id="414"/>
          <w:bookmarkEnd w:id="415"/>
          <w:r w:rsidDel="005B71B7">
            <w:rPr>
              <w:rPrChange w:id="459" w:author="像个男人一样" w:date="2018-03-21T23:35:00Z">
                <w:rPr>
                  <w:rFonts w:eastAsia="SimSun"/>
                  <w:lang w:val="en-US"/>
                </w:rPr>
              </w:rPrChange>
            </w:rPr>
            <w:delText xml:space="preserve"> </w:delText>
          </w:r>
        </w:del>
      </w:ins>
    </w:p>
    <w:p w14:paraId="217DC44B" w14:textId="77777777" w:rsidR="0087014B" w:rsidDel="005B71B7" w:rsidRDefault="00D5184D">
      <w:pPr>
        <w:pStyle w:val="Heading2"/>
        <w:pageBreakBefore/>
        <w:numPr>
          <w:ilvl w:val="0"/>
          <w:numId w:val="0"/>
          <w:ins w:id="460" w:author="像个男人一样" w:date="1900-01-01T00:00:00Z"/>
        </w:numPr>
        <w:ind w:left="142"/>
        <w:rPr>
          <w:del w:id="461" w:author="jie sun" w:date="2018-04-19T13:02:00Z"/>
          <w:rFonts w:eastAsia="Microsoft JhengHei"/>
        </w:rPr>
        <w:pPrChange w:id="462" w:author="jie sun" w:date="2018-04-19T13:02:00Z">
          <w:pPr>
            <w:pStyle w:val="Heading2"/>
            <w:numPr>
              <w:ilvl w:val="0"/>
              <w:numId w:val="0"/>
            </w:numPr>
            <w:ind w:left="144" w:firstLine="0"/>
          </w:pPr>
        </w:pPrChange>
      </w:pPr>
      <w:bookmarkStart w:id="463" w:name="_Toc21509"/>
      <w:bookmarkStart w:id="464" w:name="_Toc32255"/>
      <w:bookmarkStart w:id="465" w:name="_Toc21510"/>
      <w:bookmarkStart w:id="466" w:name="_Toc17542"/>
      <w:bookmarkStart w:id="467" w:name="_Toc11628"/>
      <w:bookmarkStart w:id="468" w:name="_Toc1224"/>
      <w:bookmarkStart w:id="469" w:name="_Toc11434"/>
      <w:bookmarkStart w:id="470" w:name="_Toc15101"/>
      <w:bookmarkStart w:id="471" w:name="_Toc16571"/>
      <w:del w:id="472" w:author="像个男人一样" w:date="2018-03-21T20:18:00Z">
        <w:r>
          <w:rPr>
            <w:rFonts w:eastAsia="SimSun" w:hint="eastAsia"/>
          </w:rPr>
          <w:delText>：</w:delText>
        </w:r>
      </w:del>
      <w:bookmarkEnd w:id="403"/>
      <w:bookmarkEnd w:id="463"/>
      <w:bookmarkEnd w:id="464"/>
      <w:bookmarkEnd w:id="465"/>
      <w:bookmarkEnd w:id="466"/>
      <w:bookmarkEnd w:id="467"/>
      <w:bookmarkEnd w:id="468"/>
      <w:bookmarkEnd w:id="469"/>
      <w:bookmarkEnd w:id="470"/>
      <w:bookmarkEnd w:id="471"/>
    </w:p>
    <w:p w14:paraId="70E03D39" w14:textId="77777777" w:rsidR="0087014B" w:rsidDel="005B71B7" w:rsidRDefault="00D5184D">
      <w:pPr>
        <w:pStyle w:val="Heading2"/>
        <w:numPr>
          <w:ilvl w:val="255"/>
          <w:numId w:val="0"/>
        </w:numPr>
        <w:ind w:left="142" w:firstLine="240"/>
        <w:rPr>
          <w:ins w:id="473" w:author="像个男人一样" w:date="2018-03-21T20:33:00Z"/>
          <w:del w:id="474" w:author="jie sun" w:date="2018-04-19T13:02:00Z"/>
          <w:rFonts w:eastAsia="Microsoft JhengHei"/>
        </w:rPr>
        <w:pPrChange w:id="475" w:author="jie sun" w:date="2018-04-19T13:02:00Z">
          <w:pPr>
            <w:pStyle w:val="Heading2"/>
            <w:numPr>
              <w:ilvl w:val="0"/>
              <w:numId w:val="0"/>
            </w:numPr>
            <w:ind w:left="144" w:firstLine="0"/>
          </w:pPr>
        </w:pPrChange>
      </w:pPr>
      <w:bookmarkStart w:id="476" w:name="_Toc17437"/>
      <w:bookmarkStart w:id="477" w:name="_Toc28407"/>
      <w:bookmarkStart w:id="478" w:name="_Toc22896"/>
      <w:bookmarkStart w:id="479" w:name="_Toc15158"/>
      <w:bookmarkStart w:id="480" w:name="_Toc20397"/>
      <w:bookmarkStart w:id="481" w:name="_Toc29505"/>
      <w:bookmarkStart w:id="482" w:name="_Toc30591"/>
      <w:bookmarkStart w:id="483" w:name="_Toc24662"/>
      <w:bookmarkStart w:id="484" w:name="_Toc29068"/>
      <w:del w:id="485" w:author="jie sun" w:date="2018-04-19T13:02:00Z">
        <w:r w:rsidDel="005B71B7">
          <w:rPr>
            <w:rFonts w:eastAsia="Microsoft JhengHei"/>
          </w:rPr>
          <w:delText>Abstract</w:delText>
        </w:r>
      </w:del>
      <w:bookmarkEnd w:id="476"/>
      <w:bookmarkEnd w:id="477"/>
      <w:bookmarkEnd w:id="478"/>
      <w:bookmarkEnd w:id="479"/>
      <w:bookmarkEnd w:id="480"/>
      <w:bookmarkEnd w:id="481"/>
      <w:bookmarkEnd w:id="482"/>
      <w:bookmarkEnd w:id="483"/>
      <w:bookmarkEnd w:id="484"/>
    </w:p>
    <w:p w14:paraId="65999496" w14:textId="77777777" w:rsidR="005B71B7" w:rsidRDefault="00D5184D">
      <w:pPr>
        <w:ind w:left="142"/>
        <w:rPr>
          <w:ins w:id="486" w:author="jie sun" w:date="2018-04-19T13:02:00Z"/>
        </w:rPr>
        <w:pPrChange w:id="487" w:author="jie sun" w:date="2018-04-19T13:02:00Z">
          <w:pPr>
            <w:ind w:left="144"/>
          </w:pPr>
        </w:pPrChange>
      </w:pPr>
      <w:bookmarkStart w:id="488" w:name="_Toc17360"/>
      <w:bookmarkStart w:id="489" w:name="_Toc2039"/>
      <w:ins w:id="490" w:author="像个男人一样" w:date="2018-03-21T20:39: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 xml:space="preserve">Nowadays, </w:delText>
          </w:r>
        </w:del>
      </w:ins>
      <w:ins w:id="493" w:author="像个男人一样" w:date="2018-03-21T20:40: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Artificial Intelligence (</w:delText>
          </w:r>
        </w:del>
      </w:ins>
      <w:ins w:id="496" w:author="像个男人一样" w:date="2018-03-21T20:41: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AI</w:delText>
          </w:r>
        </w:del>
      </w:ins>
      <w:ins w:id="499" w:author="像个男人一样" w:date="2018-03-21T20:40: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w:delText>
          </w:r>
        </w:del>
      </w:ins>
      <w:ins w:id="502" w:author="像个男人一样" w:date="2018-03-21T20:41: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 xml:space="preserve"> </w:delText>
          </w:r>
        </w:del>
      </w:ins>
      <w:ins w:id="505" w:author="像个男人一样" w:date="2018-03-21T20:42: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has become more and m</w:delText>
          </w:r>
        </w:del>
      </w:ins>
      <w:ins w:id="508" w:author="像个男人一样" w:date="2018-03-21T20:43:00Z">
        <w:del w:id="509" w:author="jie sun" w:date="2018-04-19T13:02:00Z">
          <w:r w:rsidDel="005B71B7">
            <w:rPr>
              <w:rPrChange w:id="51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1" w:author="像个男人一样" w:date="2018-03-21T20:45: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4" w:author="像个男人一样" w:date="2018-03-21T20:46: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ithm is not</w:delText>
          </w:r>
        </w:del>
      </w:ins>
      <w:ins w:id="517" w:author="像个男人一样" w:date="2018-03-21T20:57: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 a </w:delText>
          </w:r>
        </w:del>
      </w:ins>
      <w:ins w:id="520" w:author="像个男人一样" w:date="2018-03-21T20:46: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strangle </w:delText>
          </w:r>
        </w:del>
      </w:ins>
      <w:ins w:id="523" w:author="像个男人一样" w:date="2018-03-21T20:47: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6" w:author="像个男人一样" w:date="2018-03-21T20:48:00Z">
        <w:del w:id="527" w:author="jie sun" w:date="2018-04-19T13:02:00Z">
          <w:r w:rsidDel="005B71B7">
            <w:rPr>
              <w:rPrChange w:id="528" w:author="像个男人一样" w:date="2018-03-21T23:34:00Z">
                <w:rPr>
                  <w:rFonts w:eastAsiaTheme="majorEastAsia" w:cstheme="majorBidi"/>
                  <w:color w:val="000000" w:themeColor="text1"/>
                  <w:sz w:val="32"/>
                  <w:szCs w:val="26"/>
                  <w:lang w:val="en-US"/>
                </w:rPr>
              </w:rPrChange>
            </w:rPr>
            <w:delText xml:space="preserve">robot, but also </w:delText>
          </w:r>
        </w:del>
      </w:ins>
      <w:ins w:id="529" w:author="像个男人一样" w:date="2018-03-21T20:57:00Z">
        <w:del w:id="530" w:author="jie sun" w:date="2018-04-19T01:30:00Z">
          <w:r w:rsidDel="00D27F5B">
            <w:rPr>
              <w:rPrChange w:id="531" w:author="像个男人一样" w:date="2018-03-21T23:34:00Z">
                <w:rPr>
                  <w:rFonts w:eastAsiaTheme="majorEastAsia" w:cstheme="majorBidi"/>
                  <w:color w:val="000000" w:themeColor="text1"/>
                  <w:sz w:val="32"/>
                  <w:szCs w:val="26"/>
                  <w:lang w:val="en-US"/>
                </w:rPr>
              </w:rPrChange>
            </w:rPr>
            <w:delText>n</w:delText>
          </w:r>
        </w:del>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 xml:space="preserve"> </w:delText>
          </w:r>
        </w:del>
      </w:ins>
      <w:ins w:id="534" w:author="像个男人一样" w:date="2018-03-21T20:48: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our daily lives, such as iPhone</w:delText>
          </w:r>
        </w:del>
      </w:ins>
      <w:ins w:id="537" w:author="像个男人一样" w:date="2018-03-21T20:56:00Z">
        <w:del w:id="538" w:author="jie sun" w:date="2018-04-19T13:02:00Z">
          <w:r w:rsidDel="005B71B7">
            <w:rPr>
              <w:rPrChange w:id="539" w:author="像个男人一样" w:date="2018-03-21T23:34:00Z">
                <w:rPr>
                  <w:rFonts w:eastAsiaTheme="majorEastAsia" w:cstheme="majorBidi"/>
                  <w:color w:val="000000" w:themeColor="text1"/>
                  <w:sz w:val="32"/>
                  <w:szCs w:val="26"/>
                  <w:lang w:val="en-US"/>
                </w:rPr>
              </w:rPrChange>
            </w:rPr>
            <w:delText>, iPad</w:delText>
          </w:r>
        </w:del>
        <w:del w:id="540" w:author="jie sun" w:date="2018-04-08T14:56:00Z">
          <w:r w:rsidDel="00D650DD">
            <w:rPr>
              <w:rPrChange w:id="541" w:author="像个男人一样" w:date="2018-03-21T23:34:00Z">
                <w:rPr>
                  <w:rFonts w:eastAsiaTheme="majorEastAsia" w:cstheme="majorBidi"/>
                  <w:color w:val="000000" w:themeColor="text1"/>
                  <w:sz w:val="32"/>
                  <w:szCs w:val="26"/>
                  <w:lang w:val="en-US"/>
                </w:rPr>
              </w:rPrChange>
            </w:rPr>
            <w:delText xml:space="preserve"> ,</w:delText>
          </w:r>
        </w:del>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4" w:author="像个男人一样" w:date="2018-03-21T20:57: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7" w:author="像个男人一样" w:date="2018-03-21T20:58: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devices, Accelerometer and Gyroscope</w:delText>
          </w:r>
        </w:del>
        <w:del w:id="550" w:author="jie sun" w:date="2018-04-08T14:56:00Z">
          <w:r w:rsidDel="00D650DD">
            <w:rPr>
              <w:rPrChange w:id="551" w:author="像个男人一样" w:date="2018-03-21T23:34:00Z">
                <w:rPr>
                  <w:rFonts w:eastAsiaTheme="majorEastAsia" w:cstheme="majorBidi"/>
                  <w:color w:val="000000" w:themeColor="text1"/>
                  <w:sz w:val="32"/>
                  <w:szCs w:val="26"/>
                  <w:lang w:val="en-US"/>
                </w:rPr>
              </w:rPrChange>
            </w:rPr>
            <w:delText xml:space="preserve"> </w:delText>
          </w:r>
        </w:del>
        <w:del w:id="552" w:author="jie sun" w:date="2018-04-19T13:02:00Z">
          <w:r w:rsidDel="005B71B7">
            <w:rPr>
              <w:rPrChange w:id="553" w:author="像个男人一样" w:date="2018-03-21T23:34:00Z">
                <w:rPr>
                  <w:rFonts w:eastAsiaTheme="majorEastAsia" w:cstheme="majorBidi"/>
                  <w:color w:val="000000" w:themeColor="text1"/>
                  <w:sz w:val="32"/>
                  <w:szCs w:val="26"/>
                  <w:lang w:val="en-US"/>
                </w:rPr>
              </w:rPrChange>
            </w:rPr>
            <w:delText>, how they work</w:delText>
          </w:r>
        </w:del>
      </w:ins>
      <w:ins w:id="554" w:author="像个男人一样" w:date="2018-03-23T10:48:00Z">
        <w:del w:id="555" w:author="jie sun" w:date="2018-04-19T13:02:00Z">
          <w:r w:rsidDel="005B71B7">
            <w:rPr>
              <w:rFonts w:hint="eastAsia"/>
              <w:lang w:val="en-US"/>
            </w:rPr>
            <w:delText xml:space="preserve"> </w:delText>
          </w:r>
        </w:del>
      </w:ins>
      <w:ins w:id="556" w:author="像个男人一样" w:date="2018-03-21T20:58: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and how </w:delText>
          </w:r>
        </w:del>
      </w:ins>
      <w:ins w:id="559" w:author="像个男人一样" w:date="2018-03-21T20:59: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they are used </w:delText>
          </w:r>
        </w:del>
      </w:ins>
      <w:ins w:id="562" w:author="像个男人一样" w:date="2018-03-21T21:00: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with some recognition algorith</w:delText>
          </w:r>
        </w:del>
      </w:ins>
      <w:ins w:id="565" w:author="像个男人一样" w:date="2018-03-21T21:01: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8" w:author="像个男人一样" w:date="2018-03-21T21:06:00Z">
        <w:del w:id="569" w:author="jie sun" w:date="2018-04-19T13:02:00Z">
          <w:r w:rsidDel="005B71B7">
            <w:rPr>
              <w:rPrChange w:id="570" w:author="像个男人一样" w:date="2018-03-21T23:34:00Z">
                <w:rPr>
                  <w:rFonts w:eastAsiaTheme="majorEastAsia" w:cstheme="majorBidi"/>
                  <w:color w:val="000000" w:themeColor="text1"/>
                  <w:sz w:val="32"/>
                  <w:szCs w:val="26"/>
                  <w:lang w:val="en-US"/>
                </w:rPr>
              </w:rPrChange>
            </w:rPr>
            <w:delText xml:space="preserve"> hypothesis</w:delText>
          </w:r>
        </w:del>
        <w:del w:id="571" w:author="jie sun" w:date="2018-04-19T01:31:00Z">
          <w:r w:rsidDel="001E320F">
            <w:rPr>
              <w:rPrChange w:id="572" w:author="像个男人一样" w:date="2018-03-21T23:34:00Z">
                <w:rPr>
                  <w:rFonts w:eastAsiaTheme="majorEastAsia" w:cstheme="majorBidi"/>
                  <w:color w:val="000000" w:themeColor="text1"/>
                  <w:sz w:val="32"/>
                  <w:szCs w:val="26"/>
                  <w:lang w:val="en-US"/>
                </w:rPr>
              </w:rPrChange>
            </w:rPr>
            <w:delText xml:space="preserve"> </w:delText>
          </w:r>
        </w:del>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5" w:author="像个男人一样" w:date="2018-03-21T21:07:00Z">
        <w:del w:id="576" w:author="jie sun" w:date="2018-04-19T13:02:00Z">
          <w:r w:rsidDel="005B71B7">
            <w:rPr>
              <w:rPrChange w:id="57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8"/>
          <w:bookmarkEnd w:id="489"/>
          <w:r w:rsidDel="005B71B7">
            <w:rPr>
              <w:rPrChange w:id="578"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9" w:author="jie sun" w:date="2018-04-19T13:02:00Z"/>
          <w:rFonts w:eastAsia="Microsoft JhengHei"/>
          <w:lang w:val="en-US"/>
        </w:rPr>
      </w:pPr>
      <w:bookmarkStart w:id="580" w:name="_Toc518334729"/>
      <w:ins w:id="581" w:author="jie sun" w:date="2018-04-19T13:02:00Z">
        <w:r w:rsidRPr="00606542">
          <w:rPr>
            <w:rFonts w:eastAsia="Microsoft JhengHei"/>
          </w:rPr>
          <w:t>Acknowledgement</w:t>
        </w:r>
        <w:r w:rsidRPr="001F1EDA">
          <w:rPr>
            <w:rFonts w:eastAsia="Microsoft JhengHei"/>
            <w:lang w:val="en-US"/>
          </w:rPr>
          <w:t>s</w:t>
        </w:r>
        <w:bookmarkEnd w:id="580"/>
      </w:ins>
    </w:p>
    <w:p w14:paraId="4E36CD63" w14:textId="77777777" w:rsidR="005B71B7" w:rsidRDefault="005B71B7" w:rsidP="005B71B7">
      <w:pPr>
        <w:ind w:left="144"/>
        <w:rPr>
          <w:ins w:id="582" w:author="jie sun" w:date="2018-04-19T13:02:00Z"/>
        </w:rPr>
      </w:pPr>
      <w:ins w:id="583"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4" w:author="JIE  SUN" w:date="2018-06-25T15:58:00Z">
        <w:r w:rsidR="00642E86">
          <w:t xml:space="preserve"> </w:t>
        </w:r>
      </w:ins>
      <w:ins w:id="585" w:author="jie sun" w:date="2018-04-19T13:02:00Z">
        <w:del w:id="586"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7" w:author="像个男人一样" w:date="2018-03-21T23:34:00Z">
            <w:rPr>
              <w:rFonts w:eastAsia="SimSun"/>
              <w:lang w:val="en-US"/>
            </w:rPr>
          </w:rPrChange>
        </w:rPr>
        <w:pPrChange w:id="588"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89" w:name="_Toc6887"/>
      <w:bookmarkStart w:id="590" w:name="_Toc6089"/>
      <w:bookmarkStart w:id="591" w:name="_Toc5511"/>
      <w:bookmarkStart w:id="592" w:name="_Toc8365"/>
      <w:bookmarkStart w:id="593" w:name="_Toc10224"/>
      <w:bookmarkStart w:id="594" w:name="_Toc11972"/>
      <w:bookmarkStart w:id="595" w:name="_Toc14479"/>
      <w:bookmarkStart w:id="596" w:name="_Toc6364"/>
      <w:bookmarkStart w:id="597" w:name="_Toc4165"/>
      <w:bookmarkStart w:id="598" w:name="_Toc518334730"/>
      <w:r>
        <w:t>Introduction</w:t>
      </w:r>
      <w:bookmarkEnd w:id="589"/>
      <w:bookmarkEnd w:id="590"/>
      <w:bookmarkEnd w:id="591"/>
      <w:bookmarkEnd w:id="592"/>
      <w:bookmarkEnd w:id="593"/>
      <w:bookmarkEnd w:id="594"/>
      <w:bookmarkEnd w:id="595"/>
      <w:bookmarkEnd w:id="596"/>
      <w:bookmarkEnd w:id="597"/>
      <w:bookmarkEnd w:id="598"/>
    </w:p>
    <w:p w14:paraId="4F0D3CD1" w14:textId="2821427D" w:rsidR="0087014B" w:rsidRDefault="00D5184D">
      <w:pPr>
        <w:pStyle w:val="Heading2"/>
      </w:pPr>
      <w:bookmarkStart w:id="599" w:name="_Toc20180"/>
      <w:bookmarkStart w:id="600" w:name="_Toc15649"/>
      <w:bookmarkStart w:id="601" w:name="_Toc21989"/>
      <w:bookmarkStart w:id="602" w:name="_Toc29909"/>
      <w:bookmarkStart w:id="603" w:name="_Toc4817"/>
      <w:bookmarkStart w:id="604" w:name="_Toc29902"/>
      <w:bookmarkStart w:id="605" w:name="_Toc9730"/>
      <w:bookmarkStart w:id="606" w:name="_Toc24188"/>
      <w:bookmarkStart w:id="607" w:name="_Toc2162"/>
      <w:bookmarkStart w:id="608" w:name="_Toc518334731"/>
      <w:r>
        <w:t>Background Information</w:t>
      </w:r>
      <w:bookmarkEnd w:id="599"/>
      <w:bookmarkEnd w:id="600"/>
      <w:bookmarkEnd w:id="601"/>
      <w:bookmarkEnd w:id="602"/>
      <w:bookmarkEnd w:id="603"/>
      <w:bookmarkEnd w:id="604"/>
      <w:bookmarkEnd w:id="605"/>
      <w:bookmarkEnd w:id="606"/>
      <w:bookmarkEnd w:id="607"/>
      <w:bookmarkEnd w:id="608"/>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9" w:name="OLE_LINK12"/>
      <w:r w:rsidR="00741094">
        <w:t>action r</w:t>
      </w:r>
      <w:r w:rsidR="004F1468">
        <w:t xml:space="preserve">ecognition </w:t>
      </w:r>
      <w:bookmarkStart w:id="610" w:name="OLE_LINK45"/>
      <w:bookmarkStart w:id="611" w:name="OLE_LINK46"/>
      <w:bookmarkEnd w:id="609"/>
      <w:r w:rsidR="00741094">
        <w:t xml:space="preserve">technologies </w:t>
      </w:r>
      <w:bookmarkEnd w:id="610"/>
      <w:bookmarkEnd w:id="611"/>
      <w:r w:rsidR="00741094">
        <w:t>have already</w:t>
      </w:r>
      <w:r>
        <w:t xml:space="preserve"> </w:t>
      </w:r>
      <w:bookmarkStart w:id="612" w:name="OLE_LINK38"/>
      <w:r>
        <w:t>permeate</w:t>
      </w:r>
      <w:r w:rsidR="00741094">
        <w:t>d</w:t>
      </w:r>
      <w:r>
        <w:t xml:space="preserve"> </w:t>
      </w:r>
      <w:bookmarkEnd w:id="612"/>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13" w:author="像个男人一样" w:date="2018-03-23T10:52:00Z">
        <w:r>
          <w:rPr>
            <w:rFonts w:hint="eastAsia"/>
            <w:lang w:val="en-US"/>
          </w:rPr>
          <w:t>y</w:t>
        </w:r>
      </w:ins>
      <w:r>
        <w:t xml:space="preserve"> smart watch that help</w:t>
      </w:r>
      <w:ins w:id="614" w:author="像个男人一样" w:date="2018-03-23T10:52:00Z">
        <w:r>
          <w:rPr>
            <w:rFonts w:hint="eastAsia"/>
            <w:lang w:val="en-US"/>
          </w:rPr>
          <w:t>s</w:t>
        </w:r>
      </w:ins>
      <w:r>
        <w:t xml:space="preserve"> us to record</w:t>
      </w:r>
      <w:del w:id="615" w:author="像个男人一样" w:date="2018-03-23T10:52:00Z">
        <w:r>
          <w:rPr>
            <w:lang w:val="en-US"/>
          </w:rPr>
          <w:delText>in</w:delText>
        </w:r>
      </w:del>
      <w:ins w:id="616" w:author="像个男人一样" w:date="2018-03-23T10:52:00Z">
        <w:r>
          <w:rPr>
            <w:rFonts w:hint="eastAsia"/>
            <w:lang w:val="en-US"/>
          </w:rPr>
          <w:t>e</w:t>
        </w:r>
      </w:ins>
      <w:del w:id="617"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8" w:author="jie sun" w:date="2018-04-19T00:56:00Z">
        <w:r w:rsidDel="0090293C">
          <w:rPr>
            <w:rFonts w:hint="eastAsia"/>
            <w:lang w:val="en-US"/>
          </w:rPr>
          <w:delText xml:space="preserve">some </w:delText>
        </w:r>
      </w:del>
      <w:ins w:id="619" w:author="jie sun" w:date="2018-04-19T00:56:00Z">
        <w:r w:rsidR="0090293C">
          <w:rPr>
            <w:lang w:val="en-US"/>
          </w:rPr>
          <w:t>a</w:t>
        </w:r>
        <w:r w:rsidR="0090293C">
          <w:rPr>
            <w:rFonts w:hint="eastAsia"/>
            <w:lang w:val="en-US"/>
          </w:rPr>
          <w:t xml:space="preserve"> </w:t>
        </w:r>
      </w:ins>
      <w:r>
        <w:rPr>
          <w:rFonts w:hint="eastAsia"/>
          <w:lang w:val="en-US"/>
        </w:rPr>
        <w:t>new product</w:t>
      </w:r>
      <w:ins w:id="620" w:author="jie sun" w:date="2018-04-19T01:09:00Z">
        <w:r w:rsidR="0040338A">
          <w:rPr>
            <w:lang w:val="en-US"/>
          </w:rPr>
          <w:t xml:space="preserve">, a </w:t>
        </w:r>
      </w:ins>
      <w:ins w:id="621" w:author="jie sun" w:date="2018-04-19T01:10:00Z">
        <w:r w:rsidR="0040338A">
          <w:rPr>
            <w:lang w:val="en-US"/>
          </w:rPr>
          <w:t>multiple function glow-stick</w:t>
        </w:r>
      </w:ins>
      <w:r>
        <w:rPr>
          <w:rFonts w:hint="eastAsia"/>
          <w:lang w:val="en-US"/>
        </w:rPr>
        <w:t xml:space="preserve"> maybe it will appear in </w:t>
      </w:r>
      <w:del w:id="622"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23" w:name="OLE_LINK49"/>
      <w:bookmarkStart w:id="624" w:name="OLE_LINK50"/>
      <w:bookmarkStart w:id="625"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23"/>
      <w:bookmarkEnd w:id="624"/>
      <w:bookmarkEnd w:id="625"/>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6"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rFonts w:hint="eastAsia"/>
          <w:lang w:val="en-US"/>
        </w:rPr>
      </w:pPr>
      <w:r>
        <w:rPr>
          <w:lang w:val="en-US"/>
        </w:rPr>
        <w:t xml:space="preserve"> </w:t>
      </w:r>
    </w:p>
    <w:p w14:paraId="245D865B" w14:textId="2A9E911A" w:rsidR="00997474" w:rsidRDefault="00997474" w:rsidP="00997474">
      <w:pPr>
        <w:pStyle w:val="Heading2"/>
        <w:rPr>
          <w:lang w:val="en-US"/>
        </w:rPr>
      </w:pPr>
      <w:bookmarkStart w:id="627" w:name="_Toc518334732"/>
      <w:r>
        <w:rPr>
          <w:lang w:val="en-US"/>
        </w:rPr>
        <w:t>The Research Problem</w:t>
      </w:r>
      <w:bookmarkEnd w:id="627"/>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and also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8"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and also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r w:rsidR="00D7404B">
        <w:rPr>
          <w:lang w:val="en-US"/>
        </w:rPr>
        <w:t xml:space="preserve">iPhone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rFonts w:hint="eastAsia"/>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and also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8"/>
    <w:p w14:paraId="2D5C87AF" w14:textId="77777777" w:rsidR="001C4BC1" w:rsidRDefault="001C4BC1" w:rsidP="00ED6741">
      <w:pPr>
        <w:rPr>
          <w:rFonts w:hint="eastAsia"/>
          <w:lang w:val="en-US"/>
        </w:rPr>
      </w:pPr>
    </w:p>
    <w:p w14:paraId="63E84A34" w14:textId="77777777" w:rsidR="00843ABD" w:rsidRDefault="00843ABD" w:rsidP="00ED6741">
      <w:pPr>
        <w:rPr>
          <w:rFonts w:hint="eastAsia"/>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29" w:name="_Toc518334733"/>
      <w:r>
        <w:rPr>
          <w:lang w:val="en-US"/>
        </w:rPr>
        <w:t>Objective of the Study</w:t>
      </w:r>
      <w:bookmarkEnd w:id="629"/>
    </w:p>
    <w:p w14:paraId="3CEA652A" w14:textId="17A4303C" w:rsidR="00997474" w:rsidRDefault="00997474" w:rsidP="00997474">
      <w:pPr>
        <w:rPr>
          <w:lang w:val="en-US"/>
        </w:rPr>
      </w:pPr>
      <w:r>
        <w:rPr>
          <w:rFonts w:hint="eastAsia"/>
          <w:lang w:val="en-US"/>
        </w:rPr>
        <w:t>There two purposes for this thesis, one is to introduce what the gyro</w:t>
      </w:r>
      <w:ins w:id="630" w:author="jie sun" w:date="2018-04-19T00:47:00Z">
        <w:r>
          <w:rPr>
            <w:lang w:val="en-US"/>
          </w:rPr>
          <w:t xml:space="preserve">scope and </w:t>
        </w:r>
      </w:ins>
      <w:del w:id="631"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32" w:author="像个男人一样" w:date="2018-04-07T21:24:00Z">
        <w:r>
          <w:rPr>
            <w:rFonts w:hint="eastAsia"/>
            <w:lang w:val="en-US"/>
          </w:rPr>
          <w:delText>s</w:delText>
        </w:r>
      </w:del>
      <w:r>
        <w:rPr>
          <w:rFonts w:hint="eastAsia"/>
          <w:lang w:val="en-US"/>
        </w:rPr>
        <w:t xml:space="preserve"> and some basic application in our daily lives; </w:t>
      </w:r>
      <w:del w:id="633"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34" w:author="jie sun" w:date="2018-04-08T14:56:00Z">
        <w:r w:rsidDel="004A50B7">
          <w:rPr>
            <w:rFonts w:hint="eastAsia"/>
            <w:lang w:val="en-US"/>
          </w:rPr>
          <w:delText xml:space="preserve"> </w:delText>
        </w:r>
      </w:del>
      <w:r>
        <w:rPr>
          <w:rFonts w:hint="eastAsia"/>
          <w:lang w:val="en-US"/>
        </w:rPr>
        <w:t xml:space="preserve">one who is </w:t>
      </w:r>
      <w:ins w:id="635" w:author="jie sun" w:date="2018-04-19T00:47:00Z">
        <w:r>
          <w:rPr>
            <w:lang w:val="en-US"/>
          </w:rPr>
          <w:t xml:space="preserve">also </w:t>
        </w:r>
      </w:ins>
      <w:r>
        <w:rPr>
          <w:rFonts w:hint="eastAsia"/>
          <w:lang w:val="en-US"/>
        </w:rPr>
        <w:t>interested and want</w:t>
      </w:r>
      <w:ins w:id="636"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7" w:author="JIE  SUN" w:date="2018-06-25T15:58:00Z">
        <w:r w:rsidDel="00BD3EFF">
          <w:rPr>
            <w:rFonts w:hint="eastAsia"/>
            <w:lang w:val="en-US"/>
          </w:rPr>
          <w:delText>The</w:delText>
        </w:r>
      </w:del>
      <w:ins w:id="638" w:author="JIE  SUN" w:date="2018-06-25T15:58:00Z">
        <w:r>
          <w:rPr>
            <w:lang w:val="en-US"/>
          </w:rPr>
          <w:t xml:space="preserve"> </w:t>
        </w:r>
      </w:ins>
      <w:del w:id="639" w:author="JIE  SUN" w:date="2018-06-25T15:58:00Z">
        <w:r w:rsidDel="00BD3EFF">
          <w:rPr>
            <w:rFonts w:hint="eastAsia"/>
            <w:lang w:val="en-US"/>
          </w:rPr>
          <w:delText xml:space="preserve"> </w:delText>
        </w:r>
      </w:del>
      <w:del w:id="640"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41" w:name="_Toc518334734"/>
      <w:r>
        <w:rPr>
          <w:lang w:val="en-US"/>
        </w:rPr>
        <w:t>Thesis Structure</w:t>
      </w:r>
      <w:bookmarkEnd w:id="641"/>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t xml:space="preserve">Chapter 3 </w:t>
      </w:r>
      <w:r w:rsidRPr="00D90BCE">
        <w:rPr>
          <w:lang w:val="en-US"/>
        </w:rPr>
        <w:t>illustrate</w:t>
      </w:r>
      <w:r>
        <w:rPr>
          <w:lang w:val="en-US"/>
        </w:rPr>
        <w:t xml:space="preserve">s the pedometer in detail as an example of using Accelerometer, and also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17B9AB45" w:rsidR="00735E9F" w:rsidRDefault="00735E9F" w:rsidP="00F630B9">
      <w:pPr>
        <w:rPr>
          <w:lang w:val="en-US"/>
        </w:rPr>
      </w:pPr>
      <w:r>
        <w:rPr>
          <w:lang w:val="en-US"/>
        </w:rPr>
        <w:t>Chapter 6 summarizes the entire dissert</w:t>
      </w:r>
      <w:r w:rsidR="00AB7BE8">
        <w:rPr>
          <w:lang w:val="en-US"/>
        </w:rPr>
        <w:t>ation and put some imaginations</w:t>
      </w:r>
      <w:r>
        <w:rPr>
          <w:lang w:val="en-US"/>
        </w:rPr>
        <w:t xml:space="preserve">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42" w:name="_Toc518334735"/>
      <w:r>
        <w:t>Literature Review</w:t>
      </w:r>
      <w:bookmarkEnd w:id="642"/>
    </w:p>
    <w:p w14:paraId="2D010EA4" w14:textId="356D5BC2" w:rsidR="00553580" w:rsidRDefault="00553580" w:rsidP="00553580">
      <w:pPr>
        <w:pStyle w:val="Heading2"/>
      </w:pPr>
      <w:bookmarkStart w:id="643" w:name="_Toc24701"/>
      <w:bookmarkStart w:id="644" w:name="_Toc18569"/>
      <w:bookmarkStart w:id="645" w:name="_Toc31120"/>
      <w:bookmarkStart w:id="646" w:name="_Toc26027"/>
      <w:bookmarkStart w:id="647" w:name="_Toc2838"/>
      <w:bookmarkStart w:id="648" w:name="_Toc7401"/>
      <w:bookmarkStart w:id="649" w:name="_Toc23474"/>
      <w:bookmarkStart w:id="650" w:name="_Toc10943"/>
      <w:bookmarkStart w:id="651" w:name="_Toc3004"/>
      <w:bookmarkStart w:id="652" w:name="_Toc518334736"/>
      <w:r>
        <w:t xml:space="preserve">The </w:t>
      </w:r>
      <w:ins w:id="653" w:author="jie sun" w:date="2018-04-16T21:04:00Z">
        <w:r>
          <w:t>I</w:t>
        </w:r>
      </w:ins>
      <w:del w:id="654" w:author="jie sun" w:date="2018-04-16T21:04:00Z">
        <w:r w:rsidDel="002539C6">
          <w:delText>i</w:delText>
        </w:r>
      </w:del>
      <w:r>
        <w:t xml:space="preserve">ntroduction </w:t>
      </w:r>
      <w:ins w:id="655" w:author="jie sun" w:date="2018-04-16T21:12:00Z">
        <w:r>
          <w:rPr>
            <w:rFonts w:hint="eastAsia"/>
          </w:rPr>
          <w:t>O</w:t>
        </w:r>
      </w:ins>
      <w:del w:id="656" w:author="jie sun" w:date="2018-04-16T21:12:00Z">
        <w:r w:rsidDel="00F56A93">
          <w:delText>o</w:delText>
        </w:r>
      </w:del>
      <w:r>
        <w:t xml:space="preserve">f </w:t>
      </w:r>
      <w:ins w:id="657" w:author="jie sun" w:date="2018-04-16T21:04:00Z">
        <w:r>
          <w:t>A</w:t>
        </w:r>
      </w:ins>
      <w:del w:id="658" w:author="jie sun" w:date="2018-04-16T21:04:00Z">
        <w:r w:rsidDel="002539C6">
          <w:delText>a</w:delText>
        </w:r>
      </w:del>
      <w:r>
        <w:t xml:space="preserve">n </w:t>
      </w:r>
      <w:ins w:id="659" w:author="jie sun" w:date="2018-04-16T21:04:00Z">
        <w:r>
          <w:t>A</w:t>
        </w:r>
      </w:ins>
      <w:del w:id="660" w:author="jie sun" w:date="2018-04-16T21:04:00Z">
        <w:r w:rsidDel="002539C6">
          <w:delText>a</w:delText>
        </w:r>
      </w:del>
      <w:r>
        <w:t>ccelerometer</w:t>
      </w:r>
      <w:bookmarkEnd w:id="643"/>
      <w:bookmarkEnd w:id="644"/>
      <w:bookmarkEnd w:id="645"/>
      <w:bookmarkEnd w:id="646"/>
      <w:bookmarkEnd w:id="647"/>
      <w:bookmarkEnd w:id="648"/>
      <w:bookmarkEnd w:id="649"/>
      <w:bookmarkEnd w:id="650"/>
      <w:bookmarkEnd w:id="651"/>
      <w:bookmarkEnd w:id="652"/>
    </w:p>
    <w:p w14:paraId="1C9B8073" w14:textId="77777777" w:rsidR="00553580" w:rsidRDefault="00553580" w:rsidP="00553580">
      <w:pPr>
        <w:pStyle w:val="Heading3"/>
      </w:pPr>
      <w:bookmarkStart w:id="661" w:name="_Toc19401"/>
      <w:bookmarkStart w:id="662" w:name="_Toc8353"/>
      <w:bookmarkStart w:id="663" w:name="_Toc8396"/>
      <w:bookmarkStart w:id="664" w:name="_Toc19526"/>
      <w:bookmarkStart w:id="665" w:name="_Toc10745"/>
      <w:bookmarkStart w:id="666" w:name="_Toc29599"/>
      <w:bookmarkStart w:id="667" w:name="_Toc1324"/>
      <w:bookmarkStart w:id="668" w:name="_Toc9057"/>
      <w:bookmarkStart w:id="669" w:name="_Toc4955"/>
      <w:bookmarkStart w:id="670" w:name="_Toc518334737"/>
      <w:r>
        <w:t xml:space="preserve">What </w:t>
      </w:r>
      <w:ins w:id="671" w:author="jie sun" w:date="2018-04-16T21:12:00Z">
        <w:r>
          <w:rPr>
            <w:rFonts w:hint="eastAsia"/>
          </w:rPr>
          <w:t>I</w:t>
        </w:r>
      </w:ins>
      <w:del w:id="672" w:author="jie sun" w:date="2018-04-16T21:04:00Z">
        <w:r w:rsidDel="004E1542">
          <w:delText>i</w:delText>
        </w:r>
      </w:del>
      <w:r>
        <w:t xml:space="preserve">s </w:t>
      </w:r>
      <w:ins w:id="673" w:author="jie sun" w:date="2018-04-16T21:04:00Z">
        <w:r>
          <w:t>A</w:t>
        </w:r>
      </w:ins>
      <w:del w:id="674" w:author="jie sun" w:date="2018-04-16T21:04:00Z">
        <w:r w:rsidDel="004E1542">
          <w:delText>a</w:delText>
        </w:r>
      </w:del>
      <w:r>
        <w:t xml:space="preserve">n </w:t>
      </w:r>
      <w:ins w:id="675" w:author="jie sun" w:date="2018-04-16T21:04:00Z">
        <w:r>
          <w:t>A</w:t>
        </w:r>
      </w:ins>
      <w:del w:id="676" w:author="jie sun" w:date="2018-04-16T21:04:00Z">
        <w:r w:rsidDel="004E1542">
          <w:delText>a</w:delText>
        </w:r>
      </w:del>
      <w:r>
        <w:t>ccelerometer</w:t>
      </w:r>
      <w:bookmarkEnd w:id="661"/>
      <w:bookmarkEnd w:id="662"/>
      <w:bookmarkEnd w:id="663"/>
      <w:bookmarkEnd w:id="664"/>
      <w:bookmarkEnd w:id="665"/>
      <w:bookmarkEnd w:id="666"/>
      <w:bookmarkEnd w:id="667"/>
      <w:bookmarkEnd w:id="668"/>
      <w:bookmarkEnd w:id="669"/>
      <w:bookmarkEnd w:id="670"/>
    </w:p>
    <w:p w14:paraId="149B8AAE" w14:textId="77777777" w:rsidR="00553580" w:rsidRDefault="00553580" w:rsidP="00553580">
      <w:r>
        <w:t>Wikipedia explains</w:t>
      </w:r>
      <w:del w:id="677" w:author="jie sun" w:date="2018-04-08T14:45:00Z">
        <w:r w:rsidDel="00F041EB">
          <w:delText xml:space="preserve"> </w:delText>
        </w:r>
        <w:bookmarkStart w:id="678" w:name="OLE_LINK2"/>
        <w:bookmarkStart w:id="679" w:name="OLE_LINK1"/>
        <w:r w:rsidDel="00F041EB">
          <w:delText>:</w:delText>
        </w:r>
      </w:del>
      <w:ins w:id="680"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78"/>
      <w:bookmarkEnd w:id="679"/>
      <w:r>
        <w:t xml:space="preserve">”. Exactly, an accelerometer is not hard to </w:t>
      </w:r>
      <w:del w:id="681" w:author="jie sun" w:date="2018-04-08T14:55:00Z">
        <w:r w:rsidDel="00D5184D">
          <w:delText xml:space="preserve">understand </w:delText>
        </w:r>
      </w:del>
      <w:ins w:id="682" w:author="jie sun" w:date="2018-04-08T14:55:00Z">
        <w:r>
          <w:t xml:space="preserve">be understood </w:t>
        </w:r>
      </w:ins>
      <w:r>
        <w:t xml:space="preserve">and </w:t>
      </w:r>
      <w:del w:id="68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84" w:name="_Toc32677"/>
      <w:bookmarkStart w:id="685" w:name="_Toc22005"/>
      <w:bookmarkStart w:id="686" w:name="_Toc28753"/>
      <w:bookmarkStart w:id="687" w:name="_Toc26054"/>
      <w:bookmarkStart w:id="688" w:name="_Toc13916"/>
      <w:bookmarkStart w:id="689" w:name="_Toc26585"/>
      <w:bookmarkStart w:id="690" w:name="_Toc1923"/>
      <w:bookmarkStart w:id="691" w:name="_Toc4047"/>
      <w:bookmarkStart w:id="692" w:name="_Toc23596"/>
      <w:bookmarkStart w:id="693" w:name="_Toc518334738"/>
      <w:r>
        <w:t xml:space="preserve">Working </w:t>
      </w:r>
      <w:ins w:id="694" w:author="jie sun" w:date="2018-04-16T21:04:00Z">
        <w:r>
          <w:t>P</w:t>
        </w:r>
      </w:ins>
      <w:del w:id="695" w:author="jie sun" w:date="2018-04-16T21:04:00Z">
        <w:r w:rsidDel="008B70F3">
          <w:delText>p</w:delText>
        </w:r>
      </w:del>
      <w:r>
        <w:t xml:space="preserve">rinciple </w:t>
      </w:r>
      <w:ins w:id="696" w:author="JIE  SUN" w:date="2018-06-25T15:59:00Z">
        <w:r>
          <w:t>o</w:t>
        </w:r>
      </w:ins>
      <w:ins w:id="697" w:author="jie sun" w:date="2018-04-16T21:12:00Z">
        <w:del w:id="698" w:author="JIE  SUN" w:date="2018-06-25T15:59:00Z">
          <w:r w:rsidDel="00C773A2">
            <w:rPr>
              <w:rFonts w:hint="eastAsia"/>
            </w:rPr>
            <w:delText>O</w:delText>
          </w:r>
        </w:del>
      </w:ins>
      <w:del w:id="699" w:author="jie sun" w:date="2018-04-16T21:12:00Z">
        <w:r w:rsidDel="002B0076">
          <w:delText>o</w:delText>
        </w:r>
      </w:del>
      <w:r>
        <w:t xml:space="preserve">f </w:t>
      </w:r>
      <w:del w:id="700" w:author="jie sun" w:date="2018-04-08T14:45:00Z">
        <w:r w:rsidDel="00F041EB">
          <w:delText xml:space="preserve"> </w:delText>
        </w:r>
      </w:del>
      <w:ins w:id="701" w:author="JIE  SUN" w:date="2018-06-25T15:59:00Z">
        <w:r>
          <w:rPr>
            <w:rFonts w:hint="eastAsia"/>
          </w:rPr>
          <w:t>a</w:t>
        </w:r>
      </w:ins>
      <w:ins w:id="702" w:author="jie sun" w:date="2018-04-16T21:04:00Z">
        <w:del w:id="703" w:author="JIE  SUN" w:date="2018-06-25T15:59:00Z">
          <w:r w:rsidDel="00C773A2">
            <w:delText>A</w:delText>
          </w:r>
        </w:del>
      </w:ins>
      <w:del w:id="704" w:author="jie sun" w:date="2018-04-16T21:04:00Z">
        <w:r w:rsidDel="008B70F3">
          <w:delText>a</w:delText>
        </w:r>
      </w:del>
      <w:r>
        <w:t xml:space="preserve">n </w:t>
      </w:r>
      <w:ins w:id="705" w:author="jie sun" w:date="2018-04-16T21:04:00Z">
        <w:r>
          <w:t>A</w:t>
        </w:r>
      </w:ins>
      <w:del w:id="706" w:author="jie sun" w:date="2018-04-16T21:04:00Z">
        <w:r w:rsidDel="008B70F3">
          <w:delText>a</w:delText>
        </w:r>
      </w:del>
      <w:r>
        <w:t>ccelerometer</w:t>
      </w:r>
      <w:bookmarkEnd w:id="684"/>
      <w:bookmarkEnd w:id="685"/>
      <w:bookmarkEnd w:id="686"/>
      <w:bookmarkEnd w:id="687"/>
      <w:bookmarkEnd w:id="688"/>
      <w:bookmarkEnd w:id="689"/>
      <w:bookmarkEnd w:id="690"/>
      <w:bookmarkEnd w:id="691"/>
      <w:bookmarkEnd w:id="692"/>
      <w:bookmarkEnd w:id="693"/>
    </w:p>
    <w:p w14:paraId="342C47E5" w14:textId="1C32306C"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707" w:author="jie sun" w:date="2018-04-19T13:03:00Z">
        <w:r w:rsidDel="00BC6D83">
          <w:delText xml:space="preserve">Actually </w:delText>
        </w:r>
      </w:del>
      <w:ins w:id="708" w:author="jie sun" w:date="2018-04-19T13:03:00Z">
        <w:r>
          <w:t xml:space="preserve">Exactly, </w:t>
        </w:r>
      </w:ins>
      <w:r>
        <w:t>it is the change rate of the velocity of an object</w:t>
      </w:r>
      <w:ins w:id="709" w:author="jie sun" w:date="2018-04-19T13:03:00Z">
        <w:r>
          <w:t xml:space="preserve"> </w:t>
        </w:r>
      </w:ins>
      <w:del w:id="710" w:author="jie sun" w:date="2018-04-19T13:03:00Z">
        <w:r w:rsidDel="00BC6D83">
          <w:delText xml:space="preserve">, </w:delText>
        </w:r>
      </w:del>
      <w:r>
        <w:t xml:space="preserve">and can be described as   the ‘a’ in formula: F=-kx=ma, we studied in middle or high school courses. </w:t>
      </w:r>
      <w:customXmlInsRangeStart w:id="711" w:author="jie sun" w:date="2018-04-08T15:39:00Z"/>
      <w:sdt>
        <w:sdtPr>
          <w:id w:val="2069070334"/>
          <w:citation/>
        </w:sdtPr>
        <w:sdtContent>
          <w:customXmlInsRangeEnd w:id="711"/>
          <w:ins w:id="712"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D5282A" w:rsidRPr="00D5282A">
            <w:rPr>
              <w:noProof/>
            </w:rPr>
            <w:t>(Nisticò, 2013)</w:t>
          </w:r>
          <w:ins w:id="713" w:author="jie sun" w:date="2018-04-08T15:39:00Z">
            <w:r>
              <w:fldChar w:fldCharType="end"/>
            </w:r>
          </w:ins>
          <w:customXmlInsRangeStart w:id="714" w:author="jie sun" w:date="2018-04-08T15:39:00Z"/>
        </w:sdtContent>
      </w:sdt>
      <w:customXmlInsRangeEnd w:id="714"/>
      <w:del w:id="715" w:author="jie sun" w:date="2018-04-08T15:38:00Z">
        <w:r w:rsidDel="00DA0F8B">
          <w:delText xml:space="preserve"> </w:delText>
        </w:r>
      </w:del>
      <w:ins w:id="716" w:author="像个男人一样" w:date="2018-03-22T12:06:00Z">
        <w:del w:id="717" w:author="jie sun" w:date="2018-04-08T15:38:00Z">
          <w:r w:rsidDel="00DA0F8B">
            <w:rPr>
              <w:rStyle w:val="EndnoteReference"/>
            </w:rPr>
            <w:delText>[</w:delText>
          </w:r>
        </w:del>
      </w:ins>
      <w:ins w:id="718" w:author="像个男人一样" w:date="2018-03-22T12:05:00Z">
        <w:del w:id="719" w:author="jie sun" w:date="2018-04-08T15:38:00Z">
          <w:r w:rsidDel="00DA0F8B">
            <w:rPr>
              <w:rStyle w:val="EndnoteReference"/>
            </w:rPr>
            <w:endnoteReference w:id="1"/>
          </w:r>
        </w:del>
      </w:ins>
      <w:ins w:id="784" w:author="像个男人一样" w:date="2018-03-22T12:06:00Z">
        <w:del w:id="785" w:author="jie sun" w:date="2018-04-08T15:38:00Z">
          <w:r w:rsidDel="00DA0F8B">
            <w:rPr>
              <w:rStyle w:val="EndnoteReference"/>
            </w:rPr>
            <w:delText>]</w:delText>
          </w:r>
        </w:del>
      </w:ins>
    </w:p>
    <w:p w14:paraId="21CEDA16" w14:textId="77777777" w:rsidR="00553580" w:rsidRDefault="00553580" w:rsidP="00553580">
      <w:pPr>
        <w:pStyle w:val="Caption"/>
        <w:rPr>
          <w:del w:id="786" w:author="像个男人一样" w:date="2018-03-21T01:18:00Z"/>
        </w:rPr>
        <w:pPrChange w:id="787" w:author="像个男人一样" w:date="2018-03-21T01:01:00Z">
          <w:pPr>
            <w:pStyle w:val="Subtitle"/>
          </w:pPr>
        </w:pPrChange>
      </w:pPr>
      <w:bookmarkStart w:id="788" w:name="_Toc505290347"/>
      <w:del w:id="789"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790" w:author="像个男人一样" w:date="2018-03-22T11:51:00Z">
        <w:del w:id="791" w:author="像个男人一样" w:date="2018-03-22T11:59:00Z">
          <w:r>
            <w:rPr>
              <w:b/>
            </w:rPr>
            <w:delText>错误！未指定顺序。</w:delText>
          </w:r>
        </w:del>
      </w:ins>
      <w:ins w:id="792" w:author="像个男人一样" w:date="2018-03-21T23:39:00Z">
        <w:del w:id="793" w:author="像个男人一样" w:date="2018-03-22T11:59:00Z">
          <w:r>
            <w:rPr>
              <w:b/>
            </w:rPr>
            <w:delText>错误！未指定顺序。</w:delText>
          </w:r>
        </w:del>
      </w:ins>
      <w:ins w:id="794" w:author="像个男人一样" w:date="2018-03-21T23:10:00Z">
        <w:del w:id="795" w:author="像个男人一样" w:date="2018-03-22T11:59:00Z">
          <w:r>
            <w:rPr>
              <w:b/>
            </w:rPr>
            <w:delText>错误！未指定顺序。</w:delText>
          </w:r>
        </w:del>
      </w:ins>
      <w:ins w:id="796" w:author="像个男人一样" w:date="2018-03-21T23:08:00Z">
        <w:del w:id="797" w:author="像个男人一样" w:date="2018-03-22T11:59:00Z">
          <w:r>
            <w:rPr>
              <w:b/>
            </w:rPr>
            <w:delText>错误！未指定顺序。</w:delText>
          </w:r>
        </w:del>
      </w:ins>
      <w:ins w:id="798" w:author="像个男人一样" w:date="2018-03-21T02:33:00Z">
        <w:del w:id="799" w:author="像个男人一样" w:date="2018-03-22T11:59:00Z">
          <w:r>
            <w:rPr>
              <w:b/>
            </w:rPr>
            <w:delText>错误！未指定顺序。错误！未指定顺序。</w:delText>
          </w:r>
        </w:del>
      </w:ins>
      <w:ins w:id="800" w:author="像个男人一样" w:date="2018-03-21T02:31:00Z">
        <w:del w:id="801" w:author="像个男人一样" w:date="2018-03-22T11:59:00Z">
          <w:r>
            <w:rPr>
              <w:b/>
            </w:rPr>
            <w:delText>错误！未指定顺序。</w:delText>
          </w:r>
        </w:del>
      </w:ins>
      <w:ins w:id="802" w:author="像个男人一样" w:date="2018-03-21T02:30:00Z">
        <w:del w:id="803" w:author="像个男人一样" w:date="2018-03-22T11:59:00Z">
          <w:r>
            <w:rPr>
              <w:b/>
            </w:rPr>
            <w:delText>错误！未指定顺序。</w:delText>
          </w:r>
        </w:del>
      </w:ins>
      <w:ins w:id="804" w:author="像个男人一样" w:date="2018-03-21T02:29:00Z">
        <w:del w:id="805" w:author="像个男人一样" w:date="2018-03-22T11:59:00Z">
          <w:r>
            <w:rPr>
              <w:b/>
            </w:rPr>
            <w:delText>错误！未指定顺序。错误！未指定顺序。</w:delText>
          </w:r>
        </w:del>
      </w:ins>
      <w:ins w:id="806" w:author="像个男人一样" w:date="2018-03-21T02:26:00Z">
        <w:del w:id="807" w:author="像个男人一样" w:date="2018-03-22T11:59:00Z">
          <w:r>
            <w:rPr>
              <w:b/>
            </w:rPr>
            <w:delText>错误！未指定顺序。</w:delText>
          </w:r>
        </w:del>
      </w:ins>
      <w:ins w:id="808" w:author="像个男人一样" w:date="2018-03-21T02:25:00Z">
        <w:del w:id="809" w:author="像个男人一样" w:date="2018-03-22T11:59:00Z">
          <w:r>
            <w:rPr>
              <w:b/>
            </w:rPr>
            <w:delText>错误！未指定顺序。</w:delText>
          </w:r>
        </w:del>
      </w:ins>
      <w:ins w:id="810" w:author="像个男人一样" w:date="2018-03-21T02:24:00Z">
        <w:del w:id="811" w:author="像个男人一样" w:date="2018-03-22T11:59:00Z">
          <w:r>
            <w:rPr>
              <w:b/>
            </w:rPr>
            <w:delText>错误！未指定顺序。</w:delText>
          </w:r>
        </w:del>
      </w:ins>
      <w:ins w:id="812" w:author="像个男人一样" w:date="2018-03-21T02:23:00Z">
        <w:del w:id="813" w:author="像个男人一样" w:date="2018-03-22T11:59:00Z">
          <w:r>
            <w:rPr>
              <w:b/>
            </w:rPr>
            <w:delText>错误！未指定顺序。</w:delText>
          </w:r>
        </w:del>
      </w:ins>
      <w:ins w:id="814" w:author="像个男人一样" w:date="2018-03-21T02:22:00Z">
        <w:del w:id="815" w:author="像个男人一样" w:date="2018-03-22T11:59:00Z">
          <w:r>
            <w:rPr>
              <w:b/>
            </w:rPr>
            <w:delText>错误！未指定顺序。</w:delText>
          </w:r>
        </w:del>
      </w:ins>
      <w:ins w:id="816" w:author="像个男人一样" w:date="2018-03-21T02:17:00Z">
        <w:del w:id="817" w:author="像个男人一样" w:date="2018-03-22T11:59:00Z">
          <w:r>
            <w:rPr>
              <w:b/>
            </w:rPr>
            <w:delText>错误！未指定顺序。错误！未指定顺序。错误！未指定顺序。</w:delText>
          </w:r>
        </w:del>
      </w:ins>
      <w:ins w:id="818" w:author="像个男人一样" w:date="2018-03-21T02:15:00Z">
        <w:del w:id="819" w:author="像个男人一样" w:date="2018-03-22T11:59:00Z">
          <w:r>
            <w:rPr>
              <w:b/>
            </w:rPr>
            <w:delText>错误！未指定顺序。</w:delText>
          </w:r>
        </w:del>
      </w:ins>
      <w:ins w:id="820" w:author="像个男人一样" w:date="2018-03-21T02:14:00Z">
        <w:del w:id="821" w:author="像个男人一样" w:date="2018-03-22T11:59:00Z">
          <w:r>
            <w:rPr>
              <w:b/>
            </w:rPr>
            <w:delText>错误！未指定顺序。</w:delText>
          </w:r>
        </w:del>
      </w:ins>
      <w:ins w:id="822" w:author="像个男人一样" w:date="2018-03-21T02:13:00Z">
        <w:del w:id="823" w:author="像个男人一样" w:date="2018-03-22T11:59:00Z">
          <w:r>
            <w:rPr>
              <w:b/>
            </w:rPr>
            <w:delText>错误！未指定顺序。</w:delText>
          </w:r>
        </w:del>
      </w:ins>
      <w:ins w:id="824" w:author="像个男人一样" w:date="2018-03-21T02:12:00Z">
        <w:del w:id="825" w:author="像个男人一样" w:date="2018-03-22T11:59:00Z">
          <w:r>
            <w:rPr>
              <w:b/>
            </w:rPr>
            <w:delText>错误！未指定顺序。</w:delText>
          </w:r>
        </w:del>
      </w:ins>
      <w:ins w:id="826" w:author="像个男人一样" w:date="2018-03-21T02:02:00Z">
        <w:del w:id="827" w:author="像个男人一样" w:date="2018-03-22T11:59:00Z">
          <w:r>
            <w:rPr>
              <w:b/>
            </w:rPr>
            <w:delText>错误！未指定顺序。错误！未指定顺序。</w:delText>
          </w:r>
        </w:del>
      </w:ins>
      <w:ins w:id="828" w:author="像个男人一样" w:date="2018-03-21T02:01:00Z">
        <w:del w:id="829" w:author="像个男人一样" w:date="2018-03-22T11:59:00Z">
          <w:r>
            <w:rPr>
              <w:b/>
            </w:rPr>
            <w:delText>错误！未指定顺序。</w:delText>
          </w:r>
        </w:del>
      </w:ins>
      <w:ins w:id="830" w:author="像个男人一样" w:date="2018-03-21T02:00:00Z">
        <w:del w:id="831" w:author="像个男人一样" w:date="2018-03-22T11:59:00Z">
          <w:r>
            <w:rPr>
              <w:b/>
            </w:rPr>
            <w:delText>错误！未指定顺序。</w:delText>
          </w:r>
        </w:del>
      </w:ins>
      <w:ins w:id="832" w:author="像个男人一样" w:date="2018-03-21T01:59:00Z">
        <w:del w:id="833" w:author="像个男人一样" w:date="2018-03-22T11:59:00Z">
          <w:r>
            <w:rPr>
              <w:b/>
            </w:rPr>
            <w:delText>错误！未指定顺序。</w:delText>
          </w:r>
        </w:del>
      </w:ins>
      <w:ins w:id="834" w:author="像个男人一样" w:date="2018-03-21T01:58:00Z">
        <w:del w:id="835" w:author="像个男人一样" w:date="2018-03-22T11:59:00Z">
          <w:r>
            <w:rPr>
              <w:b/>
            </w:rPr>
            <w:delText>错误！未指定顺序。错误！未指定顺序。</w:delText>
          </w:r>
        </w:del>
      </w:ins>
      <w:ins w:id="836" w:author="像个男人一样" w:date="2018-03-21T01:57:00Z">
        <w:del w:id="837" w:author="像个男人一样" w:date="2018-03-22T11:59:00Z">
          <w:r>
            <w:rPr>
              <w:b/>
            </w:rPr>
            <w:delText>错误！未指定顺序。</w:delText>
          </w:r>
        </w:del>
      </w:ins>
      <w:ins w:id="838" w:author="像个男人一样" w:date="2018-03-21T01:48:00Z">
        <w:del w:id="839" w:author="像个男人一样" w:date="2018-03-22T11:59:00Z">
          <w:r>
            <w:rPr>
              <w:b/>
            </w:rPr>
            <w:delText>错误！未指定顺序。错误！未指定顺序。</w:delText>
          </w:r>
        </w:del>
      </w:ins>
      <w:ins w:id="840" w:author="像个男人一样" w:date="2018-03-21T01:47:00Z">
        <w:del w:id="841" w:author="像个男人一样" w:date="2018-03-22T11:59:00Z">
          <w:r>
            <w:rPr>
              <w:b/>
            </w:rPr>
            <w:delText>错误！未指定顺序。</w:delText>
          </w:r>
        </w:del>
      </w:ins>
      <w:ins w:id="842" w:author="像个男人一样" w:date="2018-03-21T01:46:00Z">
        <w:del w:id="843" w:author="像个男人一样" w:date="2018-03-22T11:59:00Z">
          <w:r>
            <w:rPr>
              <w:b/>
            </w:rPr>
            <w:delText>错误！未指定顺序。</w:delText>
          </w:r>
        </w:del>
      </w:ins>
      <w:ins w:id="844" w:author="像个男人一样" w:date="2018-03-21T01:45:00Z">
        <w:del w:id="845" w:author="像个男人一样" w:date="2018-03-22T11:59:00Z">
          <w:r>
            <w:rPr>
              <w:b/>
            </w:rPr>
            <w:delText>错误！未指定顺序。错误！未指定顺序。</w:delText>
          </w:r>
        </w:del>
      </w:ins>
      <w:ins w:id="846" w:author="像个男人一样" w:date="2018-03-21T01:43:00Z">
        <w:del w:id="847" w:author="像个男人一样" w:date="2018-03-22T11:59:00Z">
          <w:r>
            <w:rPr>
              <w:b/>
            </w:rPr>
            <w:delText>错误！未指定顺序。</w:delText>
          </w:r>
        </w:del>
      </w:ins>
      <w:ins w:id="848" w:author="像个男人一样" w:date="2018-03-21T01:42:00Z">
        <w:del w:id="849" w:author="像个男人一样" w:date="2018-03-22T11:59:00Z">
          <w:r>
            <w:rPr>
              <w:b/>
            </w:rPr>
            <w:delText>错误！未指定顺序。</w:delText>
          </w:r>
        </w:del>
      </w:ins>
      <w:ins w:id="850" w:author="像个男人一样" w:date="2018-03-21T01:40:00Z">
        <w:del w:id="851" w:author="像个男人一样" w:date="2018-03-22T11:59:00Z">
          <w:r>
            <w:rPr>
              <w:b/>
            </w:rPr>
            <w:delText>错误！未指定顺序。错误！未指定顺序。</w:delText>
          </w:r>
        </w:del>
      </w:ins>
      <w:ins w:id="852" w:author="像个男人一样" w:date="2018-03-21T01:39:00Z">
        <w:del w:id="853" w:author="像个男人一样" w:date="2018-03-22T11:59:00Z">
          <w:r>
            <w:rPr>
              <w:b/>
            </w:rPr>
            <w:delText>错误！未指定顺序。</w:delText>
          </w:r>
        </w:del>
      </w:ins>
      <w:ins w:id="854" w:author="像个男人一样" w:date="2018-03-21T01:38:00Z">
        <w:del w:id="855" w:author="像个男人一样" w:date="2018-03-22T11:59:00Z">
          <w:r>
            <w:rPr>
              <w:b/>
            </w:rPr>
            <w:delText>错误！未指定顺序。</w:delText>
          </w:r>
        </w:del>
      </w:ins>
      <w:ins w:id="856" w:author="像个男人一样" w:date="2018-03-21T01:37:00Z">
        <w:del w:id="857" w:author="像个男人一样" w:date="2018-03-22T11:59:00Z">
          <w:r>
            <w:rPr>
              <w:b/>
            </w:rPr>
            <w:delText>错误！未指定顺序。</w:delText>
          </w:r>
        </w:del>
      </w:ins>
      <w:ins w:id="858" w:author="像个男人一样" w:date="2018-03-21T01:36:00Z">
        <w:del w:id="859" w:author="像个男人一样" w:date="2018-03-22T11:59:00Z">
          <w:r>
            <w:rPr>
              <w:b/>
            </w:rPr>
            <w:delText>错误！未指定顺序。</w:delText>
          </w:r>
        </w:del>
      </w:ins>
      <w:ins w:id="860" w:author="像个男人一样" w:date="2018-03-21T01:35:00Z">
        <w:del w:id="861" w:author="像个男人一样" w:date="2018-03-22T11:59:00Z">
          <w:r>
            <w:rPr>
              <w:b/>
            </w:rPr>
            <w:delText>错误！未指定顺序。</w:delText>
          </w:r>
        </w:del>
      </w:ins>
      <w:ins w:id="862" w:author="像个男人一样" w:date="2018-03-21T01:34:00Z">
        <w:del w:id="863" w:author="像个男人一样" w:date="2018-03-22T11:59:00Z">
          <w:r>
            <w:rPr>
              <w:b/>
            </w:rPr>
            <w:delText>错误！未指定顺序。</w:delText>
          </w:r>
        </w:del>
      </w:ins>
      <w:ins w:id="864" w:author="像个男人一样" w:date="2018-03-21T01:27:00Z">
        <w:del w:id="865" w:author="像个男人一样" w:date="2018-03-22T11:59:00Z">
          <w:r>
            <w:rPr>
              <w:b/>
            </w:rPr>
            <w:delText>错误！未指定顺序。</w:delText>
          </w:r>
        </w:del>
      </w:ins>
      <w:ins w:id="866" w:author="像个男人一样" w:date="2018-03-21T01:18:00Z">
        <w:del w:id="867" w:author="像个男人一样" w:date="2018-03-22T11:59:00Z">
          <w:r>
            <w:rPr>
              <w:b/>
            </w:rPr>
            <w:delText>错误！未指定顺序。</w:delText>
          </w:r>
        </w:del>
      </w:ins>
      <w:ins w:id="868" w:author="像个男人一样" w:date="2018-03-21T01:09:00Z">
        <w:del w:id="869" w:author="像个男人一样" w:date="2018-03-22T11:59:00Z">
          <w:r>
            <w:rPr>
              <w:b/>
            </w:rPr>
            <w:delText>错误！未指定顺序。</w:delText>
          </w:r>
        </w:del>
      </w:ins>
      <w:ins w:id="870" w:author="像个男人一样" w:date="2018-03-21T01:08:00Z">
        <w:del w:id="871" w:author="像个男人一样" w:date="2018-03-22T11:59:00Z">
          <w:r>
            <w:rPr>
              <w:b/>
            </w:rPr>
            <w:delText>错误！未指定顺序。</w:delText>
          </w:r>
        </w:del>
      </w:ins>
      <w:del w:id="872" w:author="像个男人一样" w:date="2018-03-22T11:59:00Z">
        <w:r>
          <w:delText>1</w:delText>
        </w:r>
        <w:r>
          <w:rPr>
            <w:iCs w:val="0"/>
          </w:rPr>
          <w:fldChar w:fldCharType="end"/>
        </w:r>
      </w:del>
      <w:del w:id="873" w:author="像个男人一样" w:date="2018-03-21T01:18:00Z">
        <w:r>
          <w:delText xml:space="preserve"> Working principle of a capacitive accelerometer(Andrea Nisticò)</w:delText>
        </w:r>
        <w:bookmarkEnd w:id="788"/>
      </w:del>
    </w:p>
    <w:p w14:paraId="179132D2" w14:textId="77777777" w:rsidR="00553580" w:rsidRDefault="00553580" w:rsidP="00553580">
      <w:pPr>
        <w:pStyle w:val="Caption"/>
        <w:jc w:val="center"/>
        <w:rPr>
          <w:ins w:id="874" w:author="像个男人一样" w:date="2018-03-21T01:18:00Z"/>
        </w:rPr>
        <w:pPrChange w:id="875" w:author="jie sun" w:date="2018-04-16T21:32:00Z">
          <w:pPr/>
        </w:pPrChange>
      </w:pPr>
      <w:del w:id="876"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77"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25A77404" w:rsidR="00553580" w:rsidRDefault="00553580" w:rsidP="00553580">
      <w:pPr>
        <w:pStyle w:val="Caption"/>
        <w:jc w:val="center"/>
        <w:rPr>
          <w:del w:id="878" w:author="像个男人一样" w:date="2018-03-22T12:02:00Z"/>
        </w:rPr>
        <w:pPrChange w:id="879" w:author="jie sun" w:date="2018-04-16T21:32:00Z">
          <w:pPr/>
        </w:pPrChange>
      </w:pPr>
      <w:bookmarkStart w:id="880" w:name="_Toc517801871"/>
      <w:ins w:id="881" w:author="像个男人一样" w:date="2018-03-21T01:35:00Z">
        <w:r>
          <w:t xml:space="preserve">Figure </w:t>
        </w:r>
      </w:ins>
      <w:ins w:id="882" w:author="JIE  SUN" w:date="2018-06-21T13:36:00Z">
        <w:r>
          <w:fldChar w:fldCharType="begin"/>
        </w:r>
        <w:r>
          <w:instrText xml:space="preserve"> STYLEREF 1 \s </w:instrText>
        </w:r>
      </w:ins>
      <w:r>
        <w:fldChar w:fldCharType="separate"/>
      </w:r>
      <w:r w:rsidR="00030772">
        <w:rPr>
          <w:noProof/>
        </w:rPr>
        <w:t>2</w:t>
      </w:r>
      <w:ins w:id="883" w:author="JIE  SUN" w:date="2018-06-21T13:36:00Z">
        <w:r>
          <w:fldChar w:fldCharType="end"/>
        </w:r>
        <w:r>
          <w:noBreakHyphen/>
        </w:r>
        <w:r>
          <w:fldChar w:fldCharType="begin"/>
        </w:r>
        <w:r>
          <w:instrText xml:space="preserve"> SEQ Figure \* ARABIC \s 1 </w:instrText>
        </w:r>
      </w:ins>
      <w:r>
        <w:fldChar w:fldCharType="separate"/>
      </w:r>
      <w:r w:rsidR="00030772">
        <w:rPr>
          <w:noProof/>
        </w:rPr>
        <w:t>1</w:t>
      </w:r>
      <w:ins w:id="884" w:author="JIE  SUN" w:date="2018-06-21T13:36:00Z">
        <w:r>
          <w:fldChar w:fldCharType="end"/>
        </w:r>
      </w:ins>
      <w:ins w:id="885" w:author="jie sun" w:date="2018-04-19T13:00:00Z">
        <w:del w:id="886" w:author="JIE  SUN" w:date="2018-06-21T13:34:00Z">
          <w:r w:rsidDel="00A64E7B">
            <w:fldChar w:fldCharType="begin"/>
          </w:r>
          <w:r w:rsidDel="00A64E7B">
            <w:delInstrText xml:space="preserve"> STYLEREF 1 \s </w:delInstrText>
          </w:r>
        </w:del>
      </w:ins>
      <w:del w:id="887" w:author="JIE  SUN" w:date="2018-06-21T13:34:00Z">
        <w:r w:rsidDel="00A64E7B">
          <w:fldChar w:fldCharType="separate"/>
        </w:r>
        <w:r w:rsidDel="00A64E7B">
          <w:rPr>
            <w:noProof/>
          </w:rPr>
          <w:delText>2</w:delText>
        </w:r>
      </w:del>
      <w:ins w:id="888" w:author="jie sun" w:date="2018-04-19T13:00:00Z">
        <w:del w:id="889"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90" w:author="JIE  SUN" w:date="2018-06-21T13:34:00Z">
        <w:r w:rsidDel="00A64E7B">
          <w:fldChar w:fldCharType="separate"/>
        </w:r>
      </w:del>
      <w:ins w:id="891" w:author="jie sun" w:date="2018-04-19T13:00:00Z">
        <w:del w:id="892" w:author="JIE  SUN" w:date="2018-06-21T13:34:00Z">
          <w:r w:rsidDel="00A64E7B">
            <w:rPr>
              <w:noProof/>
            </w:rPr>
            <w:delText>1</w:delText>
          </w:r>
          <w:r w:rsidDel="00A64E7B">
            <w:fldChar w:fldCharType="end"/>
          </w:r>
        </w:del>
      </w:ins>
      <w:ins w:id="893" w:author="像个男人一样" w:date="2018-03-21T01:35:00Z">
        <w:del w:id="894"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895" w:author="像个男人一样" w:date="2018-03-22T11:51:00Z">
        <w:del w:id="896" w:author="jie sun" w:date="2018-04-10T21:45:00Z">
          <w:r w:rsidDel="00454521">
            <w:delText>1</w:delText>
          </w:r>
        </w:del>
      </w:ins>
      <w:ins w:id="897" w:author="像个男人一样" w:date="2018-03-21T01:35:00Z">
        <w:del w:id="898" w:author="jie sun" w:date="2018-04-10T21:45:00Z">
          <w:r w:rsidDel="00454521">
            <w:rPr>
              <w:iCs w:val="0"/>
            </w:rPr>
            <w:fldChar w:fldCharType="end"/>
          </w:r>
        </w:del>
        <w:bookmarkStart w:id="899" w:name="_Toc10475"/>
        <w:bookmarkStart w:id="900" w:name="_Toc6148"/>
        <w:bookmarkStart w:id="901" w:name="_Toc12906"/>
        <w:bookmarkStart w:id="902" w:name="_Toc19892"/>
        <w:bookmarkStart w:id="903" w:name="_Toc15089"/>
        <w:bookmarkStart w:id="904" w:name="_Toc21004"/>
        <w:bookmarkStart w:id="905" w:name="_Toc11334"/>
        <w:bookmarkStart w:id="906" w:name="_Toc6172"/>
        <w:bookmarkStart w:id="907" w:name="_Toc1852"/>
        <w:bookmarkStart w:id="908" w:name="_Toc5921"/>
        <w:bookmarkStart w:id="909" w:name="_Toc27397"/>
        <w:bookmarkStart w:id="910" w:name="_Toc18937"/>
        <w:bookmarkStart w:id="911" w:name="_Toc3005"/>
        <w:bookmarkStart w:id="912" w:name="_Toc5828"/>
        <w:bookmarkStart w:id="913" w:name="_Toc4929"/>
        <w:bookmarkStart w:id="914" w:name="_Toc2448"/>
        <w:bookmarkStart w:id="915" w:name="_Toc27128"/>
        <w:bookmarkStart w:id="916" w:name="_Toc11540"/>
        <w:bookmarkStart w:id="917" w:name="_Toc1308"/>
        <w:bookmarkStart w:id="918" w:name="_Toc5603"/>
        <w:bookmarkStart w:id="919" w:name="_Toc29467"/>
        <w:bookmarkStart w:id="920" w:name="_Toc16468"/>
        <w:bookmarkStart w:id="921" w:name="_Toc27146"/>
        <w:bookmarkStart w:id="922" w:name="_Toc13310"/>
        <w:bookmarkStart w:id="923" w:name="_Toc691"/>
        <w:bookmarkStart w:id="924" w:name="_Toc6496"/>
        <w:bookmarkStart w:id="925" w:name="_Toc27117"/>
        <w:r>
          <w:rPr>
            <w:rFonts w:hint="eastAsia"/>
          </w:rPr>
          <w:t>:</w:t>
        </w:r>
      </w:ins>
      <w:ins w:id="926" w:author="JIE  SUN" w:date="2018-06-25T15:59:00Z">
        <w:r>
          <w:t xml:space="preserve"> </w:t>
        </w:r>
      </w:ins>
      <w:ins w:id="927" w:author="像个男人一样" w:date="2018-03-21T01:35:00Z">
        <w:r>
          <w:rPr>
            <w:rFonts w:hint="eastAsia"/>
          </w:rPr>
          <w:t xml:space="preserve">Working </w:t>
        </w:r>
      </w:ins>
      <w:ins w:id="928" w:author="jie sun" w:date="2018-04-16T22:25:00Z">
        <w:r>
          <w:t>P</w:t>
        </w:r>
      </w:ins>
      <w:ins w:id="929" w:author="像个男人一样" w:date="2018-03-21T01:35:00Z">
        <w:del w:id="930" w:author="jie sun" w:date="2018-04-16T22:25:00Z">
          <w:r w:rsidDel="002B4584">
            <w:rPr>
              <w:rFonts w:hint="eastAsia"/>
            </w:rPr>
            <w:delText>p</w:delText>
          </w:r>
        </w:del>
        <w:r>
          <w:rPr>
            <w:rFonts w:hint="eastAsia"/>
          </w:rPr>
          <w:t xml:space="preserve">rinciple </w:t>
        </w:r>
      </w:ins>
      <w:ins w:id="931" w:author="jie sun" w:date="2018-04-16T22:25:00Z">
        <w:r>
          <w:t>O</w:t>
        </w:r>
      </w:ins>
      <w:ins w:id="932" w:author="像个男人一样" w:date="2018-03-21T01:35:00Z">
        <w:del w:id="933" w:author="jie sun" w:date="2018-04-16T22:25:00Z">
          <w:r w:rsidDel="002B4584">
            <w:rPr>
              <w:rFonts w:hint="eastAsia"/>
            </w:rPr>
            <w:delText>o</w:delText>
          </w:r>
        </w:del>
        <w:r>
          <w:rPr>
            <w:rFonts w:hint="eastAsia"/>
          </w:rPr>
          <w:t xml:space="preserve">f </w:t>
        </w:r>
      </w:ins>
      <w:ins w:id="934" w:author="jie sun" w:date="2018-04-16T22:25:00Z">
        <w:r>
          <w:t>A</w:t>
        </w:r>
      </w:ins>
      <w:ins w:id="935" w:author="像个男人一样" w:date="2018-03-21T01:35:00Z">
        <w:del w:id="936" w:author="jie sun" w:date="2018-04-16T22:25:00Z">
          <w:r w:rsidDel="002B4584">
            <w:rPr>
              <w:rFonts w:hint="eastAsia"/>
            </w:rPr>
            <w:delText>a</w:delText>
          </w:r>
        </w:del>
      </w:ins>
      <w:ins w:id="937" w:author="像个男人一样" w:date="2018-03-22T12:00:00Z">
        <w:r>
          <w:rPr>
            <w:rFonts w:hint="eastAsia"/>
            <w:lang w:val="en-US"/>
          </w:rPr>
          <w:t xml:space="preserve"> </w:t>
        </w:r>
      </w:ins>
      <w:ins w:id="938" w:author="jie sun" w:date="2018-04-16T22:25:00Z">
        <w:r>
          <w:rPr>
            <w:lang w:val="en-US"/>
          </w:rPr>
          <w:t>C</w:t>
        </w:r>
      </w:ins>
      <w:ins w:id="939" w:author="像个男人一样" w:date="2018-03-22T12:00:00Z">
        <w:del w:id="940" w:author="jie sun" w:date="2018-04-16T22:25:00Z">
          <w:r w:rsidDel="002B4584">
            <w:rPr>
              <w:rFonts w:hint="eastAsia"/>
              <w:lang w:val="en-US"/>
            </w:rPr>
            <w:delText>c</w:delText>
          </w:r>
        </w:del>
        <w:r>
          <w:rPr>
            <w:rFonts w:hint="eastAsia"/>
            <w:lang w:val="en-US"/>
          </w:rPr>
          <w:t xml:space="preserve">apacitive </w:t>
        </w:r>
      </w:ins>
      <w:ins w:id="941" w:author="jie sun" w:date="2018-04-16T22:25:00Z">
        <w:r>
          <w:t>A</w:t>
        </w:r>
      </w:ins>
      <w:ins w:id="942" w:author="像个男人一样" w:date="2018-03-21T01:35:00Z">
        <w:del w:id="943" w:author="jie sun" w:date="2018-04-16T22:25:00Z">
          <w:r w:rsidDel="002B4584">
            <w:rPr>
              <w:rFonts w:hint="eastAsia"/>
            </w:rPr>
            <w:delText>a</w:delText>
          </w:r>
        </w:del>
        <w:r>
          <w:rPr>
            <w:rFonts w:hint="eastAsia"/>
          </w:rPr>
          <w:t>ccelerometer</w:t>
        </w:r>
      </w:ins>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ins w:id="944" w:author="jie sun" w:date="2018-04-08T15:39:00Z">
        <w:r>
          <w:t xml:space="preserve">. </w:t>
        </w:r>
      </w:ins>
      <w:customXmlInsRangeStart w:id="945" w:author="jie sun" w:date="2018-04-08T15:39:00Z"/>
      <w:sdt>
        <w:sdtPr>
          <w:id w:val="-344016397"/>
          <w:citation/>
        </w:sdtPr>
        <w:sdtContent>
          <w:customXmlInsRangeEnd w:id="945"/>
          <w:ins w:id="946"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D5282A" w:rsidRPr="00D5282A">
            <w:rPr>
              <w:noProof/>
            </w:rPr>
            <w:t>(Nisticò, 2013)</w:t>
          </w:r>
          <w:ins w:id="947" w:author="jie sun" w:date="2018-04-08T15:39:00Z">
            <w:r>
              <w:fldChar w:fldCharType="end"/>
            </w:r>
          </w:ins>
          <w:customXmlInsRangeStart w:id="948" w:author="jie sun" w:date="2018-04-08T15:39:00Z"/>
        </w:sdtContent>
      </w:sdt>
      <w:customXmlInsRangeEnd w:id="948"/>
      <w:bookmarkEnd w:id="880"/>
    </w:p>
    <w:p w14:paraId="09D56E21" w14:textId="77777777" w:rsidR="00553580" w:rsidRDefault="00553580" w:rsidP="00553580">
      <w:pPr>
        <w:pStyle w:val="Caption"/>
        <w:jc w:val="center"/>
        <w:pPrChange w:id="949" w:author="jie sun" w:date="2018-04-16T21:32:00Z">
          <w:pPr>
            <w:pStyle w:val="Subtitle"/>
          </w:pPr>
        </w:pPrChange>
      </w:pPr>
      <w:bookmarkStart w:id="950" w:name="_Toc505290348"/>
      <w:del w:id="951" w:author="像个男人一样" w:date="2018-03-22T12:02:00Z">
        <w:r>
          <w:delText xml:space="preserve">Figure 2. </w:delText>
        </w:r>
        <w:r>
          <w:fldChar w:fldCharType="begin"/>
        </w:r>
        <w:r>
          <w:delInstrText xml:space="preserve"> SEQ Figure_2. \* ARABIC </w:delInstrText>
        </w:r>
        <w:r>
          <w:fldChar w:fldCharType="separate"/>
        </w:r>
      </w:del>
      <w:ins w:id="952" w:author="像个男人一样" w:date="2018-03-22T11:51:00Z">
        <w:del w:id="953" w:author="像个男人一样" w:date="2018-03-22T12:02:00Z">
          <w:r>
            <w:rPr>
              <w:b/>
            </w:rPr>
            <w:delText>错误！未指定顺序。</w:delText>
          </w:r>
        </w:del>
      </w:ins>
      <w:ins w:id="954" w:author="像个男人一样" w:date="2018-03-21T23:39:00Z">
        <w:del w:id="955" w:author="像个男人一样" w:date="2018-03-22T12:02:00Z">
          <w:r>
            <w:rPr>
              <w:b/>
            </w:rPr>
            <w:delText>错误！未指定顺序。</w:delText>
          </w:r>
        </w:del>
      </w:ins>
      <w:ins w:id="956" w:author="像个男人一样" w:date="2018-03-21T23:10:00Z">
        <w:del w:id="957" w:author="像个男人一样" w:date="2018-03-22T12:02:00Z">
          <w:r>
            <w:rPr>
              <w:b/>
            </w:rPr>
            <w:delText>错误！未指定顺序。</w:delText>
          </w:r>
        </w:del>
      </w:ins>
      <w:ins w:id="958" w:author="像个男人一样" w:date="2018-03-21T23:08:00Z">
        <w:del w:id="959" w:author="像个男人一样" w:date="2018-03-22T12:02:00Z">
          <w:r>
            <w:rPr>
              <w:b/>
            </w:rPr>
            <w:delText>错误！未指定顺序。</w:delText>
          </w:r>
        </w:del>
      </w:ins>
      <w:ins w:id="960" w:author="像个男人一样" w:date="2018-03-21T02:33:00Z">
        <w:del w:id="961" w:author="像个男人一样" w:date="2018-03-22T12:02:00Z">
          <w:r>
            <w:rPr>
              <w:b/>
            </w:rPr>
            <w:delText>错误！未指定顺序。错误！未指定顺序。</w:delText>
          </w:r>
        </w:del>
      </w:ins>
      <w:ins w:id="962" w:author="像个男人一样" w:date="2018-03-21T02:31:00Z">
        <w:del w:id="963" w:author="像个男人一样" w:date="2018-03-22T12:02:00Z">
          <w:r>
            <w:rPr>
              <w:b/>
            </w:rPr>
            <w:delText>错误！未指定顺序。</w:delText>
          </w:r>
        </w:del>
      </w:ins>
      <w:ins w:id="964" w:author="像个男人一样" w:date="2018-03-21T02:30:00Z">
        <w:del w:id="965" w:author="像个男人一样" w:date="2018-03-22T12:02:00Z">
          <w:r>
            <w:rPr>
              <w:b/>
            </w:rPr>
            <w:delText>错误！未指定顺序。</w:delText>
          </w:r>
        </w:del>
      </w:ins>
      <w:ins w:id="966" w:author="像个男人一样" w:date="2018-03-21T02:29:00Z">
        <w:del w:id="967" w:author="像个男人一样" w:date="2018-03-22T12:02:00Z">
          <w:r>
            <w:rPr>
              <w:b/>
            </w:rPr>
            <w:delText>错误！未指定顺序。错误！未指定顺序。</w:delText>
          </w:r>
        </w:del>
      </w:ins>
      <w:ins w:id="968" w:author="像个男人一样" w:date="2018-03-21T02:26:00Z">
        <w:del w:id="969" w:author="像个男人一样" w:date="2018-03-22T12:02:00Z">
          <w:r>
            <w:rPr>
              <w:b/>
            </w:rPr>
            <w:delText>错误！未指定顺序。</w:delText>
          </w:r>
        </w:del>
      </w:ins>
      <w:ins w:id="970" w:author="像个男人一样" w:date="2018-03-21T02:25:00Z">
        <w:del w:id="971" w:author="像个男人一样" w:date="2018-03-22T12:02:00Z">
          <w:r>
            <w:rPr>
              <w:b/>
            </w:rPr>
            <w:delText>错误！未指定顺序。</w:delText>
          </w:r>
        </w:del>
      </w:ins>
      <w:ins w:id="972" w:author="像个男人一样" w:date="2018-03-21T02:24:00Z">
        <w:del w:id="973" w:author="像个男人一样" w:date="2018-03-22T12:02:00Z">
          <w:r>
            <w:rPr>
              <w:b/>
            </w:rPr>
            <w:delText>错误！未指定顺序。</w:delText>
          </w:r>
        </w:del>
      </w:ins>
      <w:ins w:id="974" w:author="像个男人一样" w:date="2018-03-21T02:23:00Z">
        <w:del w:id="975" w:author="像个男人一样" w:date="2018-03-22T12:02:00Z">
          <w:r>
            <w:rPr>
              <w:b/>
            </w:rPr>
            <w:delText>错误！未指定顺序。</w:delText>
          </w:r>
        </w:del>
      </w:ins>
      <w:ins w:id="976" w:author="像个男人一样" w:date="2018-03-21T02:22:00Z">
        <w:del w:id="977" w:author="像个男人一样" w:date="2018-03-22T12:02:00Z">
          <w:r>
            <w:rPr>
              <w:b/>
            </w:rPr>
            <w:delText>错误！未指定顺序。</w:delText>
          </w:r>
        </w:del>
      </w:ins>
      <w:ins w:id="978" w:author="像个男人一样" w:date="2018-03-21T02:17:00Z">
        <w:del w:id="979" w:author="像个男人一样" w:date="2018-03-22T12:02:00Z">
          <w:r>
            <w:rPr>
              <w:b/>
            </w:rPr>
            <w:delText>错误！未指定顺序。错误！未指定顺序。错误！未指定顺序。</w:delText>
          </w:r>
        </w:del>
      </w:ins>
      <w:ins w:id="980" w:author="像个男人一样" w:date="2018-03-21T02:15:00Z">
        <w:del w:id="981" w:author="像个男人一样" w:date="2018-03-22T12:02:00Z">
          <w:r>
            <w:rPr>
              <w:b/>
            </w:rPr>
            <w:delText>错误！未指定顺序。</w:delText>
          </w:r>
        </w:del>
      </w:ins>
      <w:ins w:id="982" w:author="像个男人一样" w:date="2018-03-21T02:14:00Z">
        <w:del w:id="983" w:author="像个男人一样" w:date="2018-03-22T12:02:00Z">
          <w:r>
            <w:rPr>
              <w:b/>
            </w:rPr>
            <w:delText>错误！未指定顺序。</w:delText>
          </w:r>
        </w:del>
      </w:ins>
      <w:ins w:id="984" w:author="像个男人一样" w:date="2018-03-21T02:13:00Z">
        <w:del w:id="985" w:author="像个男人一样" w:date="2018-03-22T12:02:00Z">
          <w:r>
            <w:rPr>
              <w:b/>
            </w:rPr>
            <w:delText>错误！未指定顺序。</w:delText>
          </w:r>
        </w:del>
      </w:ins>
      <w:ins w:id="986" w:author="像个男人一样" w:date="2018-03-21T02:12:00Z">
        <w:del w:id="987" w:author="像个男人一样" w:date="2018-03-22T12:02:00Z">
          <w:r>
            <w:rPr>
              <w:b/>
            </w:rPr>
            <w:delText>错误！未指定顺序。</w:delText>
          </w:r>
        </w:del>
      </w:ins>
      <w:ins w:id="988" w:author="像个男人一样" w:date="2018-03-21T02:02:00Z">
        <w:del w:id="989" w:author="像个男人一样" w:date="2018-03-22T12:02:00Z">
          <w:r>
            <w:rPr>
              <w:b/>
            </w:rPr>
            <w:delText>错误！未指定顺序。错误！未指定顺序。</w:delText>
          </w:r>
        </w:del>
      </w:ins>
      <w:ins w:id="990" w:author="像个男人一样" w:date="2018-03-21T02:01:00Z">
        <w:del w:id="991" w:author="像个男人一样" w:date="2018-03-22T12:02:00Z">
          <w:r>
            <w:rPr>
              <w:b/>
            </w:rPr>
            <w:delText>错误！未指定顺序。</w:delText>
          </w:r>
        </w:del>
      </w:ins>
      <w:ins w:id="992" w:author="像个男人一样" w:date="2018-03-21T02:00:00Z">
        <w:del w:id="993" w:author="像个男人一样" w:date="2018-03-22T12:02:00Z">
          <w:r>
            <w:rPr>
              <w:b/>
            </w:rPr>
            <w:delText>错误！未指定顺序。</w:delText>
          </w:r>
        </w:del>
      </w:ins>
      <w:ins w:id="994" w:author="像个男人一样" w:date="2018-03-21T01:59:00Z">
        <w:del w:id="995" w:author="像个男人一样" w:date="2018-03-22T12:02:00Z">
          <w:r>
            <w:rPr>
              <w:b/>
            </w:rPr>
            <w:delText>错误！未指定顺序。</w:delText>
          </w:r>
        </w:del>
      </w:ins>
      <w:ins w:id="996" w:author="像个男人一样" w:date="2018-03-21T01:58:00Z">
        <w:del w:id="997" w:author="像个男人一样" w:date="2018-03-22T12:02:00Z">
          <w:r>
            <w:rPr>
              <w:b/>
            </w:rPr>
            <w:delText>错误！未指定顺序。错误！未指定顺序。</w:delText>
          </w:r>
        </w:del>
      </w:ins>
      <w:ins w:id="998" w:author="像个男人一样" w:date="2018-03-21T01:57:00Z">
        <w:del w:id="999" w:author="像个男人一样" w:date="2018-03-22T12:02:00Z">
          <w:r>
            <w:rPr>
              <w:b/>
            </w:rPr>
            <w:delText>错误！未指定顺序。</w:delText>
          </w:r>
        </w:del>
      </w:ins>
      <w:ins w:id="1000" w:author="像个男人一样" w:date="2018-03-21T01:48:00Z">
        <w:del w:id="1001" w:author="像个男人一样" w:date="2018-03-22T12:02:00Z">
          <w:r>
            <w:rPr>
              <w:b/>
            </w:rPr>
            <w:delText>错误！未指定顺序。错误！未指定顺序。</w:delText>
          </w:r>
        </w:del>
      </w:ins>
      <w:ins w:id="1002" w:author="像个男人一样" w:date="2018-03-21T01:47:00Z">
        <w:del w:id="1003" w:author="像个男人一样" w:date="2018-03-22T12:02:00Z">
          <w:r>
            <w:rPr>
              <w:b/>
            </w:rPr>
            <w:delText>错误！未指定顺序。</w:delText>
          </w:r>
        </w:del>
      </w:ins>
      <w:ins w:id="1004" w:author="像个男人一样" w:date="2018-03-21T01:46:00Z">
        <w:del w:id="1005" w:author="像个男人一样" w:date="2018-03-22T12:02:00Z">
          <w:r>
            <w:rPr>
              <w:b/>
            </w:rPr>
            <w:delText>错误！未指定顺序。</w:delText>
          </w:r>
        </w:del>
      </w:ins>
      <w:ins w:id="1006" w:author="像个男人一样" w:date="2018-03-21T01:45:00Z">
        <w:del w:id="1007" w:author="像个男人一样" w:date="2018-03-22T12:02:00Z">
          <w:r>
            <w:rPr>
              <w:b/>
            </w:rPr>
            <w:delText>错误！未指定顺序。错误！未指定顺序。</w:delText>
          </w:r>
        </w:del>
      </w:ins>
      <w:ins w:id="1008" w:author="像个男人一样" w:date="2018-03-21T01:43:00Z">
        <w:del w:id="1009" w:author="像个男人一样" w:date="2018-03-22T12:02:00Z">
          <w:r>
            <w:rPr>
              <w:b/>
            </w:rPr>
            <w:delText>错误！未指定顺序。</w:delText>
          </w:r>
        </w:del>
      </w:ins>
      <w:ins w:id="1010" w:author="像个男人一样" w:date="2018-03-21T01:42:00Z">
        <w:del w:id="1011" w:author="像个男人一样" w:date="2018-03-22T12:02:00Z">
          <w:r>
            <w:rPr>
              <w:b/>
            </w:rPr>
            <w:delText>错误！未指定顺序。</w:delText>
          </w:r>
        </w:del>
      </w:ins>
      <w:ins w:id="1012" w:author="像个男人一样" w:date="2018-03-21T01:40:00Z">
        <w:del w:id="1013" w:author="像个男人一样" w:date="2018-03-22T12:02:00Z">
          <w:r>
            <w:rPr>
              <w:b/>
            </w:rPr>
            <w:delText>错误！未指定顺序。错误！未指定顺序。</w:delText>
          </w:r>
        </w:del>
      </w:ins>
      <w:ins w:id="1014" w:author="像个男人一样" w:date="2018-03-21T01:39:00Z">
        <w:del w:id="1015" w:author="像个男人一样" w:date="2018-03-22T12:02:00Z">
          <w:r>
            <w:rPr>
              <w:b/>
            </w:rPr>
            <w:delText>错误！未指定顺序。</w:delText>
          </w:r>
        </w:del>
      </w:ins>
      <w:ins w:id="1016" w:author="像个男人一样" w:date="2018-03-21T01:38:00Z">
        <w:del w:id="1017" w:author="像个男人一样" w:date="2018-03-22T12:02:00Z">
          <w:r>
            <w:rPr>
              <w:b/>
            </w:rPr>
            <w:delText>错误！未指定顺序。</w:delText>
          </w:r>
        </w:del>
      </w:ins>
      <w:ins w:id="1018" w:author="像个男人一样" w:date="2018-03-21T01:37:00Z">
        <w:del w:id="1019" w:author="像个男人一样" w:date="2018-03-22T12:02:00Z">
          <w:r>
            <w:rPr>
              <w:b/>
            </w:rPr>
            <w:delText>错误！未指定顺序。</w:delText>
          </w:r>
        </w:del>
      </w:ins>
      <w:ins w:id="1020" w:author="像个男人一样" w:date="2018-03-21T01:36:00Z">
        <w:del w:id="1021" w:author="像个男人一样" w:date="2018-03-22T12:02:00Z">
          <w:r>
            <w:rPr>
              <w:b/>
            </w:rPr>
            <w:delText>错误！未指定顺序。</w:delText>
          </w:r>
        </w:del>
      </w:ins>
      <w:ins w:id="1022" w:author="像个男人一样" w:date="2018-03-21T01:35:00Z">
        <w:del w:id="1023" w:author="像个男人一样" w:date="2018-03-22T12:02:00Z">
          <w:r>
            <w:rPr>
              <w:b/>
            </w:rPr>
            <w:delText>错误！未指定顺序。</w:delText>
          </w:r>
        </w:del>
      </w:ins>
      <w:ins w:id="1024" w:author="像个男人一样" w:date="2018-03-21T01:34:00Z">
        <w:del w:id="1025" w:author="像个男人一样" w:date="2018-03-22T12:02:00Z">
          <w:r>
            <w:rPr>
              <w:b/>
            </w:rPr>
            <w:delText>错误！未指定顺序。</w:delText>
          </w:r>
        </w:del>
      </w:ins>
      <w:ins w:id="1026" w:author="像个男人一样" w:date="2018-03-21T01:27:00Z">
        <w:del w:id="1027" w:author="像个男人一样" w:date="2018-03-22T12:02:00Z">
          <w:r>
            <w:rPr>
              <w:b/>
            </w:rPr>
            <w:delText>错误！未指定顺序。</w:delText>
          </w:r>
        </w:del>
      </w:ins>
      <w:del w:id="1028" w:author="像个男人一样" w:date="2018-03-22T12:02:00Z">
        <w:r>
          <w:delText>2</w:delText>
        </w:r>
        <w:r>
          <w:fldChar w:fldCharType="end"/>
        </w:r>
      </w:del>
      <w:del w:id="1029" w:author="像个男人一样" w:date="2018-03-21T01:27:00Z">
        <w:r>
          <w:delText xml:space="preserve"> Accelerometer Theory &amp; Design</w:delText>
        </w:r>
      </w:del>
      <w:bookmarkEnd w:id="950"/>
    </w:p>
    <w:p w14:paraId="5BEE9698" w14:textId="77777777" w:rsidR="00553580" w:rsidRDefault="00553580" w:rsidP="00553580">
      <w:pPr>
        <w:pStyle w:val="Default"/>
        <w:jc w:val="center"/>
        <w:rPr>
          <w:ins w:id="1030" w:author="像个男人一样" w:date="2018-03-21T01:27:00Z"/>
        </w:rPr>
        <w:pPrChange w:id="1031" w:author="jie sun" w:date="2018-04-16T21:33:00Z">
          <w:pPr>
            <w:pStyle w:val="Default"/>
          </w:pPr>
        </w:pPrChange>
      </w:pPr>
      <w:del w:id="1032"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33" w:author="像个男人一样" w:date="2018-03-21T01:27:00Z">
        <w:del w:id="1034"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35"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79246314" w:rsidR="00553580" w:rsidRPr="0087014B" w:rsidRDefault="00553580" w:rsidP="00553580">
      <w:pPr>
        <w:pStyle w:val="Default"/>
        <w:jc w:val="center"/>
        <w:rPr>
          <w:rFonts w:ascii="Microsoft JhengHei" w:hAnsi="Microsoft JhengHei" w:cstheme="minorBidi"/>
          <w:iCs/>
          <w:color w:val="44546A" w:themeColor="text2"/>
          <w:sz w:val="21"/>
          <w:szCs w:val="18"/>
          <w:rPrChange w:id="1036" w:author="像个男人一样" w:date="2018-03-21T22:59:00Z">
            <w:rPr/>
          </w:rPrChange>
        </w:rPr>
        <w:pPrChange w:id="1037" w:author="jie sun" w:date="2018-04-16T21:33:00Z">
          <w:pPr>
            <w:pStyle w:val="Default"/>
          </w:pPr>
        </w:pPrChange>
      </w:pPr>
      <w:bookmarkStart w:id="1038" w:name="_Toc517801872"/>
      <w:ins w:id="1039" w:author="像个男人一样" w:date="2018-03-21T01:27:00Z">
        <w:r>
          <w:rPr>
            <w:rFonts w:ascii="Microsoft JhengHei" w:hAnsi="Microsoft JhengHei" w:cstheme="minorBidi"/>
            <w:iCs/>
            <w:color w:val="44546A" w:themeColor="text2"/>
            <w:sz w:val="21"/>
            <w:szCs w:val="18"/>
            <w:rPrChange w:id="1040" w:author="像个男人一样" w:date="2018-03-21T22:59:00Z">
              <w:rPr/>
            </w:rPrChange>
          </w:rPr>
          <w:t xml:space="preserve">Figure </w:t>
        </w:r>
      </w:ins>
      <w:ins w:id="1041"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sidR="00030772">
        <w:rPr>
          <w:rFonts w:ascii="Microsoft JhengHei" w:hAnsi="Microsoft JhengHei" w:cstheme="minorBidi"/>
          <w:iCs/>
          <w:noProof/>
          <w:color w:val="44546A" w:themeColor="text2"/>
          <w:sz w:val="21"/>
          <w:szCs w:val="18"/>
        </w:rPr>
        <w:t>2</w:t>
      </w:r>
      <w:ins w:id="1042"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sidR="00030772">
        <w:rPr>
          <w:rFonts w:ascii="Microsoft JhengHei" w:hAnsi="Microsoft JhengHei" w:cstheme="minorBidi"/>
          <w:iCs/>
          <w:noProof/>
          <w:color w:val="44546A" w:themeColor="text2"/>
          <w:sz w:val="21"/>
          <w:szCs w:val="18"/>
        </w:rPr>
        <w:t>2</w:t>
      </w:r>
      <w:ins w:id="1043" w:author="JIE  SUN" w:date="2018-06-21T13:36:00Z">
        <w:r>
          <w:rPr>
            <w:rFonts w:ascii="Microsoft JhengHei" w:hAnsi="Microsoft JhengHei" w:cstheme="minorBidi"/>
            <w:iCs/>
            <w:color w:val="44546A" w:themeColor="text2"/>
            <w:sz w:val="21"/>
            <w:szCs w:val="18"/>
          </w:rPr>
          <w:fldChar w:fldCharType="end"/>
        </w:r>
      </w:ins>
      <w:ins w:id="1044" w:author="jie sun" w:date="2018-04-19T13:00:00Z">
        <w:del w:id="1045"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46"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47" w:author="jie sun" w:date="2018-04-19T13:00:00Z">
        <w:del w:id="1048"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49" w:author="JIE  SUN" w:date="2018-06-21T13:34:00Z">
        <w:r w:rsidDel="00A64E7B">
          <w:rPr>
            <w:rFonts w:ascii="Microsoft JhengHei" w:hAnsi="Microsoft JhengHei" w:cstheme="minorBidi"/>
            <w:iCs/>
            <w:color w:val="44546A" w:themeColor="text2"/>
            <w:sz w:val="21"/>
            <w:szCs w:val="18"/>
          </w:rPr>
          <w:fldChar w:fldCharType="separate"/>
        </w:r>
      </w:del>
      <w:ins w:id="1050" w:author="jie sun" w:date="2018-04-19T13:00:00Z">
        <w:del w:id="1051"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52" w:author="像个男人一样" w:date="2018-03-21T01:27:00Z">
        <w:del w:id="1053" w:author="jie sun" w:date="2018-04-10T21:45:00Z">
          <w:r w:rsidDel="00454521">
            <w:rPr>
              <w:rFonts w:ascii="Microsoft JhengHei" w:hAnsi="Microsoft JhengHei" w:cstheme="minorBidi"/>
              <w:iCs/>
              <w:color w:val="44546A" w:themeColor="text2"/>
              <w:sz w:val="21"/>
              <w:szCs w:val="18"/>
              <w:rPrChange w:id="105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55"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56"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57" w:author="像个男人一样" w:date="2018-03-21T22:59:00Z">
                <w:rPr/>
              </w:rPrChange>
            </w:rPr>
            <w:delText>2</w:delText>
          </w:r>
          <w:r w:rsidDel="00454521">
            <w:rPr>
              <w:rFonts w:ascii="Microsoft JhengHei" w:hAnsi="Microsoft JhengHei" w:cstheme="minorBidi"/>
              <w:iCs/>
              <w:color w:val="44546A" w:themeColor="text2"/>
              <w:sz w:val="21"/>
              <w:szCs w:val="18"/>
              <w:rPrChange w:id="1058" w:author="像个男人一样" w:date="2018-03-21T22:59:00Z">
                <w:rPr/>
              </w:rPrChange>
            </w:rPr>
            <w:fldChar w:fldCharType="end"/>
          </w:r>
          <w:r w:rsidDel="00454521">
            <w:rPr>
              <w:rFonts w:ascii="Microsoft JhengHei" w:hAnsi="Microsoft JhengHei" w:cstheme="minorBidi"/>
              <w:iCs/>
              <w:color w:val="44546A" w:themeColor="text2"/>
              <w:sz w:val="21"/>
              <w:szCs w:val="18"/>
              <w:rPrChange w:id="1059" w:author="像个男人一样" w:date="2018-03-21T22:59:00Z">
                <w:rPr/>
              </w:rPrChange>
            </w:rPr>
            <w:delText>.</w:delText>
          </w:r>
          <w:r w:rsidDel="00454521">
            <w:rPr>
              <w:rFonts w:ascii="Microsoft JhengHei" w:hAnsi="Microsoft JhengHei" w:cstheme="minorBidi"/>
              <w:iCs/>
              <w:color w:val="44546A" w:themeColor="text2"/>
              <w:sz w:val="21"/>
              <w:szCs w:val="18"/>
              <w:rPrChange w:id="106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61"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62" w:author="像个男人一样" w:date="2018-03-21T22:59:00Z">
                <w:rPr/>
              </w:rPrChange>
            </w:rPr>
            <w:fldChar w:fldCharType="separate"/>
          </w:r>
        </w:del>
      </w:ins>
      <w:ins w:id="1063" w:author="像个男人一样" w:date="2018-03-22T11:51:00Z">
        <w:del w:id="1064" w:author="jie sun" w:date="2018-04-10T21:45:00Z">
          <w:r w:rsidDel="00454521">
            <w:rPr>
              <w:rFonts w:ascii="Microsoft JhengHei" w:hAnsi="Microsoft JhengHei" w:cstheme="minorBidi" w:hint="eastAsia"/>
              <w:iCs/>
              <w:color w:val="44546A" w:themeColor="text2"/>
              <w:sz w:val="21"/>
              <w:szCs w:val="18"/>
            </w:rPr>
            <w:delText>2</w:delText>
          </w:r>
        </w:del>
      </w:ins>
      <w:ins w:id="1065" w:author="像个男人一样" w:date="2018-03-21T01:27:00Z">
        <w:del w:id="1066" w:author="jie sun" w:date="2018-04-10T21:45:00Z">
          <w:r w:rsidDel="00454521">
            <w:rPr>
              <w:rFonts w:ascii="Microsoft JhengHei" w:hAnsi="Microsoft JhengHei" w:cstheme="minorBidi"/>
              <w:iCs/>
              <w:color w:val="44546A" w:themeColor="text2"/>
              <w:sz w:val="21"/>
              <w:szCs w:val="18"/>
              <w:rPrChange w:id="1067" w:author="像个男人一样" w:date="2018-03-21T22:59:00Z">
                <w:rPr/>
              </w:rPrChange>
            </w:rPr>
            <w:fldChar w:fldCharType="end"/>
          </w:r>
        </w:del>
      </w:ins>
      <w:bookmarkStart w:id="1068" w:name="_Toc24974"/>
      <w:bookmarkStart w:id="1069" w:name="_Toc7054"/>
      <w:bookmarkStart w:id="1070" w:name="_Toc13571"/>
      <w:bookmarkStart w:id="1071" w:name="_Toc11554"/>
      <w:bookmarkStart w:id="1072" w:name="_Toc30245"/>
      <w:bookmarkStart w:id="1073" w:name="_Toc9992"/>
      <w:bookmarkStart w:id="1074" w:name="_Toc963"/>
      <w:bookmarkStart w:id="1075" w:name="_Toc19019"/>
      <w:bookmarkStart w:id="1076" w:name="_Toc11582"/>
      <w:bookmarkStart w:id="1077" w:name="_Toc28645"/>
      <w:bookmarkStart w:id="1078" w:name="_Toc19280"/>
      <w:bookmarkStart w:id="1079" w:name="_Toc10078"/>
      <w:bookmarkStart w:id="1080" w:name="_Toc5761"/>
      <w:bookmarkStart w:id="1081" w:name="_Toc22427"/>
      <w:bookmarkStart w:id="1082" w:name="_Toc3864"/>
      <w:bookmarkStart w:id="1083" w:name="_Toc24448"/>
      <w:bookmarkStart w:id="1084" w:name="_Toc306"/>
      <w:bookmarkStart w:id="1085" w:name="_Toc17765"/>
      <w:bookmarkStart w:id="1086" w:name="_Toc28567"/>
      <w:bookmarkStart w:id="1087" w:name="_Toc25190"/>
      <w:bookmarkStart w:id="1088" w:name="_Toc17323"/>
      <w:bookmarkStart w:id="1089" w:name="_Toc8338"/>
      <w:bookmarkStart w:id="1090" w:name="_Toc18503"/>
      <w:bookmarkStart w:id="1091" w:name="_Toc20164"/>
      <w:bookmarkStart w:id="1092" w:name="_Toc15380"/>
      <w:bookmarkStart w:id="1093" w:name="_Toc13482"/>
      <w:bookmarkStart w:id="1094" w:name="_Toc26373"/>
      <w:ins w:id="1095" w:author="像个男人一样" w:date="2018-03-21T01:33:00Z">
        <w:r>
          <w:rPr>
            <w:rFonts w:ascii="Microsoft JhengHei" w:hAnsi="Microsoft JhengHei" w:cstheme="minorBidi"/>
            <w:iCs/>
            <w:color w:val="44546A" w:themeColor="text2"/>
            <w:sz w:val="21"/>
            <w:szCs w:val="18"/>
            <w:rPrChange w:id="1096" w:author="像个男人一样" w:date="2018-03-21T22:59:00Z">
              <w:rPr>
                <w:rFonts w:ascii="Microsoft JhengHei" w:hAnsi="Microsoft JhengHei" w:cstheme="minorBidi"/>
                <w:i/>
                <w:iCs/>
                <w:color w:val="44546A" w:themeColor="text2"/>
                <w:sz w:val="18"/>
                <w:szCs w:val="18"/>
                <w:lang w:val="en-US"/>
              </w:rPr>
            </w:rPrChange>
          </w:rPr>
          <w:t xml:space="preserve">: </w:t>
        </w:r>
      </w:ins>
      <w:ins w:id="1097" w:author="像个男人一样" w:date="2018-03-21T01:27:00Z">
        <w:r>
          <w:rPr>
            <w:rFonts w:ascii="Microsoft JhengHei" w:hAnsi="Microsoft JhengHei" w:cstheme="minorBidi"/>
            <w:iCs/>
            <w:color w:val="44546A" w:themeColor="text2"/>
            <w:sz w:val="21"/>
            <w:szCs w:val="18"/>
            <w:rPrChange w:id="1098" w:author="像个男人一样" w:date="2018-03-21T22:59:00Z">
              <w:rPr/>
            </w:rPrChange>
          </w:rPr>
          <w:t>Accelerometer Theory &amp; Design</w:t>
        </w:r>
      </w:ins>
      <w:bookmarkEnd w:id="1068"/>
      <w:bookmarkEnd w:id="1069"/>
      <w:bookmarkEnd w:id="1070"/>
      <w:bookmarkEnd w:id="1071"/>
      <w:bookmarkEnd w:id="1072"/>
      <w:bookmarkEnd w:id="1073"/>
      <w:bookmarkEnd w:id="1074"/>
      <w:bookmarkEnd w:id="1075"/>
      <w:bookmarkEnd w:id="1076"/>
      <w:bookmarkEnd w:id="1077"/>
      <w:bookmarkEnd w:id="1078"/>
      <w:ins w:id="1099"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customXmlInsRangeStart w:id="1100"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100"/>
          <w:ins w:id="1101"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00D5282A" w:rsidRPr="00D5282A">
            <w:rPr>
              <w:rFonts w:ascii="Microsoft JhengHei" w:hAnsi="Microsoft JhengHei" w:cstheme="minorBidi"/>
              <w:noProof/>
              <w:color w:val="44546A" w:themeColor="text2"/>
              <w:sz w:val="21"/>
              <w:szCs w:val="18"/>
              <w:lang w:val="en-US"/>
            </w:rPr>
            <w:t>(Nisticò, 2013)</w:t>
          </w:r>
          <w:ins w:id="1102" w:author="jie sun" w:date="2018-04-08T15:39:00Z">
            <w:r>
              <w:rPr>
                <w:rFonts w:ascii="Microsoft JhengHei" w:hAnsi="Microsoft JhengHei" w:cstheme="minorBidi"/>
                <w:iCs/>
                <w:color w:val="44546A" w:themeColor="text2"/>
                <w:sz w:val="21"/>
                <w:szCs w:val="18"/>
                <w:lang w:val="en-US"/>
              </w:rPr>
              <w:fldChar w:fldCharType="end"/>
            </w:r>
          </w:ins>
          <w:customXmlInsRangeStart w:id="1103" w:author="jie sun" w:date="2018-04-08T15:39:00Z"/>
        </w:sdtContent>
      </w:sdt>
      <w:customXmlInsRangeEnd w:id="1103"/>
      <w:bookmarkEnd w:id="1038"/>
    </w:p>
    <w:p w14:paraId="7DDB9569" w14:textId="77777777" w:rsidR="00553580" w:rsidRDefault="00553580" w:rsidP="00553580">
      <w:pPr>
        <w:pStyle w:val="Subtitle"/>
        <w:rPr>
          <w:del w:id="1104" w:author="像个男人一样" w:date="2018-03-21T01:27:00Z"/>
        </w:rPr>
      </w:pPr>
      <w:del w:id="1105" w:author="像个男人一样" w:date="2018-03-21T01:27:00Z">
        <w:r>
          <w:delText xml:space="preserve">(Picture 2.1.2.2  </w:delText>
        </w:r>
        <w:bookmarkStart w:id="1106" w:name="OLE_LINK14"/>
        <w:r>
          <w:delText>Accelerometer Theory &amp; Design</w:delText>
        </w:r>
        <w:bookmarkEnd w:id="1106"/>
        <w:r>
          <w:delText>)</w:delText>
        </w:r>
      </w:del>
    </w:p>
    <w:p w14:paraId="6BFFDFBE" w14:textId="77777777" w:rsidR="00553580" w:rsidRDefault="00553580" w:rsidP="00553580">
      <w:pPr>
        <w:rPr>
          <w:ins w:id="1107" w:author="jie sun" w:date="2018-04-08T16:24:00Z"/>
        </w:rPr>
      </w:pPr>
      <w:r>
        <w:rPr>
          <w:rFonts w:hint="eastAsia"/>
        </w:rPr>
        <w:t>As</w:t>
      </w:r>
      <w:r>
        <w:t xml:space="preserve"> </w:t>
      </w:r>
      <w:del w:id="1108" w:author="jie sun" w:date="2018-04-08T17:56:00Z">
        <w:r w:rsidDel="009438D9">
          <w:rPr>
            <w:rFonts w:hint="eastAsia"/>
          </w:rPr>
          <w:delText>the picture</w:delText>
        </w:r>
      </w:del>
      <w:ins w:id="1109" w:author="jie sun" w:date="2018-04-08T17:56:00Z">
        <w:r>
          <w:rPr>
            <w:rFonts w:hint="eastAsia"/>
          </w:rPr>
          <w:t>Figure</w:t>
        </w:r>
        <w:r>
          <w:t xml:space="preserve"> </w:t>
        </w:r>
      </w:ins>
      <w:r>
        <w:t>2.2</w:t>
      </w:r>
      <w:del w:id="1110" w:author="像个男人一样" w:date="2018-03-21T01:28:00Z">
        <w:r>
          <w:delText>.2</w:delText>
        </w:r>
      </w:del>
      <w:r>
        <w:t xml:space="preserve"> above shows</w:t>
      </w:r>
      <w:ins w:id="1111" w:author="jie sun" w:date="2018-04-08T17:57:00Z">
        <w:r>
          <w:t xml:space="preserve"> the</w:t>
        </w:r>
      </w:ins>
      <w:r>
        <w:t xml:space="preserve"> </w:t>
      </w:r>
      <w:ins w:id="1112" w:author="jie sun" w:date="2018-04-08T17:57:00Z">
        <w:r>
          <w:t xml:space="preserve">inner structure </w:t>
        </w:r>
      </w:ins>
      <w:del w:id="1113" w:author="jie sun" w:date="2018-04-08T17:57:00Z">
        <w:r w:rsidDel="005D0092">
          <w:delText xml:space="preserve">the schematic </w:delText>
        </w:r>
      </w:del>
      <w:r>
        <w:t>of a</w:t>
      </w:r>
      <w:ins w:id="1114" w:author="jie sun" w:date="2018-04-08T16:08:00Z">
        <w:r>
          <w:t xml:space="preserve"> kind of</w:t>
        </w:r>
      </w:ins>
      <w:del w:id="1115" w:author="jie sun" w:date="2018-04-08T16:08:00Z">
        <w:r w:rsidDel="00C75EBF">
          <w:delText>n</w:delText>
        </w:r>
      </w:del>
      <w:r>
        <w:t xml:space="preserve"> accelerometer</w:t>
      </w:r>
      <w:ins w:id="1116" w:author="jie sun" w:date="2018-04-08T16:08:00Z">
        <w:r>
          <w:t>s</w:t>
        </w:r>
      </w:ins>
      <w:r>
        <w:t xml:space="preserve">, which be comprised of </w:t>
      </w:r>
      <w:ins w:id="1117" w:author="jie sun" w:date="2018-04-08T15:44:00Z">
        <w:r>
          <w:t>Seismic</w:t>
        </w:r>
      </w:ins>
      <w:del w:id="1118" w:author="jie sun" w:date="2018-04-08T15:44:00Z">
        <w:r w:rsidDel="00F11374">
          <w:delText>a</w:delText>
        </w:r>
      </w:del>
      <w:r>
        <w:t xml:space="preserve"> mass</w:t>
      </w:r>
      <w:del w:id="1119" w:author="jie sun" w:date="2018-04-08T15:44:00Z">
        <w:r w:rsidDel="00F11374">
          <w:delText xml:space="preserve"> (m)</w:delText>
        </w:r>
      </w:del>
      <w:r>
        <w:t xml:space="preserve">, </w:t>
      </w:r>
      <w:ins w:id="1120" w:author="jie sun" w:date="2018-04-08T15:46:00Z">
        <w:r>
          <w:t xml:space="preserve">a Damping element, </w:t>
        </w:r>
      </w:ins>
      <w:r>
        <w:t>a spring</w:t>
      </w:r>
      <w:ins w:id="1121" w:author="jie sun" w:date="2018-04-08T15:45:00Z">
        <w:r>
          <w:t xml:space="preserve"> (Elastic element)</w:t>
        </w:r>
      </w:ins>
      <w:del w:id="1122" w:author="jie sun" w:date="2018-04-08T15:45:00Z">
        <w:r w:rsidDel="00E73FE0">
          <w:delText xml:space="preserve"> (k)</w:delText>
        </w:r>
      </w:del>
      <w:ins w:id="1123" w:author="jie sun" w:date="2018-04-08T16:03:00Z">
        <w:r>
          <w:t xml:space="preserve">, External reference and </w:t>
        </w:r>
      </w:ins>
      <w:del w:id="1124" w:author="jie sun" w:date="2018-04-08T16:03:00Z">
        <w:r w:rsidDel="00E46597">
          <w:delText xml:space="preserve"> and </w:delText>
        </w:r>
      </w:del>
      <w:del w:id="1125" w:author="jie sun" w:date="2018-04-08T15:45:00Z">
        <w:r w:rsidDel="00E73FE0">
          <w:delText>a dash</w:delText>
        </w:r>
      </w:del>
      <w:ins w:id="1126" w:author="像个男人一样" w:date="2018-03-21T01:29:00Z">
        <w:del w:id="1127" w:author="jie sun" w:date="2018-04-08T15:45:00Z">
          <w:r w:rsidDel="00E73FE0">
            <w:rPr>
              <w:rFonts w:hint="eastAsia"/>
              <w:lang w:val="en-US"/>
            </w:rPr>
            <w:delText xml:space="preserve"> </w:delText>
          </w:r>
        </w:del>
      </w:ins>
      <w:del w:id="1128" w:author="jie sun" w:date="2018-04-08T15:45:00Z">
        <w:r w:rsidDel="00E73FE0">
          <w:delText>pot</w:delText>
        </w:r>
      </w:del>
      <w:ins w:id="1129" w:author="jie sun" w:date="2018-04-08T15:45:00Z">
        <w:r>
          <w:t>Internal reference frame</w:t>
        </w:r>
      </w:ins>
      <w:r>
        <w:t xml:space="preserve">.  </w:t>
      </w:r>
      <w:r>
        <w:rPr>
          <w:rFonts w:hint="eastAsia"/>
        </w:rPr>
        <w:t>When</w:t>
      </w:r>
      <w:r>
        <w:t xml:space="preserve"> the</w:t>
      </w:r>
      <w:ins w:id="1130" w:author="jie sun" w:date="2018-04-08T16:04:00Z">
        <w:r>
          <w:t xml:space="preserve"> vehicle is </w:t>
        </w:r>
      </w:ins>
      <w:del w:id="1131" w:author="jie sun" w:date="2018-04-08T16:04:00Z">
        <w:r w:rsidDel="00E46597">
          <w:delText xml:space="preserve"> object </w:delText>
        </w:r>
      </w:del>
      <w:r>
        <w:t>mov</w:t>
      </w:r>
      <w:del w:id="1132" w:author="jie sun" w:date="2018-04-08T16:06:00Z">
        <w:r w:rsidDel="00C75EBF">
          <w:delText>e</w:delText>
        </w:r>
      </w:del>
      <w:ins w:id="1133" w:author="jie sun" w:date="2018-04-08T16:04:00Z">
        <w:r>
          <w:t>ed</w:t>
        </w:r>
      </w:ins>
      <w:del w:id="1134" w:author="jie sun" w:date="2018-04-08T16:04:00Z">
        <w:r w:rsidDel="00E46597">
          <w:delText>s</w:delText>
        </w:r>
      </w:del>
      <w:r>
        <w:t xml:space="preserve"> </w:t>
      </w:r>
      <w:ins w:id="1135" w:author="jie sun" w:date="2018-04-08T18:02:00Z">
        <w:r>
          <w:t xml:space="preserve">with </w:t>
        </w:r>
      </w:ins>
      <w:del w:id="1136" w:author="jie sun" w:date="2018-04-08T18:02:00Z">
        <w:r w:rsidDel="005D0092">
          <w:delText xml:space="preserve">and has </w:delText>
        </w:r>
      </w:del>
      <w:r>
        <w:t>an acceleration</w:t>
      </w:r>
      <w:del w:id="1137" w:author="jie sun" w:date="2018-04-08T15:39:00Z">
        <w:r w:rsidDel="00AC0F62">
          <w:delText>s</w:delText>
        </w:r>
      </w:del>
      <w:r>
        <w:t>, the mass</w:t>
      </w:r>
      <w:ins w:id="1138" w:author="jie sun" w:date="2018-04-08T18:02:00Z">
        <w:r>
          <w:t xml:space="preserve"> will</w:t>
        </w:r>
      </w:ins>
      <w:r>
        <w:t xml:space="preserve"> move</w:t>
      </w:r>
      <w:del w:id="1139" w:author="jie sun" w:date="2018-04-08T18:02:00Z">
        <w:r w:rsidDel="005D0092">
          <w:delText>s</w:delText>
        </w:r>
      </w:del>
      <w:r>
        <w:t xml:space="preserve"> to another position, the spring</w:t>
      </w:r>
      <w:del w:id="1140" w:author="jie sun" w:date="2018-04-08T16:09:00Z">
        <w:r w:rsidDel="00C75EBF">
          <w:delText xml:space="preserve"> (k)</w:delText>
        </w:r>
      </w:del>
      <w:r>
        <w:t xml:space="preserve"> will stretches and </w:t>
      </w:r>
      <w:ins w:id="1141" w:author="jie sun" w:date="2018-04-08T16:11:00Z">
        <w:r>
          <w:t>x and y, Internal reference and External reference, will change</w:t>
        </w:r>
      </w:ins>
      <w:ins w:id="1142" w:author="jie sun" w:date="2018-04-08T16:29:00Z">
        <w:r>
          <w:t xml:space="preserve">, so </w:t>
        </w:r>
      </w:ins>
      <w:ins w:id="1143" w:author="jie sun" w:date="2018-04-08T16:21:00Z">
        <w:r>
          <w:t>there</w:t>
        </w:r>
      </w:ins>
      <w:ins w:id="1144" w:author="jie sun" w:date="2018-04-08T16:22:00Z">
        <w:r>
          <w:t xml:space="preserve"> is </w:t>
        </w:r>
      </w:ins>
      <w:ins w:id="1145" w:author="jie sun" w:date="2018-04-08T16:25:00Z">
        <w:r>
          <w:t xml:space="preserve">a </w:t>
        </w:r>
      </w:ins>
      <w:ins w:id="1146" w:author="jie sun" w:date="2018-04-08T16:22:00Z">
        <w:r>
          <w:t xml:space="preserve">relationship happened between the </w:t>
        </w:r>
      </w:ins>
      <w:ins w:id="1147" w:author="jie sun" w:date="2018-04-08T16:23:00Z">
        <w:r>
          <w:t>vehicle</w:t>
        </w:r>
      </w:ins>
      <w:ins w:id="1148"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49" w:author="像个男人一样" w:date="2018-03-21T01:28:00Z"/>
        </w:rPr>
      </w:pPr>
      <w:ins w:id="1150" w:author="jie sun" w:date="2018-04-08T16:22:00Z">
        <w:r>
          <w:t xml:space="preserve"> </w:t>
        </w:r>
      </w:ins>
      <w:del w:id="1151" w:author="jie sun" w:date="2018-04-08T16:10:00Z">
        <w:r w:rsidDel="00C75EBF">
          <w:delText>the dash</w:delText>
        </w:r>
      </w:del>
      <w:ins w:id="1152" w:author="像个男人一样" w:date="2018-03-21T01:29:00Z">
        <w:del w:id="1153" w:author="jie sun" w:date="2018-04-08T16:10:00Z">
          <w:r w:rsidDel="00C75EBF">
            <w:rPr>
              <w:rFonts w:hint="eastAsia"/>
              <w:lang w:val="en-US"/>
            </w:rPr>
            <w:delText xml:space="preserve"> </w:delText>
          </w:r>
        </w:del>
      </w:ins>
      <w:del w:id="1154" w:author="jie sun" w:date="2018-04-08T16:10:00Z">
        <w:r w:rsidDel="00C75EBF">
          <w:delText>pot will produce a</w:delText>
        </w:r>
      </w:del>
      <w:del w:id="1155" w:author="jie sun" w:date="2018-04-08T15:46:00Z">
        <w:r w:rsidDel="001840BB">
          <w:delText>n</w:delText>
        </w:r>
      </w:del>
      <w:del w:id="1156"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335B2933" w14:textId="77777777" w:rsidR="00553580" w:rsidRDefault="00553580" w:rsidP="00553580">
      <w:pPr>
        <w:rPr>
          <w:ins w:id="1157" w:author="jie sun" w:date="2018-04-08T16:10:00Z"/>
        </w:rPr>
      </w:pPr>
    </w:p>
    <w:p w14:paraId="4B486697" w14:textId="77777777" w:rsidR="00553580" w:rsidDel="00C75EBF" w:rsidRDefault="00553580" w:rsidP="00553580">
      <w:pPr>
        <w:rPr>
          <w:del w:id="1158" w:author="jie sun" w:date="2018-04-08T16:10:00Z"/>
        </w:rPr>
      </w:pPr>
      <w:ins w:id="1159" w:author="jie sun" w:date="2018-04-08T18:03:00Z">
        <w:r>
          <w:t>I</w:t>
        </w:r>
      </w:ins>
    </w:p>
    <w:p w14:paraId="33947943" w14:textId="77777777" w:rsidR="00553580" w:rsidDel="00171ADE" w:rsidRDefault="00553580" w:rsidP="00553580">
      <w:pPr>
        <w:rPr>
          <w:del w:id="1160" w:author="像个男人一样" w:date="2018-03-21T01:28:00Z"/>
        </w:rPr>
      </w:pPr>
      <w:del w:id="1161" w:author="jie sun" w:date="2018-04-08T16:10:00Z">
        <w:r w:rsidDel="00C75EBF">
          <w:delText>T</w:delText>
        </w:r>
      </w:del>
      <w:del w:id="1162" w:author="jie sun" w:date="2018-04-08T18:03:00Z">
        <w:r w:rsidDel="005D0092">
          <w:delText xml:space="preserve">he </w:delText>
        </w:r>
      </w:del>
      <w:del w:id="1163" w:author="jie sun" w:date="2018-04-08T16:24:00Z">
        <w:r w:rsidDel="00084FC2">
          <w:delText>exact</w:delText>
        </w:r>
      </w:del>
      <w:del w:id="1164" w:author="jie sun" w:date="2018-04-08T18:03:00Z">
        <w:r w:rsidDel="005D0092">
          <w:delText xml:space="preserve"> inner structure of an accelerometer is </w:delText>
        </w:r>
      </w:del>
      <w:del w:id="1165" w:author="jie sun" w:date="2018-04-08T16:24:00Z">
        <w:r w:rsidDel="00084FC2">
          <w:delText>just like this, absolutely not</w:delText>
        </w:r>
      </w:del>
      <w:del w:id="1166" w:author="jie sun" w:date="2018-04-08T18:03:00Z">
        <w:r w:rsidDel="005D0092">
          <w:delText>, i</w:delText>
        </w:r>
      </w:del>
      <w:r>
        <w:t>n our daily life, the most popular type of accelerometer</w:t>
      </w:r>
      <w:del w:id="1167" w:author="像个男人一样" w:date="2018-03-21T01:30:00Z">
        <w:r>
          <w:delText>s</w:delText>
        </w:r>
      </w:del>
      <w:r>
        <w:t xml:space="preserve"> is the Three-Axis Acceleration Sensor </w:t>
      </w:r>
      <w:del w:id="1168" w:author="jie sun" w:date="2018-04-08T18:06:00Z">
        <w:r w:rsidDel="00E012ED">
          <w:delText xml:space="preserve">such as </w:delText>
        </w:r>
        <w:r w:rsidDel="00E012ED">
          <w:rPr>
            <w:rFonts w:hint="eastAsia"/>
          </w:rPr>
          <w:delText>i</w:delText>
        </w:r>
        <w:r w:rsidDel="00E012ED">
          <w:delText>Phone</w:delText>
        </w:r>
      </w:del>
      <w:del w:id="1169" w:author="jie sun" w:date="2018-04-08T18:05:00Z">
        <w:r w:rsidDel="006709A5">
          <w:delText xml:space="preserve"> installing i</w:delText>
        </w:r>
      </w:del>
      <w:ins w:id="1170" w:author="jie sun" w:date="2018-04-08T18:06:00Z">
        <w:r>
          <w:t>in the market.</w:t>
        </w:r>
      </w:ins>
      <w:ins w:id="1171" w:author="jie sun" w:date="2018-04-08T18:05:00Z">
        <w:r>
          <w:t xml:space="preserve"> </w:t>
        </w:r>
      </w:ins>
      <w:del w:id="1172"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73" w:author="像个男人一样" w:date="2018-03-21T01:28:00Z"/>
        </w:rPr>
      </w:pPr>
    </w:p>
    <w:p w14:paraId="38841528" w14:textId="77777777" w:rsidR="00553580" w:rsidRDefault="00553580" w:rsidP="00553580">
      <w:pPr>
        <w:rPr>
          <w:ins w:id="1174"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75" w:name="_Toc3023"/>
      <w:bookmarkStart w:id="1176" w:name="_Toc13091"/>
      <w:bookmarkStart w:id="1177" w:name="_Toc5006"/>
      <w:bookmarkStart w:id="1178" w:name="_Toc1099"/>
      <w:bookmarkStart w:id="1179" w:name="_Toc29817"/>
      <w:bookmarkStart w:id="1180" w:name="_Toc1258"/>
      <w:bookmarkStart w:id="1181" w:name="_Toc31469"/>
      <w:bookmarkStart w:id="1182" w:name="_Toc8202"/>
      <w:bookmarkStart w:id="1183" w:name="_Toc30516"/>
      <w:bookmarkStart w:id="1184" w:name="_Toc518334739"/>
      <w:r>
        <w:t xml:space="preserve">How </w:t>
      </w:r>
      <w:ins w:id="1185" w:author="jie sun" w:date="2018-04-16T21:08:00Z">
        <w:r>
          <w:t>A</w:t>
        </w:r>
      </w:ins>
      <w:del w:id="1186" w:author="jie sun" w:date="2018-04-16T21:08:00Z">
        <w:r w:rsidDel="002B45ED">
          <w:delText>a</w:delText>
        </w:r>
      </w:del>
      <w:r>
        <w:t xml:space="preserve">ccelerometer </w:t>
      </w:r>
      <w:ins w:id="1187" w:author="jie sun" w:date="2018-04-16T21:08:00Z">
        <w:r>
          <w:t>W</w:t>
        </w:r>
      </w:ins>
      <w:del w:id="1188" w:author="jie sun" w:date="2018-04-16T21:08:00Z">
        <w:r w:rsidDel="002B45ED">
          <w:delText>w</w:delText>
        </w:r>
      </w:del>
      <w:r>
        <w:t xml:space="preserve">orks </w:t>
      </w:r>
      <w:r w:rsidR="00F05E84">
        <w:rPr>
          <w:rFonts w:hint="eastAsia"/>
        </w:rPr>
        <w:t>i</w:t>
      </w:r>
      <w:del w:id="1189" w:author="jie sun" w:date="2018-04-16T21:08:00Z">
        <w:r w:rsidDel="002B45ED">
          <w:delText>i</w:delText>
        </w:r>
      </w:del>
      <w:r>
        <w:t xml:space="preserve">n </w:t>
      </w:r>
      <w:ins w:id="1190" w:author="jie sun" w:date="2018-04-16T21:08:00Z">
        <w:r>
          <w:t>M</w:t>
        </w:r>
      </w:ins>
      <w:del w:id="1191" w:author="jie sun" w:date="2018-04-16T21:08:00Z">
        <w:r w:rsidDel="002B45ED">
          <w:delText>m</w:delText>
        </w:r>
      </w:del>
      <w:r>
        <w:t xml:space="preserve">obile </w:t>
      </w:r>
      <w:ins w:id="1192" w:author="jie sun" w:date="2018-04-16T21:08:00Z">
        <w:r>
          <w:t>P</w:t>
        </w:r>
      </w:ins>
      <w:del w:id="1193" w:author="jie sun" w:date="2018-04-16T21:08:00Z">
        <w:r w:rsidDel="002B45ED">
          <w:delText>p</w:delText>
        </w:r>
      </w:del>
      <w:r>
        <w:t>hone.</w:t>
      </w:r>
      <w:bookmarkEnd w:id="1175"/>
      <w:bookmarkEnd w:id="1176"/>
      <w:bookmarkEnd w:id="1177"/>
      <w:bookmarkEnd w:id="1178"/>
      <w:bookmarkEnd w:id="1179"/>
      <w:bookmarkEnd w:id="1180"/>
      <w:bookmarkEnd w:id="1181"/>
      <w:bookmarkEnd w:id="1182"/>
      <w:bookmarkEnd w:id="1183"/>
      <w:bookmarkEnd w:id="1184"/>
      <w:r>
        <w:t xml:space="preserve"> </w:t>
      </w:r>
    </w:p>
    <w:p w14:paraId="0AF36312" w14:textId="77777777" w:rsidR="00553580" w:rsidDel="00A668A3" w:rsidRDefault="00553580" w:rsidP="00553580">
      <w:pPr>
        <w:rPr>
          <w:del w:id="1194" w:author="jie sun" w:date="2018-04-08T16:57:00Z"/>
        </w:rPr>
      </w:pPr>
      <w:r>
        <w:t xml:space="preserve">Here, we just use the three-axis accelerometer of an iPhone as an example to describe how an accelerometer works in an iPhone. </w:t>
      </w:r>
    </w:p>
    <w:p w14:paraId="362C61D0" w14:textId="038E63E5" w:rsidR="00553580" w:rsidRDefault="00553580" w:rsidP="00553580">
      <w:pPr>
        <w:rPr>
          <w:ins w:id="1195" w:author="jie sun" w:date="2018-04-08T16:57:00Z"/>
        </w:rPr>
      </w:pPr>
      <w:r>
        <w:t xml:space="preserve">As we mentioned before, a three -axis accelerometer is used to test three different directions’ acceleration. There are two </w:t>
      </w:r>
      <w:del w:id="1196" w:author="jie sun" w:date="2018-04-08T16:55:00Z">
        <w:r w:rsidDel="00803B81">
          <w:delText xml:space="preserve">pictures </w:delText>
        </w:r>
      </w:del>
      <w:ins w:id="1197" w:author="jie sun" w:date="2018-04-08T16:55:00Z">
        <w:r>
          <w:t>figures</w:t>
        </w:r>
      </w:ins>
      <w:customXmlInsRangeStart w:id="1198" w:author="jie sun" w:date="2018-04-08T17:04:00Z"/>
      <w:sdt>
        <w:sdtPr>
          <w:id w:val="675156440"/>
          <w:citation/>
        </w:sdtPr>
        <w:sdtContent>
          <w:customXmlInsRangeEnd w:id="1198"/>
          <w:ins w:id="1199"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sidR="00D5282A">
            <w:rPr>
              <w:rFonts w:hint="eastAsia"/>
              <w:noProof/>
            </w:rPr>
            <w:t xml:space="preserve"> </w:t>
          </w:r>
          <w:r w:rsidR="00D5282A" w:rsidRPr="00D5282A">
            <w:rPr>
              <w:noProof/>
            </w:rPr>
            <w:t>(YingWen, 2014)</w:t>
          </w:r>
          <w:ins w:id="1200" w:author="jie sun" w:date="2018-04-08T17:04:00Z">
            <w:r>
              <w:fldChar w:fldCharType="end"/>
            </w:r>
          </w:ins>
          <w:customXmlInsRangeStart w:id="1201" w:author="jie sun" w:date="2018-04-08T17:04:00Z"/>
        </w:sdtContent>
      </w:sdt>
      <w:customXmlInsRangeEnd w:id="1201"/>
      <w:del w:id="1202" w:author="jie sun" w:date="2018-04-08T17:04:00Z">
        <w:r w:rsidDel="00F41DEB">
          <w:delText>below</w:delText>
        </w:r>
      </w:del>
      <w:r>
        <w:t>, which show three</w:t>
      </w:r>
      <w:ins w:id="1203" w:author="jie sun" w:date="2018-04-08T16:29:00Z">
        <w:r>
          <w:t>-</w:t>
        </w:r>
      </w:ins>
      <w:r w:rsidR="00065EEF">
        <w:t xml:space="preserve">           </w:t>
      </w:r>
      <w:del w:id="1204" w:author="jie sun" w:date="2018-04-08T16:29:00Z">
        <w:r w:rsidDel="00DF27A1">
          <w:delText xml:space="preserve"> </w:delText>
        </w:r>
      </w:del>
      <w:r w:rsidR="009E57A8">
        <w:t>dimensional axe</w:t>
      </w:r>
      <w:r>
        <w:t>s and the acceleration of every axis can be tested by the accelerometer installed in the phone.</w:t>
      </w:r>
    </w:p>
    <w:p w14:paraId="5FB12BD9" w14:textId="77777777" w:rsidR="00553580" w:rsidRPr="00FB0B14" w:rsidRDefault="00553580" w:rsidP="00553580">
      <w:pPr>
        <w:rPr>
          <w:ins w:id="1205" w:author="jie sun" w:date="2018-04-08T16:57:00Z"/>
        </w:rPr>
      </w:pPr>
    </w:p>
    <w:p w14:paraId="2AEC0205" w14:textId="77777777" w:rsidR="00553580" w:rsidRPr="000642A2" w:rsidRDefault="00553580" w:rsidP="00553580">
      <w:pPr>
        <w:rPr>
          <w:ins w:id="1206" w:author="jie sun" w:date="2018-04-08T16:57:00Z"/>
        </w:rPr>
      </w:pPr>
      <w:ins w:id="1207"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08" w:author="jie sun" w:date="2018-04-08T18:08:00Z">
        <w:r>
          <w:t xml:space="preserve"> </w:t>
        </w:r>
      </w:ins>
      <w:ins w:id="1209" w:author="jie sun" w:date="2018-04-08T16:57:00Z">
        <w:r>
          <w:t>show</w:t>
        </w:r>
      </w:ins>
      <w:ins w:id="1210" w:author="jie sun" w:date="2018-04-08T18:08:00Z">
        <w:r>
          <w:t xml:space="preserve"> </w:t>
        </w:r>
      </w:ins>
      <w:ins w:id="1211" w:author="jie sun" w:date="2018-04-08T16:57:00Z">
        <w:r>
          <w:t>the acceleration</w:t>
        </w:r>
      </w:ins>
      <w:ins w:id="1212" w:author="jie sun" w:date="2018-04-08T18:09:00Z">
        <w:r>
          <w:t xml:space="preserve">s </w:t>
        </w:r>
      </w:ins>
      <w:ins w:id="1213" w:author="jie sun" w:date="2018-04-08T16:57:00Z">
        <w:r>
          <w:t xml:space="preserve">of a phone in </w:t>
        </w:r>
      </w:ins>
      <w:ins w:id="1214" w:author="jie sun" w:date="2018-04-08T18:09:00Z">
        <w:r>
          <w:t>static condition</w:t>
        </w:r>
      </w:ins>
      <w:ins w:id="1215" w:author="jie sun" w:date="2018-04-08T16:57:00Z">
        <w:r>
          <w:t xml:space="preserve">, and it just prove that no matter the accelerometer put in which direction, in </w:t>
        </w:r>
        <w:bookmarkStart w:id="1216" w:name="OLE_LINK27"/>
        <w:r>
          <w:t>static condition</w:t>
        </w:r>
        <w:bookmarkEnd w:id="1216"/>
        <w:r>
          <w:t xml:space="preserve"> that it only be affected by gravity. </w:t>
        </w:r>
      </w:ins>
    </w:p>
    <w:p w14:paraId="3B1639A8" w14:textId="77777777" w:rsidR="00553580" w:rsidRDefault="00553580" w:rsidP="00553580">
      <w:pPr>
        <w:jc w:val="center"/>
        <w:rPr>
          <w:ins w:id="1217" w:author="jie sun" w:date="2018-04-08T16:57:00Z"/>
        </w:rPr>
        <w:pPrChange w:id="1218" w:author="jie sun" w:date="2018-04-16T21:33:00Z">
          <w:pPr/>
        </w:pPrChange>
      </w:pPr>
      <w:ins w:id="1219"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76D0DFC8" w:rsidR="00553580" w:rsidRDefault="00553580" w:rsidP="00553580">
      <w:pPr>
        <w:jc w:val="center"/>
        <w:rPr>
          <w:ins w:id="1220" w:author="jie sun" w:date="2018-04-08T16:57:00Z"/>
          <w:iCs/>
          <w:color w:val="44546A" w:themeColor="text2"/>
          <w:sz w:val="21"/>
          <w:szCs w:val="18"/>
        </w:rPr>
        <w:pPrChange w:id="1221" w:author="jie sun" w:date="2018-04-16T21:33:00Z">
          <w:pPr/>
        </w:pPrChange>
      </w:pPr>
      <w:bookmarkStart w:id="1222" w:name="_Toc517801873"/>
      <w:ins w:id="1223" w:author="jie sun" w:date="2018-04-08T16:57:00Z">
        <w:r w:rsidRPr="000642A2">
          <w:rPr>
            <w:iCs/>
            <w:color w:val="44546A" w:themeColor="text2"/>
            <w:sz w:val="21"/>
            <w:szCs w:val="18"/>
          </w:rPr>
          <w:t xml:space="preserve">Figure </w:t>
        </w:r>
      </w:ins>
      <w:ins w:id="1224"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sidR="00030772">
        <w:rPr>
          <w:iCs/>
          <w:noProof/>
          <w:color w:val="44546A" w:themeColor="text2"/>
          <w:sz w:val="21"/>
          <w:szCs w:val="18"/>
        </w:rPr>
        <w:t>2</w:t>
      </w:r>
      <w:ins w:id="1225"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sidR="00030772">
        <w:rPr>
          <w:iCs/>
          <w:noProof/>
          <w:color w:val="44546A" w:themeColor="text2"/>
          <w:sz w:val="21"/>
          <w:szCs w:val="18"/>
        </w:rPr>
        <w:t>3</w:t>
      </w:r>
      <w:ins w:id="1226" w:author="JIE  SUN" w:date="2018-06-21T13:36:00Z">
        <w:r>
          <w:rPr>
            <w:iCs/>
            <w:color w:val="44546A" w:themeColor="text2"/>
            <w:sz w:val="21"/>
            <w:szCs w:val="18"/>
          </w:rPr>
          <w:fldChar w:fldCharType="end"/>
        </w:r>
      </w:ins>
      <w:ins w:id="1227" w:author="jie sun" w:date="2018-04-19T13:00:00Z">
        <w:del w:id="1228"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29"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30" w:author="jie sun" w:date="2018-04-19T13:00:00Z">
        <w:del w:id="1231"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32" w:author="JIE  SUN" w:date="2018-06-21T13:34:00Z">
        <w:r w:rsidDel="00A64E7B">
          <w:rPr>
            <w:iCs/>
            <w:color w:val="44546A" w:themeColor="text2"/>
            <w:sz w:val="21"/>
            <w:szCs w:val="18"/>
          </w:rPr>
          <w:fldChar w:fldCharType="separate"/>
        </w:r>
      </w:del>
      <w:ins w:id="1233" w:author="jie sun" w:date="2018-04-19T13:00:00Z">
        <w:del w:id="1234"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35" w:author="jie sun" w:date="2018-04-08T16:57:00Z">
        <w:r w:rsidRPr="000642A2">
          <w:rPr>
            <w:rFonts w:hint="eastAsia"/>
            <w:iCs/>
            <w:color w:val="44546A" w:themeColor="text2"/>
            <w:sz w:val="21"/>
            <w:szCs w:val="18"/>
          </w:rPr>
          <w:t>:</w:t>
        </w:r>
        <w:bookmarkStart w:id="1236" w:name="OLE_LINK28"/>
        <w:r w:rsidRPr="000642A2">
          <w:rPr>
            <w:rFonts w:hint="eastAsia"/>
            <w:iCs/>
            <w:color w:val="44546A" w:themeColor="text2"/>
            <w:sz w:val="21"/>
            <w:szCs w:val="18"/>
          </w:rPr>
          <w:t xml:space="preserve"> Three-Axis Accelerometer</w:t>
        </w:r>
      </w:ins>
      <w:ins w:id="1237" w:author="jie sun" w:date="2018-04-08T17:02:00Z">
        <w:r>
          <w:rPr>
            <w:iCs/>
            <w:color w:val="44546A" w:themeColor="text2"/>
            <w:sz w:val="21"/>
            <w:szCs w:val="18"/>
          </w:rPr>
          <w:t xml:space="preserve"> </w:t>
        </w:r>
      </w:ins>
      <w:r>
        <w:rPr>
          <w:rFonts w:hint="eastAsia"/>
          <w:iCs/>
          <w:color w:val="44546A" w:themeColor="text2"/>
          <w:sz w:val="21"/>
          <w:szCs w:val="18"/>
        </w:rPr>
        <w:t>i</w:t>
      </w:r>
      <w:ins w:id="1238" w:author="jie sun" w:date="2018-04-08T17:02:00Z">
        <w:r>
          <w:rPr>
            <w:iCs/>
            <w:color w:val="44546A" w:themeColor="text2"/>
            <w:sz w:val="21"/>
            <w:szCs w:val="18"/>
          </w:rPr>
          <w:t xml:space="preserve">n </w:t>
        </w:r>
      </w:ins>
      <w:r>
        <w:rPr>
          <w:iCs/>
          <w:color w:val="44546A" w:themeColor="text2"/>
          <w:sz w:val="21"/>
          <w:szCs w:val="18"/>
        </w:rPr>
        <w:t>a</w:t>
      </w:r>
      <w:ins w:id="1239" w:author="jie sun" w:date="2018-04-08T17:02:00Z">
        <w:r>
          <w:rPr>
            <w:iCs/>
            <w:color w:val="44546A" w:themeColor="text2"/>
            <w:sz w:val="21"/>
            <w:szCs w:val="18"/>
          </w:rPr>
          <w:t xml:space="preserve"> </w:t>
        </w:r>
      </w:ins>
      <w:ins w:id="1240" w:author="jie sun" w:date="2018-04-16T22:25:00Z">
        <w:r>
          <w:rPr>
            <w:iCs/>
            <w:color w:val="44546A" w:themeColor="text2"/>
            <w:sz w:val="21"/>
            <w:szCs w:val="18"/>
          </w:rPr>
          <w:t>P</w:t>
        </w:r>
      </w:ins>
      <w:ins w:id="1241" w:author="jie sun" w:date="2018-04-08T17:02:00Z">
        <w:r>
          <w:rPr>
            <w:iCs/>
            <w:color w:val="44546A" w:themeColor="text2"/>
            <w:sz w:val="21"/>
            <w:szCs w:val="18"/>
          </w:rPr>
          <w:t>hone</w:t>
        </w:r>
      </w:ins>
      <w:ins w:id="1242" w:author="jie sun" w:date="2018-04-08T17:03:00Z">
        <w:r>
          <w:rPr>
            <w:iCs/>
            <w:color w:val="44546A" w:themeColor="text2"/>
            <w:sz w:val="21"/>
            <w:szCs w:val="18"/>
          </w:rPr>
          <w:t xml:space="preserve"> </w:t>
        </w:r>
      </w:ins>
      <w:customXmlInsRangeStart w:id="1243" w:author="jie sun" w:date="2018-04-08T17:03:00Z"/>
      <w:sdt>
        <w:sdtPr>
          <w:rPr>
            <w:iCs/>
            <w:color w:val="44546A" w:themeColor="text2"/>
            <w:sz w:val="21"/>
            <w:szCs w:val="18"/>
          </w:rPr>
          <w:id w:val="-1610819101"/>
          <w:citation/>
        </w:sdtPr>
        <w:sdtContent>
          <w:customXmlInsRangeEnd w:id="1243"/>
          <w:ins w:id="1244" w:author="jie sun" w:date="2018-04-08T17:03:00Z">
            <w:r>
              <w:rPr>
                <w:iCs/>
                <w:color w:val="44546A" w:themeColor="text2"/>
                <w:sz w:val="21"/>
                <w:szCs w:val="18"/>
              </w:rPr>
              <w:fldChar w:fldCharType="begin"/>
            </w:r>
          </w:ins>
          <w:ins w:id="1245"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00D5282A" w:rsidRPr="00D5282A">
            <w:rPr>
              <w:noProof/>
              <w:color w:val="44546A" w:themeColor="text2"/>
              <w:sz w:val="21"/>
              <w:szCs w:val="18"/>
            </w:rPr>
            <w:t>(YingWen, 2014)</w:t>
          </w:r>
          <w:ins w:id="1246" w:author="jie sun" w:date="2018-04-08T17:03:00Z">
            <w:r>
              <w:rPr>
                <w:iCs/>
                <w:color w:val="44546A" w:themeColor="text2"/>
                <w:sz w:val="21"/>
                <w:szCs w:val="18"/>
              </w:rPr>
              <w:fldChar w:fldCharType="end"/>
            </w:r>
          </w:ins>
          <w:customXmlInsRangeStart w:id="1247" w:author="jie sun" w:date="2018-04-08T17:03:00Z"/>
        </w:sdtContent>
      </w:sdt>
      <w:customXmlInsRangeEnd w:id="1247"/>
      <w:bookmarkEnd w:id="1222"/>
    </w:p>
    <w:bookmarkEnd w:id="1236"/>
    <w:p w14:paraId="6F05BBB8" w14:textId="77777777" w:rsidR="00553580" w:rsidRPr="00A72A55" w:rsidRDefault="00553580" w:rsidP="00553580">
      <w:pPr>
        <w:rPr>
          <w:iCs/>
          <w:color w:val="44546A" w:themeColor="text2"/>
          <w:sz w:val="21"/>
          <w:szCs w:val="18"/>
          <w:rPrChange w:id="1248" w:author="jie sun" w:date="2018-04-08T16:57:00Z">
            <w:rPr/>
          </w:rPrChange>
        </w:rPr>
      </w:pPr>
    </w:p>
    <w:p w14:paraId="09D6FE6E" w14:textId="49FF6785" w:rsidR="00C62C98" w:rsidRDefault="00553580" w:rsidP="00553580">
      <w:r>
        <w:t>And maybe some beginners will ask how to get the three axes data from an iPhone. Exactly, there are</w:t>
      </w:r>
      <w:ins w:id="1249" w:author="jie sun" w:date="2018-04-08T17:07:00Z">
        <w:r>
          <w:t xml:space="preserve"> some A</w:t>
        </w:r>
      </w:ins>
      <w:ins w:id="1250" w:author="jie sun" w:date="2018-04-08T17:08:00Z">
        <w:r>
          <w:t>PPs</w:t>
        </w:r>
      </w:ins>
      <w:del w:id="1251" w:author="jie sun" w:date="2018-04-08T17:07:00Z">
        <w:r w:rsidDel="008D25AB">
          <w:delText xml:space="preserve"> lots of app</w:delText>
        </w:r>
      </w:del>
      <w:r>
        <w:t xml:space="preserve"> creating the function to catch the efficient data directly from the phone</w:t>
      </w:r>
      <w:del w:id="1252" w:author="jie sun" w:date="2018-04-08T16:31:00Z">
        <w:r w:rsidDel="0017772C">
          <w:delText xml:space="preserve">. Introducing one free iPhone </w:delText>
        </w:r>
        <w:r w:rsidDel="0017772C">
          <w:rPr>
            <w:rFonts w:hint="eastAsia"/>
          </w:rPr>
          <w:delText>APP</w:delText>
        </w:r>
        <w:r w:rsidDel="0017772C">
          <w:delText xml:space="preserve"> named </w:delText>
        </w:r>
      </w:del>
      <w:del w:id="1253" w:author="jie sun" w:date="2018-04-08T16:30:00Z">
        <w:r w:rsidDel="004B637B">
          <w:delText>“</w:delText>
        </w:r>
      </w:del>
      <w:del w:id="1254" w:author="jie sun" w:date="2018-04-08T16:31:00Z">
        <w:r w:rsidDel="0017772C">
          <w:delText>Physics Toolbox Sensor Suite</w:delText>
        </w:r>
      </w:del>
      <w:del w:id="1255" w:author="jie sun" w:date="2018-04-08T16:30:00Z">
        <w:r w:rsidDel="004B637B">
          <w:delText>”</w:delText>
        </w:r>
      </w:del>
      <w:r>
        <w:t>, which can get not only the data of accelerometer from the iPhone to email to your email box, but also Gyroscope</w:t>
      </w:r>
      <w:ins w:id="1256"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77777777" w:rsidR="006018DD" w:rsidRDefault="006018DD" w:rsidP="006018DD">
      <w:pPr>
        <w:pStyle w:val="Heading2"/>
      </w:pPr>
      <w:bookmarkStart w:id="1257" w:name="_Toc31208"/>
      <w:bookmarkStart w:id="1258" w:name="_Toc6505"/>
      <w:bookmarkStart w:id="1259" w:name="_Toc6243"/>
      <w:bookmarkStart w:id="1260" w:name="_Toc1933"/>
      <w:bookmarkStart w:id="1261" w:name="_Toc2009"/>
      <w:bookmarkStart w:id="1262" w:name="_Toc4652"/>
      <w:bookmarkStart w:id="1263" w:name="_Toc28225"/>
      <w:bookmarkStart w:id="1264" w:name="_Toc163"/>
      <w:bookmarkStart w:id="1265" w:name="_Toc24796"/>
      <w:bookmarkStart w:id="1266" w:name="_Toc518334740"/>
      <w:r>
        <w:t xml:space="preserve">The </w:t>
      </w:r>
      <w:ins w:id="1267" w:author="jie sun" w:date="2018-04-16T21:19:00Z">
        <w:r>
          <w:t>I</w:t>
        </w:r>
      </w:ins>
      <w:del w:id="1268" w:author="jie sun" w:date="2018-04-16T21:19:00Z">
        <w:r w:rsidDel="00FE12EC">
          <w:delText>i</w:delText>
        </w:r>
      </w:del>
      <w:r>
        <w:t xml:space="preserve">ntroduction </w:t>
      </w:r>
      <w:ins w:id="1269" w:author="jie sun" w:date="2018-04-16T21:19:00Z">
        <w:r>
          <w:t>O</w:t>
        </w:r>
      </w:ins>
      <w:del w:id="1270" w:author="jie sun" w:date="2018-04-16T21:19:00Z">
        <w:r w:rsidDel="00FE12EC">
          <w:delText>o</w:delText>
        </w:r>
      </w:del>
      <w:r>
        <w:t>f Gyroscope</w:t>
      </w:r>
      <w:bookmarkEnd w:id="1257"/>
      <w:bookmarkEnd w:id="1258"/>
      <w:bookmarkEnd w:id="1259"/>
      <w:bookmarkEnd w:id="1260"/>
      <w:bookmarkEnd w:id="1261"/>
      <w:bookmarkEnd w:id="1262"/>
      <w:bookmarkEnd w:id="1263"/>
      <w:bookmarkEnd w:id="1264"/>
      <w:bookmarkEnd w:id="1265"/>
      <w:bookmarkEnd w:id="1266"/>
    </w:p>
    <w:p w14:paraId="012273D2" w14:textId="77777777" w:rsidR="006018DD" w:rsidRDefault="006018DD" w:rsidP="006018DD">
      <w:pPr>
        <w:pStyle w:val="Heading3"/>
      </w:pPr>
      <w:bookmarkStart w:id="1271" w:name="_Toc12468"/>
      <w:bookmarkStart w:id="1272" w:name="_Toc26398"/>
      <w:bookmarkStart w:id="1273" w:name="_Toc20123"/>
      <w:bookmarkStart w:id="1274" w:name="_Toc17193"/>
      <w:bookmarkStart w:id="1275" w:name="_Toc22542"/>
      <w:bookmarkStart w:id="1276" w:name="_Toc27333"/>
      <w:bookmarkStart w:id="1277" w:name="_Toc11096"/>
      <w:bookmarkStart w:id="1278" w:name="_Toc18867"/>
      <w:bookmarkStart w:id="1279" w:name="_Toc16319"/>
      <w:bookmarkStart w:id="1280" w:name="_Toc518334741"/>
      <w:r>
        <w:t xml:space="preserve">What </w:t>
      </w:r>
      <w:ins w:id="1281" w:author="jie sun" w:date="2018-04-16T21:19:00Z">
        <w:r>
          <w:t>I</w:t>
        </w:r>
      </w:ins>
      <w:del w:id="1282" w:author="jie sun" w:date="2018-04-16T21:19:00Z">
        <w:r w:rsidDel="00FE12EC">
          <w:delText>i</w:delText>
        </w:r>
      </w:del>
      <w:r>
        <w:t xml:space="preserve">s </w:t>
      </w:r>
      <w:ins w:id="1283" w:author="jie sun" w:date="2018-04-16T21:19:00Z">
        <w:r>
          <w:t>A</w:t>
        </w:r>
      </w:ins>
      <w:del w:id="1284" w:author="jie sun" w:date="2018-04-16T21:19:00Z">
        <w:r w:rsidDel="00FE12EC">
          <w:delText>a</w:delText>
        </w:r>
      </w:del>
      <w:r>
        <w:t xml:space="preserve"> </w:t>
      </w:r>
      <w:ins w:id="1285" w:author="jie sun" w:date="2018-04-16T21:19:00Z">
        <w:r>
          <w:t>G</w:t>
        </w:r>
      </w:ins>
      <w:del w:id="1286" w:author="jie sun" w:date="2018-04-16T21:19:00Z">
        <w:r w:rsidDel="00FE12EC">
          <w:delText>g</w:delText>
        </w:r>
      </w:del>
      <w:r>
        <w:t>yroscope</w:t>
      </w:r>
      <w:bookmarkEnd w:id="1271"/>
      <w:bookmarkEnd w:id="1272"/>
      <w:bookmarkEnd w:id="1273"/>
      <w:bookmarkEnd w:id="1274"/>
      <w:bookmarkEnd w:id="1275"/>
      <w:bookmarkEnd w:id="1276"/>
      <w:bookmarkEnd w:id="1277"/>
      <w:bookmarkEnd w:id="1278"/>
      <w:bookmarkEnd w:id="1279"/>
      <w:bookmarkEnd w:id="1280"/>
    </w:p>
    <w:p w14:paraId="21C1EEDF" w14:textId="56199280" w:rsidR="006018DD" w:rsidRDefault="006018DD" w:rsidP="006018DD">
      <w:r>
        <w:t>According to the </w:t>
      </w:r>
      <w:hyperlink r:id="rId19" w:tgtFrame="https://interestingengineering.com/_blank" w:history="1">
        <w:r>
          <w:t>English Oxford Dictionary</w:t>
        </w:r>
      </w:hyperlink>
      <w:ins w:id="1287" w:author="jie sun" w:date="2018-04-08T19:03:00Z">
        <w:r>
          <w:t xml:space="preserve"> </w:t>
        </w:r>
      </w:ins>
      <w:customXmlInsRangeStart w:id="1288" w:author="jie sun" w:date="2018-04-08T19:03:00Z"/>
      <w:sdt>
        <w:sdtPr>
          <w:id w:val="936173672"/>
          <w:citation/>
        </w:sdtPr>
        <w:sdtContent>
          <w:customXmlInsRangeEnd w:id="1288"/>
          <w:ins w:id="1289" w:author="jie sun" w:date="2018-04-08T19:03:00Z">
            <w:r>
              <w:fldChar w:fldCharType="begin"/>
            </w:r>
          </w:ins>
          <w:ins w:id="1290" w:author="jie sun" w:date="2018-04-08T19:12:00Z">
            <w:r>
              <w:instrText xml:space="preserve">CITATION oxf \l 2052 </w:instrText>
            </w:r>
          </w:ins>
          <w:r>
            <w:fldChar w:fldCharType="separate"/>
          </w:r>
          <w:r w:rsidR="00D5282A" w:rsidRPr="00D5282A">
            <w:rPr>
              <w:noProof/>
            </w:rPr>
            <w:t>(Oxforddictionaries, Mid 19th century)</w:t>
          </w:r>
          <w:ins w:id="1291" w:author="jie sun" w:date="2018-04-08T19:03:00Z">
            <w:r>
              <w:fldChar w:fldCharType="end"/>
            </w:r>
          </w:ins>
          <w:customXmlInsRangeStart w:id="1292" w:author="jie sun" w:date="2018-04-08T19:03:00Z"/>
        </w:sdtContent>
      </w:sdt>
      <w:customXmlInsRangeEnd w:id="1292"/>
      <w:r>
        <w:t>, a Gyroscope is a "device consisting of a wheel or disc mounted so that it can spin rapidly about an axis which is itself free to alter in direction. The orientation of the axis is not affected by tilting of the mounting."</w:t>
      </w:r>
      <w:r>
        <w:rPr>
          <w:b/>
          <w:bCs/>
          <w:lang w:val="en-US"/>
          <w:rPrChange w:id="1293" w:author="像个男人一样" w:date="2018-03-21T23:21:00Z">
            <w:rPr>
              <w:lang w:val="en-US"/>
            </w:rPr>
          </w:rPrChange>
        </w:rPr>
        <w:t xml:space="preserve"> </w:t>
      </w:r>
      <w:ins w:id="1294" w:author="像个男人一样" w:date="2018-03-22T12:11:00Z">
        <w:del w:id="1295"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306" w:name="_Toc9783"/>
      <w:bookmarkStart w:id="1307" w:name="_Toc15918"/>
      <w:bookmarkStart w:id="1308" w:name="_Toc14164"/>
      <w:bookmarkStart w:id="1309" w:name="_Toc14964"/>
      <w:bookmarkStart w:id="1310" w:name="_Toc21959"/>
      <w:bookmarkStart w:id="1311" w:name="_Toc21386"/>
      <w:bookmarkStart w:id="1312" w:name="_Toc28325"/>
      <w:bookmarkStart w:id="1313" w:name="_Toc16790"/>
      <w:bookmarkStart w:id="1314" w:name="_Toc17578"/>
      <w:bookmarkStart w:id="1315" w:name="_Toc518334742"/>
      <w:r>
        <w:t xml:space="preserve">Working </w:t>
      </w:r>
      <w:ins w:id="1316" w:author="jie sun" w:date="2018-04-16T21:19:00Z">
        <w:r>
          <w:t>P</w:t>
        </w:r>
      </w:ins>
      <w:del w:id="1317" w:author="jie sun" w:date="2018-04-16T21:19:00Z">
        <w:r w:rsidDel="00FE12EC">
          <w:delText>p</w:delText>
        </w:r>
      </w:del>
      <w:r>
        <w:t xml:space="preserve">rinciple </w:t>
      </w:r>
      <w:ins w:id="1318" w:author="jie sun" w:date="2018-04-16T21:19:00Z">
        <w:r>
          <w:t>O</w:t>
        </w:r>
      </w:ins>
      <w:del w:id="1319" w:author="jie sun" w:date="2018-04-16T21:19:00Z">
        <w:r w:rsidDel="00FE12EC">
          <w:delText>o</w:delText>
        </w:r>
      </w:del>
      <w:r>
        <w:t xml:space="preserve">f </w:t>
      </w:r>
      <w:ins w:id="1320" w:author="jie sun" w:date="2018-04-16T21:19:00Z">
        <w:r>
          <w:t>A</w:t>
        </w:r>
      </w:ins>
      <w:del w:id="1321" w:author="jie sun" w:date="2018-04-16T21:19:00Z">
        <w:r w:rsidDel="00FE12EC">
          <w:delText>a</w:delText>
        </w:r>
      </w:del>
      <w:r>
        <w:t xml:space="preserve"> </w:t>
      </w:r>
      <w:ins w:id="1322" w:author="jie sun" w:date="2018-04-16T21:19:00Z">
        <w:r>
          <w:t>G</w:t>
        </w:r>
      </w:ins>
      <w:del w:id="1323" w:author="jie sun" w:date="2018-04-16T21:19:00Z">
        <w:r w:rsidDel="00FE12EC">
          <w:delText>g</w:delText>
        </w:r>
      </w:del>
      <w:r>
        <w:t>yroscope</w:t>
      </w:r>
      <w:bookmarkEnd w:id="1306"/>
      <w:bookmarkEnd w:id="1307"/>
      <w:bookmarkEnd w:id="1308"/>
      <w:bookmarkEnd w:id="1309"/>
      <w:bookmarkEnd w:id="1310"/>
      <w:bookmarkEnd w:id="1311"/>
      <w:bookmarkEnd w:id="1312"/>
      <w:bookmarkEnd w:id="1313"/>
      <w:bookmarkEnd w:id="1314"/>
      <w:bookmarkEnd w:id="1315"/>
    </w:p>
    <w:p w14:paraId="22650B09" w14:textId="77777777" w:rsidR="006018DD" w:rsidDel="007C4453" w:rsidRDefault="006018DD" w:rsidP="006018DD">
      <w:pPr>
        <w:pStyle w:val="Caption"/>
        <w:rPr>
          <w:del w:id="1324"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25" w:author="jie sun" w:date="2018-04-16T22:28:00Z"/>
        </w:rPr>
      </w:pPr>
    </w:p>
    <w:p w14:paraId="56E62472" w14:textId="77777777" w:rsidR="006018DD" w:rsidRDefault="006018DD" w:rsidP="006018DD">
      <w:pPr>
        <w:pStyle w:val="Caption"/>
        <w:pPrChange w:id="1326" w:author="像个男人一样" w:date="2018-03-21T01:45:00Z">
          <w:pPr>
            <w:pStyle w:val="Subtitle"/>
          </w:pPr>
        </w:pPrChange>
      </w:pPr>
      <w:bookmarkStart w:id="1327" w:name="_Toc505291906"/>
      <w:del w:id="1328" w:author="像个男人一样" w:date="2018-03-22T11:57:00Z">
        <w:r>
          <w:delText xml:space="preserve">Figure 3. </w:delText>
        </w:r>
        <w:r>
          <w:fldChar w:fldCharType="begin"/>
        </w:r>
        <w:r>
          <w:delInstrText xml:space="preserve"> SEQ Figure_3. \* ARABIC </w:delInstrText>
        </w:r>
        <w:r>
          <w:fldChar w:fldCharType="separate"/>
        </w:r>
      </w:del>
      <w:ins w:id="1329" w:author="像个男人一样" w:date="2018-03-22T11:51:00Z">
        <w:del w:id="1330" w:author="像个男人一样" w:date="2018-03-22T11:57:00Z">
          <w:r>
            <w:rPr>
              <w:b/>
            </w:rPr>
            <w:delText>错误！未指定顺序。</w:delText>
          </w:r>
        </w:del>
      </w:ins>
      <w:ins w:id="1331" w:author="像个男人一样" w:date="2018-03-21T23:39:00Z">
        <w:del w:id="1332" w:author="像个男人一样" w:date="2018-03-22T11:57:00Z">
          <w:r>
            <w:rPr>
              <w:b/>
            </w:rPr>
            <w:delText>错误！未指定顺序。</w:delText>
          </w:r>
        </w:del>
      </w:ins>
      <w:ins w:id="1333" w:author="像个男人一样" w:date="2018-03-21T23:10:00Z">
        <w:del w:id="1334" w:author="像个男人一样" w:date="2018-03-22T11:57:00Z">
          <w:r>
            <w:rPr>
              <w:b/>
            </w:rPr>
            <w:delText>错误！未指定顺序。</w:delText>
          </w:r>
        </w:del>
      </w:ins>
      <w:ins w:id="1335" w:author="像个男人一样" w:date="2018-03-21T23:08:00Z">
        <w:del w:id="1336" w:author="像个男人一样" w:date="2018-03-22T11:57:00Z">
          <w:r>
            <w:rPr>
              <w:b/>
            </w:rPr>
            <w:delText>错误！未指定顺序。</w:delText>
          </w:r>
        </w:del>
      </w:ins>
      <w:ins w:id="1337" w:author="像个男人一样" w:date="2018-03-21T02:33:00Z">
        <w:del w:id="1338" w:author="像个男人一样" w:date="2018-03-22T11:57:00Z">
          <w:r>
            <w:rPr>
              <w:b/>
            </w:rPr>
            <w:delText>错误！未指定顺序。错误！未指定顺序。</w:delText>
          </w:r>
        </w:del>
      </w:ins>
      <w:ins w:id="1339" w:author="像个男人一样" w:date="2018-03-21T02:31:00Z">
        <w:del w:id="1340" w:author="像个男人一样" w:date="2018-03-22T11:57:00Z">
          <w:r>
            <w:rPr>
              <w:b/>
            </w:rPr>
            <w:delText>错误！未指定顺序。</w:delText>
          </w:r>
        </w:del>
      </w:ins>
      <w:ins w:id="1341" w:author="像个男人一样" w:date="2018-03-21T02:30:00Z">
        <w:del w:id="1342" w:author="像个男人一样" w:date="2018-03-22T11:57:00Z">
          <w:r>
            <w:rPr>
              <w:b/>
            </w:rPr>
            <w:delText>错误！未指定顺序。</w:delText>
          </w:r>
        </w:del>
      </w:ins>
      <w:ins w:id="1343" w:author="像个男人一样" w:date="2018-03-21T02:29:00Z">
        <w:del w:id="1344" w:author="像个男人一样" w:date="2018-03-22T11:57:00Z">
          <w:r>
            <w:rPr>
              <w:b/>
            </w:rPr>
            <w:delText>错误！未指定顺序。错误！未指定顺序。</w:delText>
          </w:r>
        </w:del>
      </w:ins>
      <w:ins w:id="1345" w:author="像个男人一样" w:date="2018-03-21T02:26:00Z">
        <w:del w:id="1346" w:author="像个男人一样" w:date="2018-03-22T11:57:00Z">
          <w:r>
            <w:rPr>
              <w:b/>
            </w:rPr>
            <w:delText>错误！未指定顺序。</w:delText>
          </w:r>
        </w:del>
      </w:ins>
      <w:ins w:id="1347" w:author="像个男人一样" w:date="2018-03-21T02:25:00Z">
        <w:del w:id="1348" w:author="像个男人一样" w:date="2018-03-22T11:57:00Z">
          <w:r>
            <w:rPr>
              <w:b/>
            </w:rPr>
            <w:delText>错误！未指定顺序。</w:delText>
          </w:r>
        </w:del>
      </w:ins>
      <w:ins w:id="1349" w:author="像个男人一样" w:date="2018-03-21T02:24:00Z">
        <w:del w:id="1350" w:author="像个男人一样" w:date="2018-03-22T11:57:00Z">
          <w:r>
            <w:rPr>
              <w:b/>
            </w:rPr>
            <w:delText>错误！未指定顺序。</w:delText>
          </w:r>
        </w:del>
      </w:ins>
      <w:ins w:id="1351" w:author="像个男人一样" w:date="2018-03-21T02:23:00Z">
        <w:del w:id="1352" w:author="像个男人一样" w:date="2018-03-22T11:57:00Z">
          <w:r>
            <w:rPr>
              <w:b/>
            </w:rPr>
            <w:delText>错误！未指定顺序。</w:delText>
          </w:r>
        </w:del>
      </w:ins>
      <w:ins w:id="1353" w:author="像个男人一样" w:date="2018-03-21T02:22:00Z">
        <w:del w:id="1354" w:author="像个男人一样" w:date="2018-03-22T11:57:00Z">
          <w:r>
            <w:rPr>
              <w:b/>
            </w:rPr>
            <w:delText>错误！未指定顺序。</w:delText>
          </w:r>
        </w:del>
      </w:ins>
      <w:ins w:id="1355" w:author="像个男人一样" w:date="2018-03-21T02:17:00Z">
        <w:del w:id="1356" w:author="像个男人一样" w:date="2018-03-22T11:57:00Z">
          <w:r>
            <w:rPr>
              <w:b/>
            </w:rPr>
            <w:delText>错误！未指定顺序。错误！未指定顺序。错误！未指定顺序。</w:delText>
          </w:r>
        </w:del>
      </w:ins>
      <w:ins w:id="1357" w:author="像个男人一样" w:date="2018-03-21T02:15:00Z">
        <w:del w:id="1358" w:author="像个男人一样" w:date="2018-03-22T11:57:00Z">
          <w:r>
            <w:rPr>
              <w:b/>
            </w:rPr>
            <w:delText>错误！未指定顺序。</w:delText>
          </w:r>
        </w:del>
      </w:ins>
      <w:ins w:id="1359" w:author="像个男人一样" w:date="2018-03-21T02:14:00Z">
        <w:del w:id="1360" w:author="像个男人一样" w:date="2018-03-22T11:57:00Z">
          <w:r>
            <w:rPr>
              <w:b/>
            </w:rPr>
            <w:delText>错误！未指定顺序。</w:delText>
          </w:r>
        </w:del>
      </w:ins>
      <w:ins w:id="1361" w:author="像个男人一样" w:date="2018-03-21T02:13:00Z">
        <w:del w:id="1362" w:author="像个男人一样" w:date="2018-03-22T11:57:00Z">
          <w:r>
            <w:rPr>
              <w:b/>
            </w:rPr>
            <w:delText>错误！未指定顺序。</w:delText>
          </w:r>
        </w:del>
      </w:ins>
      <w:ins w:id="1363" w:author="像个男人一样" w:date="2018-03-21T02:12:00Z">
        <w:del w:id="1364" w:author="像个男人一样" w:date="2018-03-22T11:57:00Z">
          <w:r>
            <w:rPr>
              <w:b/>
            </w:rPr>
            <w:delText>错误！未指定顺序。</w:delText>
          </w:r>
        </w:del>
      </w:ins>
      <w:ins w:id="1365" w:author="像个男人一样" w:date="2018-03-21T02:02:00Z">
        <w:del w:id="1366" w:author="像个男人一样" w:date="2018-03-22T11:57:00Z">
          <w:r>
            <w:rPr>
              <w:b/>
            </w:rPr>
            <w:delText>错误！未指定顺序。错误！未指定顺序。</w:delText>
          </w:r>
        </w:del>
      </w:ins>
      <w:ins w:id="1367" w:author="像个男人一样" w:date="2018-03-21T02:01:00Z">
        <w:del w:id="1368" w:author="像个男人一样" w:date="2018-03-22T11:57:00Z">
          <w:r>
            <w:rPr>
              <w:b/>
            </w:rPr>
            <w:delText>错误！未指定顺序。</w:delText>
          </w:r>
        </w:del>
      </w:ins>
      <w:ins w:id="1369" w:author="像个男人一样" w:date="2018-03-21T02:00:00Z">
        <w:del w:id="1370" w:author="像个男人一样" w:date="2018-03-22T11:57:00Z">
          <w:r>
            <w:rPr>
              <w:b/>
            </w:rPr>
            <w:delText>错误！未指定顺序。</w:delText>
          </w:r>
        </w:del>
      </w:ins>
      <w:ins w:id="1371" w:author="像个男人一样" w:date="2018-03-21T01:59:00Z">
        <w:del w:id="1372" w:author="像个男人一样" w:date="2018-03-22T11:57:00Z">
          <w:r>
            <w:rPr>
              <w:b/>
            </w:rPr>
            <w:delText>错误！未指定顺序。</w:delText>
          </w:r>
        </w:del>
      </w:ins>
      <w:ins w:id="1373" w:author="像个男人一样" w:date="2018-03-21T01:58:00Z">
        <w:del w:id="1374" w:author="像个男人一样" w:date="2018-03-22T11:57:00Z">
          <w:r>
            <w:rPr>
              <w:b/>
            </w:rPr>
            <w:delText>错误！未指定顺序。错误！未指定顺序。</w:delText>
          </w:r>
        </w:del>
      </w:ins>
      <w:ins w:id="1375" w:author="像个男人一样" w:date="2018-03-21T01:57:00Z">
        <w:del w:id="1376" w:author="像个男人一样" w:date="2018-03-22T11:57:00Z">
          <w:r>
            <w:rPr>
              <w:b/>
            </w:rPr>
            <w:delText>错误！未指定顺序。</w:delText>
          </w:r>
        </w:del>
      </w:ins>
      <w:ins w:id="1377" w:author="像个男人一样" w:date="2018-03-21T01:48:00Z">
        <w:del w:id="1378" w:author="像个男人一样" w:date="2018-03-22T11:57:00Z">
          <w:r>
            <w:rPr>
              <w:b/>
            </w:rPr>
            <w:delText>错误！未指定顺序。错误！未指定顺序。</w:delText>
          </w:r>
        </w:del>
      </w:ins>
      <w:ins w:id="1379" w:author="像个男人一样" w:date="2018-03-21T01:47:00Z">
        <w:del w:id="1380" w:author="像个男人一样" w:date="2018-03-22T11:57:00Z">
          <w:r>
            <w:rPr>
              <w:b/>
            </w:rPr>
            <w:delText>错误！未指定顺序。</w:delText>
          </w:r>
        </w:del>
      </w:ins>
      <w:ins w:id="1381" w:author="像个男人一样" w:date="2018-03-21T01:46:00Z">
        <w:del w:id="1382" w:author="像个男人一样" w:date="2018-03-22T11:57:00Z">
          <w:r>
            <w:rPr>
              <w:b/>
            </w:rPr>
            <w:delText>错误！未指定顺序。</w:delText>
          </w:r>
        </w:del>
      </w:ins>
      <w:del w:id="1383" w:author="像个男人一样" w:date="2018-03-22T11:57:00Z">
        <w:r>
          <w:delText>1</w:delText>
        </w:r>
        <w:r>
          <w:fldChar w:fldCharType="end"/>
        </w:r>
      </w:del>
      <w:del w:id="1384" w:author="像个男人一样" w:date="2018-03-21T01:45:00Z">
        <w:r>
          <w:delText xml:space="preserve"> Wikipedia</w:delText>
        </w:r>
        <w:bookmarkEnd w:id="1327"/>
        <w:r>
          <w:delText xml:space="preserve"> </w:delText>
        </w:r>
      </w:del>
    </w:p>
    <w:p w14:paraId="5611187F" w14:textId="77777777" w:rsidR="006018DD" w:rsidRDefault="006018DD" w:rsidP="006018DD">
      <w:pPr>
        <w:jc w:val="center"/>
        <w:rPr>
          <w:ins w:id="1385" w:author="像个男人一样" w:date="2018-03-21T01:45:00Z"/>
        </w:rPr>
        <w:pPrChange w:id="1386"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4A11CBD9" w14:textId="129FE711" w:rsidR="006018DD" w:rsidRDefault="006018DD" w:rsidP="00AB7BE8">
      <w:pPr>
        <w:pStyle w:val="Caption"/>
        <w:jc w:val="center"/>
      </w:pPr>
      <w:bookmarkStart w:id="1387" w:name="_Toc517801884"/>
      <w:ins w:id="1388" w:author="像个男人一样" w:date="2018-03-21T01:45:00Z">
        <w:r>
          <w:t xml:space="preserve">Figure </w:t>
        </w:r>
      </w:ins>
      <w:ins w:id="1389" w:author="JIE  SUN" w:date="2018-06-21T13:36:00Z">
        <w:r>
          <w:fldChar w:fldCharType="begin"/>
        </w:r>
        <w:r>
          <w:instrText xml:space="preserve"> STYLEREF 1 \s </w:instrText>
        </w:r>
      </w:ins>
      <w:r>
        <w:fldChar w:fldCharType="separate"/>
      </w:r>
      <w:r w:rsidR="00030772">
        <w:rPr>
          <w:noProof/>
        </w:rPr>
        <w:t>2</w:t>
      </w:r>
      <w:ins w:id="1390" w:author="JIE  SUN" w:date="2018-06-21T13:36:00Z">
        <w:r>
          <w:fldChar w:fldCharType="end"/>
        </w:r>
        <w:r>
          <w:noBreakHyphen/>
        </w:r>
        <w:r>
          <w:fldChar w:fldCharType="begin"/>
        </w:r>
        <w:r>
          <w:instrText xml:space="preserve"> SEQ Figure \* ARABIC \s 1 </w:instrText>
        </w:r>
      </w:ins>
      <w:r>
        <w:fldChar w:fldCharType="separate"/>
      </w:r>
      <w:r w:rsidR="00030772">
        <w:rPr>
          <w:noProof/>
        </w:rPr>
        <w:t>4</w:t>
      </w:r>
      <w:ins w:id="1391" w:author="JIE  SUN" w:date="2018-06-21T13:36:00Z">
        <w:r>
          <w:fldChar w:fldCharType="end"/>
        </w:r>
      </w:ins>
      <w:ins w:id="1392" w:author="jie sun" w:date="2018-04-19T13:00:00Z">
        <w:del w:id="1393" w:author="JIE  SUN" w:date="2018-06-21T13:34:00Z">
          <w:r w:rsidDel="00A64E7B">
            <w:fldChar w:fldCharType="begin"/>
          </w:r>
          <w:r w:rsidDel="00A64E7B">
            <w:delInstrText xml:space="preserve"> STYLEREF 1 \s </w:delInstrText>
          </w:r>
        </w:del>
      </w:ins>
      <w:del w:id="1394" w:author="JIE  SUN" w:date="2018-06-21T13:34:00Z">
        <w:r w:rsidDel="00A64E7B">
          <w:fldChar w:fldCharType="separate"/>
        </w:r>
        <w:r w:rsidDel="00A64E7B">
          <w:rPr>
            <w:noProof/>
          </w:rPr>
          <w:delText>3</w:delText>
        </w:r>
      </w:del>
      <w:ins w:id="1395" w:author="jie sun" w:date="2018-04-19T13:00:00Z">
        <w:del w:id="1396"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397" w:author="JIE  SUN" w:date="2018-06-21T13:34:00Z">
        <w:r w:rsidDel="00A64E7B">
          <w:fldChar w:fldCharType="separate"/>
        </w:r>
      </w:del>
      <w:ins w:id="1398" w:author="jie sun" w:date="2018-04-19T13:00:00Z">
        <w:del w:id="1399" w:author="JIE  SUN" w:date="2018-06-21T13:34:00Z">
          <w:r w:rsidDel="00A64E7B">
            <w:rPr>
              <w:noProof/>
            </w:rPr>
            <w:delText>1</w:delText>
          </w:r>
          <w:r w:rsidDel="00A64E7B">
            <w:fldChar w:fldCharType="end"/>
          </w:r>
        </w:del>
      </w:ins>
      <w:ins w:id="1400" w:author="像个男人一样" w:date="2018-03-21T01:45:00Z">
        <w:del w:id="140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02" w:author="像个男人一样" w:date="2018-03-22T11:51:00Z">
        <w:del w:id="1403" w:author="jie sun" w:date="2018-04-10T21:45:00Z">
          <w:r w:rsidDel="00454521">
            <w:delText>1</w:delText>
          </w:r>
        </w:del>
      </w:ins>
      <w:ins w:id="1404" w:author="像个男人一样" w:date="2018-03-21T01:45:00Z">
        <w:del w:id="1405" w:author="jie sun" w:date="2018-04-10T21:45:00Z">
          <w:r w:rsidDel="00454521">
            <w:fldChar w:fldCharType="end"/>
          </w:r>
        </w:del>
        <w:bookmarkStart w:id="1406" w:name="_Toc12187"/>
        <w:bookmarkStart w:id="1407" w:name="_Toc29963"/>
        <w:bookmarkStart w:id="1408" w:name="_Toc6340"/>
        <w:bookmarkStart w:id="1409" w:name="_Toc29172"/>
        <w:bookmarkStart w:id="1410" w:name="_Toc18162"/>
        <w:bookmarkStart w:id="1411" w:name="_Toc826"/>
        <w:bookmarkStart w:id="1412" w:name="_Toc6323"/>
        <w:bookmarkStart w:id="1413" w:name="_Toc20606"/>
        <w:bookmarkStart w:id="1414" w:name="_Toc32008"/>
        <w:bookmarkStart w:id="1415" w:name="_Toc24821"/>
        <w:bookmarkStart w:id="1416" w:name="_Toc19850"/>
        <w:bookmarkStart w:id="1417" w:name="_Toc5692"/>
        <w:bookmarkStart w:id="1418" w:name="_Toc9632"/>
        <w:bookmarkStart w:id="1419" w:name="_Toc24399"/>
        <w:bookmarkStart w:id="1420" w:name="_Toc2185"/>
        <w:bookmarkStart w:id="1421" w:name="_Toc675"/>
        <w:bookmarkStart w:id="1422" w:name="_Toc31801"/>
        <w:bookmarkStart w:id="1423" w:name="_Toc29624"/>
        <w:bookmarkStart w:id="1424" w:name="_Toc16800"/>
        <w:bookmarkStart w:id="1425" w:name="_Toc8264"/>
        <w:bookmarkStart w:id="1426" w:name="_Toc30521"/>
        <w:bookmarkStart w:id="1427" w:name="_Toc358"/>
        <w:bookmarkStart w:id="1428" w:name="_Toc27877"/>
        <w:bookmarkStart w:id="1429" w:name="_Toc20897"/>
        <w:bookmarkStart w:id="1430" w:name="_Toc1639"/>
        <w:r>
          <w:rPr>
            <w:rFonts w:hint="eastAsia"/>
          </w:rPr>
          <w:t>:</w:t>
        </w:r>
      </w:ins>
      <w:r w:rsidR="00EC4596">
        <w:t xml:space="preserve"> </w:t>
      </w:r>
      <w:r w:rsidR="00455751">
        <w:t xml:space="preserve"> </w:t>
      </w:r>
      <w:ins w:id="1431" w:author="像个男人一样" w:date="2018-03-21T01:45:00Z">
        <w:r>
          <w:rPr>
            <w:rFonts w:hint="eastAsia"/>
          </w:rPr>
          <w:t>Wi</w:t>
        </w:r>
        <w:del w:id="1432" w:author="jie sun" w:date="2018-04-08T18:49:00Z">
          <w:r w:rsidDel="00E64FB4">
            <w:rPr>
              <w:rFonts w:hint="eastAsia"/>
            </w:rPr>
            <w:delText xml:space="preserve">kipedia </w:delText>
          </w:r>
        </w:del>
      </w:ins>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ins w:id="1433" w:author="jie sun" w:date="2018-04-08T18:49:00Z">
        <w:r>
          <w:t>li Commons</w:t>
        </w:r>
      </w:ins>
      <w:ins w:id="1434" w:author="jie sun" w:date="2018-04-08T18:51:00Z">
        <w:r>
          <w:t>.</w:t>
        </w:r>
      </w:ins>
      <w:customXmlInsRangeStart w:id="1435" w:author="jie sun" w:date="2018-04-08T18:51:00Z"/>
      <w:sdt>
        <w:sdtPr>
          <w:id w:val="-612363004"/>
          <w:citation/>
        </w:sdtPr>
        <w:sdtContent>
          <w:customXmlInsRangeEnd w:id="1435"/>
          <w:ins w:id="1436" w:author="jie sun" w:date="2018-04-08T18:51:00Z">
            <w:r>
              <w:fldChar w:fldCharType="begin"/>
            </w:r>
          </w:ins>
          <w:ins w:id="1437" w:author="jie sun" w:date="2018-04-08T18:52:00Z">
            <w:r>
              <w:instrText xml:space="preserve">CITATION Wil \l 2052 </w:instrText>
            </w:r>
          </w:ins>
          <w:r>
            <w:fldChar w:fldCharType="separate"/>
          </w:r>
          <w:r w:rsidR="00D5282A">
            <w:rPr>
              <w:noProof/>
            </w:rPr>
            <w:t xml:space="preserve"> </w:t>
          </w:r>
          <w:r w:rsidR="00D5282A" w:rsidRPr="00D5282A">
            <w:rPr>
              <w:noProof/>
            </w:rPr>
            <w:t>(Wilimedia, 2006)</w:t>
          </w:r>
          <w:ins w:id="1438" w:author="jie sun" w:date="2018-04-08T18:51:00Z">
            <w:r>
              <w:fldChar w:fldCharType="end"/>
            </w:r>
          </w:ins>
          <w:customXmlInsRangeStart w:id="1439" w:author="jie sun" w:date="2018-04-08T18:51:00Z"/>
        </w:sdtContent>
      </w:sdt>
      <w:customXmlInsRangeEnd w:id="1439"/>
      <w:bookmarkEnd w:id="1387"/>
    </w:p>
    <w:p w14:paraId="27C61A4D" w14:textId="77777777" w:rsidR="006018DD" w:rsidDel="00D27CA4" w:rsidRDefault="006018DD" w:rsidP="006018DD">
      <w:pPr>
        <w:rPr>
          <w:del w:id="1440" w:author="jie sun" w:date="2018-04-15T19:33:00Z"/>
        </w:rPr>
      </w:pPr>
      <w:r>
        <w:t xml:space="preserve">As you can see </w:t>
      </w:r>
      <w:ins w:id="1441" w:author="像个男人一样" w:date="2018-03-21T02:37:00Z">
        <w:r>
          <w:rPr>
            <w:rFonts w:hint="eastAsia"/>
            <w:lang w:val="en-US"/>
          </w:rPr>
          <w:t>the figure above</w:t>
        </w:r>
        <w:del w:id="1442" w:author="jie sun" w:date="2018-06-03T21:28:00Z">
          <w:r w:rsidDel="0031424B">
            <w:rPr>
              <w:rFonts w:hint="eastAsia"/>
              <w:lang w:val="en-US"/>
            </w:rPr>
            <w:delText xml:space="preserve"> </w:delText>
          </w:r>
        </w:del>
      </w:ins>
      <w:del w:id="1443" w:author="像个男人一样" w:date="2018-03-21T02:37:00Z">
        <w:r>
          <w:delText xml:space="preserve">from </w:delText>
        </w:r>
        <w:bookmarkStart w:id="1444" w:name="_Toc12109"/>
        <w:bookmarkStart w:id="1445" w:name="_Toc2624"/>
        <w:r>
          <w:delText>picture 3.1.2.1</w:delText>
        </w:r>
      </w:del>
      <w:del w:id="1446"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44"/>
      <w:bookmarkEnd w:id="1445"/>
    </w:p>
    <w:p w14:paraId="75EBC6F9" w14:textId="77777777" w:rsidR="006018DD" w:rsidRDefault="006018DD" w:rsidP="006018DD"/>
    <w:p w14:paraId="713D37D7" w14:textId="1DDBEA9A" w:rsidR="006018DD" w:rsidDel="00952027" w:rsidRDefault="006018DD" w:rsidP="006018DD">
      <w:pPr>
        <w:pStyle w:val="Caption"/>
        <w:rPr>
          <w:del w:id="1447" w:author="像个男人一样" w:date="2018-03-22T11:56:00Z"/>
        </w:rPr>
      </w:pPr>
      <w:r w:rsidRPr="004B17BB">
        <w:t xml:space="preserve">There is another picture below, </w:t>
      </w:r>
      <w:bookmarkStart w:id="1448" w:name="_Toc7764"/>
      <w:bookmarkStart w:id="1449" w:name="_Toc14662"/>
      <w:ins w:id="1450" w:author="像个男人一样" w:date="2018-03-21T02:37:00Z">
        <w:r w:rsidRPr="00731687">
          <w:rPr>
            <w:color w:val="auto"/>
            <w:sz w:val="24"/>
            <w:szCs w:val="22"/>
            <w:rPrChange w:id="1451" w:author="jie sun" w:date="2018-04-16T22:43:00Z">
              <w:rPr>
                <w:lang w:val="en-US"/>
              </w:rPr>
            </w:rPrChange>
          </w:rPr>
          <w:t>figure</w:t>
        </w:r>
        <w:r w:rsidRPr="00731687">
          <w:rPr>
            <w:color w:val="auto"/>
            <w:sz w:val="24"/>
            <w:szCs w:val="22"/>
            <w:rPrChange w:id="1452" w:author="jie sun" w:date="2018-04-16T22:44:00Z">
              <w:rPr>
                <w:lang w:val="en-US"/>
              </w:rPr>
            </w:rPrChange>
          </w:rPr>
          <w:t xml:space="preserve"> 3.2</w:t>
        </w:r>
      </w:ins>
      <w:ins w:id="1453" w:author="jie sun" w:date="2018-04-16T22:43:00Z">
        <w:r>
          <w:rPr>
            <w:iCs w:val="0"/>
          </w:rPr>
          <w:t xml:space="preserve"> </w:t>
        </w:r>
      </w:ins>
      <w:customXmlInsRangeStart w:id="1454" w:author="jie sun" w:date="2018-04-08T19:29:00Z"/>
      <w:sdt>
        <w:sdtPr>
          <w:rPr>
            <w:iCs w:val="0"/>
          </w:rPr>
          <w:id w:val="1717156383"/>
          <w:citation/>
        </w:sdtPr>
        <w:sdtContent>
          <w:customXmlInsRangeEnd w:id="1454"/>
          <w:ins w:id="1455" w:author="jie sun" w:date="2018-04-08T19:29:00Z">
            <w:r w:rsidRPr="00134162">
              <w:rPr>
                <w:iCs w:val="0"/>
              </w:rPr>
              <w:fldChar w:fldCharType="begin"/>
            </w:r>
            <w:r w:rsidRPr="004B17BB">
              <w:rPr>
                <w:iCs w:val="0"/>
              </w:rPr>
              <w:instrText xml:space="preserve"> CITATION Pig \l 2052 </w:instrText>
            </w:r>
          </w:ins>
          <w:r w:rsidRPr="00134162">
            <w:rPr>
              <w:iCs w:val="0"/>
            </w:rPr>
            <w:fldChar w:fldCharType="separate"/>
          </w:r>
          <w:r w:rsidR="00D5282A" w:rsidRPr="00D5282A">
            <w:rPr>
              <w:noProof/>
            </w:rPr>
            <w:t>(Pigeon's nest, n.d.)</w:t>
          </w:r>
          <w:ins w:id="1456" w:author="jie sun" w:date="2018-04-08T19:29:00Z">
            <w:r w:rsidRPr="00134162">
              <w:rPr>
                <w:iCs w:val="0"/>
              </w:rPr>
              <w:fldChar w:fldCharType="end"/>
            </w:r>
          </w:ins>
          <w:customXmlInsRangeStart w:id="1457" w:author="jie sun" w:date="2018-04-08T19:29:00Z"/>
        </w:sdtContent>
      </w:sdt>
      <w:customXmlInsRangeEnd w:id="1457"/>
      <w:del w:id="1458"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59" w:author="像个男人一样" w:date="2018-03-22T11:56:00Z">
        <w:r w:rsidRPr="004B17BB">
          <w:rPr>
            <w:rPrChange w:id="1460" w:author="jie sun" w:date="2018-04-16T22:21:00Z">
              <w:rPr>
                <w:lang w:val="en-US"/>
              </w:rPr>
            </w:rPrChange>
          </w:rPr>
          <w:t>.</w:t>
        </w:r>
      </w:ins>
      <w:del w:id="1461" w:author="像个男人一样" w:date="2018-03-22T11:56:00Z">
        <w:r w:rsidRPr="004B17BB">
          <w:delText xml:space="preserve">. </w:delText>
        </w:r>
        <w:bookmarkEnd w:id="1448"/>
        <w:bookmarkEnd w:id="1449"/>
      </w:del>
    </w:p>
    <w:p w14:paraId="549416D6" w14:textId="77777777" w:rsidR="006018DD" w:rsidRPr="00952027" w:rsidRDefault="006018DD" w:rsidP="006018DD">
      <w:pPr>
        <w:rPr>
          <w:ins w:id="1462" w:author="jie sun" w:date="2018-04-16T22:28:00Z"/>
        </w:rPr>
      </w:pPr>
    </w:p>
    <w:p w14:paraId="503CE097" w14:textId="77777777" w:rsidR="006018DD" w:rsidRDefault="006018DD" w:rsidP="006018DD">
      <w:pPr>
        <w:pStyle w:val="Caption"/>
        <w:pPrChange w:id="1463" w:author="像个男人一样" w:date="2018-03-21T01:46:00Z">
          <w:pPr>
            <w:pStyle w:val="Subtitle"/>
          </w:pPr>
        </w:pPrChange>
      </w:pPr>
      <w:bookmarkStart w:id="1464" w:name="_Toc505291907"/>
      <w:del w:id="1465" w:author="像个男人一样" w:date="2018-03-22T11:56:00Z">
        <w:r>
          <w:delText xml:space="preserve">Figure 3. </w:delText>
        </w:r>
        <w:r>
          <w:fldChar w:fldCharType="begin"/>
        </w:r>
        <w:r>
          <w:delInstrText xml:space="preserve"> SEQ Figure_3. \* ARABIC </w:delInstrText>
        </w:r>
        <w:r>
          <w:fldChar w:fldCharType="separate"/>
        </w:r>
      </w:del>
      <w:ins w:id="1466" w:author="像个男人一样" w:date="2018-03-22T11:51:00Z">
        <w:del w:id="1467" w:author="像个男人一样" w:date="2018-03-22T11:56:00Z">
          <w:r>
            <w:rPr>
              <w:b/>
            </w:rPr>
            <w:delText>错误！未指定顺序。</w:delText>
          </w:r>
        </w:del>
      </w:ins>
      <w:ins w:id="1468" w:author="像个男人一样" w:date="2018-03-21T23:39:00Z">
        <w:del w:id="1469" w:author="像个男人一样" w:date="2018-03-22T11:56:00Z">
          <w:r>
            <w:rPr>
              <w:b/>
            </w:rPr>
            <w:delText>错误！未指定顺序。</w:delText>
          </w:r>
        </w:del>
      </w:ins>
      <w:ins w:id="1470" w:author="像个男人一样" w:date="2018-03-21T23:10:00Z">
        <w:del w:id="1471" w:author="像个男人一样" w:date="2018-03-22T11:56:00Z">
          <w:r>
            <w:rPr>
              <w:b/>
            </w:rPr>
            <w:delText>错误！未指定顺序。</w:delText>
          </w:r>
        </w:del>
      </w:ins>
      <w:ins w:id="1472" w:author="像个男人一样" w:date="2018-03-21T23:08:00Z">
        <w:del w:id="1473" w:author="像个男人一样" w:date="2018-03-22T11:56:00Z">
          <w:r>
            <w:rPr>
              <w:b/>
            </w:rPr>
            <w:delText>错误！未指定顺序。</w:delText>
          </w:r>
        </w:del>
      </w:ins>
      <w:ins w:id="1474" w:author="像个男人一样" w:date="2018-03-21T02:33:00Z">
        <w:del w:id="1475" w:author="像个男人一样" w:date="2018-03-22T11:56:00Z">
          <w:r>
            <w:rPr>
              <w:b/>
            </w:rPr>
            <w:delText>错误！未指定顺序。错误！未指定顺序。</w:delText>
          </w:r>
        </w:del>
      </w:ins>
      <w:ins w:id="1476" w:author="像个男人一样" w:date="2018-03-21T02:31:00Z">
        <w:del w:id="1477" w:author="像个男人一样" w:date="2018-03-22T11:56:00Z">
          <w:r>
            <w:rPr>
              <w:b/>
            </w:rPr>
            <w:delText>错误！未指定顺序。</w:delText>
          </w:r>
        </w:del>
      </w:ins>
      <w:ins w:id="1478" w:author="像个男人一样" w:date="2018-03-21T02:30:00Z">
        <w:del w:id="1479" w:author="像个男人一样" w:date="2018-03-22T11:56:00Z">
          <w:r>
            <w:rPr>
              <w:b/>
            </w:rPr>
            <w:delText>错误！未指定顺序。</w:delText>
          </w:r>
        </w:del>
      </w:ins>
      <w:ins w:id="1480" w:author="像个男人一样" w:date="2018-03-21T02:29:00Z">
        <w:del w:id="1481" w:author="像个男人一样" w:date="2018-03-22T11:56:00Z">
          <w:r>
            <w:rPr>
              <w:b/>
            </w:rPr>
            <w:delText>错误！未指定顺序。错误！未指定顺序。</w:delText>
          </w:r>
        </w:del>
      </w:ins>
      <w:ins w:id="1482" w:author="像个男人一样" w:date="2018-03-21T02:26:00Z">
        <w:del w:id="1483" w:author="像个男人一样" w:date="2018-03-22T11:56:00Z">
          <w:r>
            <w:rPr>
              <w:b/>
            </w:rPr>
            <w:delText>错误！未指定顺序。</w:delText>
          </w:r>
        </w:del>
      </w:ins>
      <w:ins w:id="1484" w:author="像个男人一样" w:date="2018-03-21T02:25:00Z">
        <w:del w:id="1485" w:author="像个男人一样" w:date="2018-03-22T11:56:00Z">
          <w:r>
            <w:rPr>
              <w:b/>
            </w:rPr>
            <w:delText>错误！未指定顺序。</w:delText>
          </w:r>
        </w:del>
      </w:ins>
      <w:ins w:id="1486" w:author="像个男人一样" w:date="2018-03-21T02:24:00Z">
        <w:del w:id="1487" w:author="像个男人一样" w:date="2018-03-22T11:56:00Z">
          <w:r>
            <w:rPr>
              <w:b/>
            </w:rPr>
            <w:delText>错误！未指定顺序。</w:delText>
          </w:r>
        </w:del>
      </w:ins>
      <w:ins w:id="1488" w:author="像个男人一样" w:date="2018-03-21T02:23:00Z">
        <w:del w:id="1489" w:author="像个男人一样" w:date="2018-03-22T11:56:00Z">
          <w:r>
            <w:rPr>
              <w:b/>
            </w:rPr>
            <w:delText>错误！未指定顺序。</w:delText>
          </w:r>
        </w:del>
      </w:ins>
      <w:ins w:id="1490" w:author="像个男人一样" w:date="2018-03-21T02:22:00Z">
        <w:del w:id="1491" w:author="像个男人一样" w:date="2018-03-22T11:56:00Z">
          <w:r>
            <w:rPr>
              <w:b/>
            </w:rPr>
            <w:delText>错误！未指定顺序。</w:delText>
          </w:r>
        </w:del>
      </w:ins>
      <w:ins w:id="1492" w:author="像个男人一样" w:date="2018-03-21T02:17:00Z">
        <w:del w:id="1493" w:author="像个男人一样" w:date="2018-03-22T11:56:00Z">
          <w:r>
            <w:rPr>
              <w:b/>
            </w:rPr>
            <w:delText>错误！未指定顺序。错误！未指定顺序。错误！未指定顺序。</w:delText>
          </w:r>
        </w:del>
      </w:ins>
      <w:ins w:id="1494" w:author="像个男人一样" w:date="2018-03-21T02:15:00Z">
        <w:del w:id="1495" w:author="像个男人一样" w:date="2018-03-22T11:56:00Z">
          <w:r>
            <w:rPr>
              <w:b/>
            </w:rPr>
            <w:delText>错误！未指定顺序。</w:delText>
          </w:r>
        </w:del>
      </w:ins>
      <w:ins w:id="1496" w:author="像个男人一样" w:date="2018-03-21T02:14:00Z">
        <w:del w:id="1497" w:author="像个男人一样" w:date="2018-03-22T11:56:00Z">
          <w:r>
            <w:rPr>
              <w:b/>
            </w:rPr>
            <w:delText>错误！未指定顺序。</w:delText>
          </w:r>
        </w:del>
      </w:ins>
      <w:ins w:id="1498" w:author="像个男人一样" w:date="2018-03-21T02:13:00Z">
        <w:del w:id="1499" w:author="像个男人一样" w:date="2018-03-22T11:56:00Z">
          <w:r>
            <w:rPr>
              <w:b/>
            </w:rPr>
            <w:delText>错误！未指定顺序。</w:delText>
          </w:r>
        </w:del>
      </w:ins>
      <w:ins w:id="1500" w:author="像个男人一样" w:date="2018-03-21T02:12:00Z">
        <w:del w:id="1501" w:author="像个男人一样" w:date="2018-03-22T11:56:00Z">
          <w:r>
            <w:rPr>
              <w:b/>
            </w:rPr>
            <w:delText>错误！未指定顺序。</w:delText>
          </w:r>
        </w:del>
      </w:ins>
      <w:ins w:id="1502" w:author="像个男人一样" w:date="2018-03-21T02:02:00Z">
        <w:del w:id="1503" w:author="像个男人一样" w:date="2018-03-22T11:56:00Z">
          <w:r>
            <w:rPr>
              <w:b/>
            </w:rPr>
            <w:delText>错误！未指定顺序。错误！未指定顺序。</w:delText>
          </w:r>
        </w:del>
      </w:ins>
      <w:ins w:id="1504" w:author="像个男人一样" w:date="2018-03-21T02:01:00Z">
        <w:del w:id="1505" w:author="像个男人一样" w:date="2018-03-22T11:56:00Z">
          <w:r>
            <w:rPr>
              <w:b/>
            </w:rPr>
            <w:delText>错误！未指定顺序。</w:delText>
          </w:r>
        </w:del>
      </w:ins>
      <w:ins w:id="1506" w:author="像个男人一样" w:date="2018-03-21T02:00:00Z">
        <w:del w:id="1507" w:author="像个男人一样" w:date="2018-03-22T11:56:00Z">
          <w:r>
            <w:rPr>
              <w:b/>
            </w:rPr>
            <w:delText>错误！未指定顺序。</w:delText>
          </w:r>
        </w:del>
      </w:ins>
      <w:ins w:id="1508" w:author="像个男人一样" w:date="2018-03-21T01:59:00Z">
        <w:del w:id="1509" w:author="像个男人一样" w:date="2018-03-22T11:56:00Z">
          <w:r>
            <w:rPr>
              <w:b/>
            </w:rPr>
            <w:delText>错误！未指定顺序。</w:delText>
          </w:r>
        </w:del>
      </w:ins>
      <w:ins w:id="1510" w:author="像个男人一样" w:date="2018-03-21T01:58:00Z">
        <w:del w:id="1511" w:author="像个男人一样" w:date="2018-03-22T11:56:00Z">
          <w:r>
            <w:rPr>
              <w:b/>
            </w:rPr>
            <w:delText>错误！未指定顺序。错误！未指定顺序。</w:delText>
          </w:r>
        </w:del>
      </w:ins>
      <w:ins w:id="1512" w:author="像个男人一样" w:date="2018-03-21T01:57:00Z">
        <w:del w:id="1513" w:author="像个男人一样" w:date="2018-03-22T11:56:00Z">
          <w:r>
            <w:rPr>
              <w:b/>
            </w:rPr>
            <w:delText>错误！未指定顺序。</w:delText>
          </w:r>
        </w:del>
      </w:ins>
      <w:ins w:id="1514" w:author="像个男人一样" w:date="2018-03-21T01:48:00Z">
        <w:del w:id="1515" w:author="像个男人一样" w:date="2018-03-22T11:56:00Z">
          <w:r>
            <w:rPr>
              <w:b/>
            </w:rPr>
            <w:delText>错误！未指定顺序。错误！未指定顺序。</w:delText>
          </w:r>
        </w:del>
      </w:ins>
      <w:ins w:id="1516" w:author="像个男人一样" w:date="2018-03-21T01:47:00Z">
        <w:del w:id="1517" w:author="像个男人一样" w:date="2018-03-22T11:56:00Z">
          <w:r>
            <w:rPr>
              <w:b/>
            </w:rPr>
            <w:delText>错误！未指定顺序。</w:delText>
          </w:r>
        </w:del>
      </w:ins>
      <w:del w:id="1518" w:author="像个男人一样" w:date="2018-03-22T11:56:00Z">
        <w:r>
          <w:delText>2</w:delText>
        </w:r>
        <w:r>
          <w:fldChar w:fldCharType="end"/>
        </w:r>
      </w:del>
      <w:del w:id="1519" w:author="像个男人一样" w:date="2018-03-21T01:46:00Z">
        <w:r>
          <w:delText xml:space="preserve"> Gyroscope Principles</w:delText>
        </w:r>
      </w:del>
      <w:bookmarkEnd w:id="1464"/>
    </w:p>
    <w:p w14:paraId="4A80DA52" w14:textId="77777777" w:rsidR="006018DD" w:rsidRDefault="006018DD" w:rsidP="006018DD">
      <w:pPr>
        <w:jc w:val="center"/>
        <w:rPr>
          <w:ins w:id="1520" w:author="像个男人一样" w:date="2018-03-21T01:46:00Z"/>
          <w:rFonts w:ascii="Microsoft Sans Serif" w:hAnsi="Microsoft Sans Serif"/>
          <w:spacing w:val="15"/>
          <w:sz w:val="20"/>
        </w:rPr>
        <w:pPrChange w:id="1521"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727D24D4" w:rsidR="006018DD" w:rsidRDefault="006018DD" w:rsidP="006018DD">
      <w:pPr>
        <w:pStyle w:val="Caption"/>
        <w:jc w:val="center"/>
        <w:pPrChange w:id="1522" w:author="jie sun" w:date="2018-04-16T21:37:00Z">
          <w:pPr/>
        </w:pPrChange>
      </w:pPr>
      <w:bookmarkStart w:id="1523" w:name="_Toc517801885"/>
      <w:ins w:id="1524" w:author="像个男人一样" w:date="2018-03-21T01:46:00Z">
        <w:r>
          <w:t xml:space="preserve">Figure </w:t>
        </w:r>
      </w:ins>
      <w:ins w:id="1525" w:author="JIE  SUN" w:date="2018-06-21T13:36:00Z">
        <w:r>
          <w:fldChar w:fldCharType="begin"/>
        </w:r>
        <w:r>
          <w:instrText xml:space="preserve"> STYLEREF 1 \s </w:instrText>
        </w:r>
      </w:ins>
      <w:r>
        <w:fldChar w:fldCharType="separate"/>
      </w:r>
      <w:r w:rsidR="00030772">
        <w:rPr>
          <w:noProof/>
        </w:rPr>
        <w:t>2</w:t>
      </w:r>
      <w:ins w:id="1526" w:author="JIE  SUN" w:date="2018-06-21T13:36:00Z">
        <w:r>
          <w:fldChar w:fldCharType="end"/>
        </w:r>
        <w:r>
          <w:noBreakHyphen/>
        </w:r>
        <w:r>
          <w:fldChar w:fldCharType="begin"/>
        </w:r>
        <w:r>
          <w:instrText xml:space="preserve"> SEQ Figure \* ARABIC \s 1 </w:instrText>
        </w:r>
      </w:ins>
      <w:r>
        <w:fldChar w:fldCharType="separate"/>
      </w:r>
      <w:r w:rsidR="00030772">
        <w:rPr>
          <w:noProof/>
        </w:rPr>
        <w:t>5</w:t>
      </w:r>
      <w:ins w:id="1527" w:author="JIE  SUN" w:date="2018-06-21T13:36:00Z">
        <w:r>
          <w:fldChar w:fldCharType="end"/>
        </w:r>
      </w:ins>
      <w:ins w:id="1528" w:author="jie sun" w:date="2018-04-19T13:00:00Z">
        <w:del w:id="1529" w:author="JIE  SUN" w:date="2018-06-21T13:34:00Z">
          <w:r w:rsidDel="00A64E7B">
            <w:fldChar w:fldCharType="begin"/>
          </w:r>
          <w:r w:rsidDel="00A64E7B">
            <w:delInstrText xml:space="preserve"> STYLEREF 1 \s </w:delInstrText>
          </w:r>
        </w:del>
      </w:ins>
      <w:del w:id="1530" w:author="JIE  SUN" w:date="2018-06-21T13:34:00Z">
        <w:r w:rsidDel="00A64E7B">
          <w:fldChar w:fldCharType="separate"/>
        </w:r>
        <w:r w:rsidDel="00A64E7B">
          <w:rPr>
            <w:noProof/>
          </w:rPr>
          <w:delText>3</w:delText>
        </w:r>
      </w:del>
      <w:ins w:id="1531" w:author="jie sun" w:date="2018-04-19T13:00:00Z">
        <w:del w:id="1532"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33" w:author="JIE  SUN" w:date="2018-06-21T13:34:00Z">
        <w:r w:rsidDel="00A64E7B">
          <w:fldChar w:fldCharType="separate"/>
        </w:r>
      </w:del>
      <w:ins w:id="1534" w:author="jie sun" w:date="2018-04-19T13:00:00Z">
        <w:del w:id="1535" w:author="JIE  SUN" w:date="2018-06-21T13:34:00Z">
          <w:r w:rsidDel="00A64E7B">
            <w:rPr>
              <w:noProof/>
            </w:rPr>
            <w:delText>2</w:delText>
          </w:r>
          <w:r w:rsidDel="00A64E7B">
            <w:fldChar w:fldCharType="end"/>
          </w:r>
        </w:del>
      </w:ins>
      <w:ins w:id="1536" w:author="像个男人一样" w:date="2018-03-21T01:46:00Z">
        <w:del w:id="153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38" w:author="像个男人一样" w:date="2018-03-22T11:51:00Z">
        <w:del w:id="1539" w:author="jie sun" w:date="2018-04-10T21:45:00Z">
          <w:r w:rsidDel="00454521">
            <w:delText>2</w:delText>
          </w:r>
        </w:del>
      </w:ins>
      <w:ins w:id="1540" w:author="像个男人一样" w:date="2018-03-21T01:46:00Z">
        <w:del w:id="1541" w:author="jie sun" w:date="2018-04-10T21:45:00Z">
          <w:r w:rsidDel="00454521">
            <w:fldChar w:fldCharType="end"/>
          </w:r>
        </w:del>
        <w:bookmarkStart w:id="1542" w:name="_Toc13768"/>
        <w:bookmarkStart w:id="1543" w:name="_Toc1447"/>
        <w:bookmarkStart w:id="1544" w:name="_Toc9110"/>
        <w:bookmarkStart w:id="1545" w:name="_Toc24012"/>
        <w:bookmarkStart w:id="1546" w:name="_Toc14331"/>
        <w:bookmarkStart w:id="1547" w:name="_Toc17677"/>
        <w:bookmarkStart w:id="1548" w:name="_Toc12994"/>
        <w:bookmarkStart w:id="1549" w:name="_Toc28435"/>
        <w:bookmarkStart w:id="1550" w:name="_Toc31128"/>
        <w:bookmarkStart w:id="1551" w:name="_Toc9827"/>
        <w:bookmarkStart w:id="1552" w:name="_Toc25273"/>
        <w:bookmarkStart w:id="1553" w:name="_Toc16579"/>
        <w:bookmarkStart w:id="1554" w:name="_Toc10938"/>
        <w:bookmarkStart w:id="1555" w:name="_Toc26310"/>
        <w:bookmarkStart w:id="1556" w:name="_Toc5802"/>
        <w:bookmarkStart w:id="1557" w:name="_Toc10473"/>
        <w:bookmarkStart w:id="1558" w:name="_Toc31649"/>
        <w:bookmarkStart w:id="1559" w:name="_Toc13075"/>
        <w:bookmarkStart w:id="1560" w:name="_Toc4702"/>
        <w:bookmarkStart w:id="1561" w:name="_Toc8528"/>
        <w:bookmarkStart w:id="1562" w:name="_Toc141"/>
        <w:bookmarkStart w:id="1563" w:name="_Toc12905"/>
        <w:bookmarkStart w:id="1564" w:name="_Toc7597"/>
        <w:bookmarkStart w:id="1565" w:name="_Toc17319"/>
        <w:bookmarkStart w:id="1566" w:name="_Toc12773"/>
        <w:r>
          <w:rPr>
            <w:rFonts w:hint="eastAsia"/>
          </w:rPr>
          <w:t>:</w:t>
        </w:r>
      </w:ins>
      <w:bookmarkStart w:id="1567" w:name="OLE_LINK31"/>
      <w:bookmarkStart w:id="1568" w:name="OLE_LINK32"/>
      <w:r w:rsidR="00EC4596">
        <w:t xml:space="preserve"> </w:t>
      </w:r>
      <w:ins w:id="1569" w:author="像个男人一样" w:date="2018-03-21T01:46:00Z">
        <w:r>
          <w:rPr>
            <w:rFonts w:hint="eastAsia"/>
          </w:rPr>
          <w:t>Gyroscope Principles</w:t>
        </w:r>
      </w:ins>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ins w:id="1570" w:author="jie sun" w:date="2018-04-18T00:28:00Z">
        <w:r>
          <w:t xml:space="preserve"> </w:t>
        </w:r>
      </w:ins>
      <w:customXmlInsRangeStart w:id="1571" w:author="jie sun" w:date="2018-04-18T00:28:00Z"/>
      <w:sdt>
        <w:sdtPr>
          <w:id w:val="-520248411"/>
          <w:citation/>
        </w:sdtPr>
        <w:sdtContent>
          <w:customXmlInsRangeEnd w:id="1571"/>
          <w:ins w:id="1572"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sidR="00D5282A" w:rsidRPr="00D5282A">
            <w:rPr>
              <w:noProof/>
            </w:rPr>
            <w:t>(Pigeon's nest, n.d.)</w:t>
          </w:r>
          <w:ins w:id="1573" w:author="jie sun" w:date="2018-04-18T00:28:00Z">
            <w:r>
              <w:fldChar w:fldCharType="end"/>
            </w:r>
          </w:ins>
          <w:customXmlInsRangeStart w:id="1574" w:author="jie sun" w:date="2018-04-18T00:28:00Z"/>
        </w:sdtContent>
      </w:sdt>
      <w:customXmlInsRangeEnd w:id="1574"/>
      <w:bookmarkEnd w:id="1523"/>
    </w:p>
    <w:p w14:paraId="73E39B2D" w14:textId="77777777" w:rsidR="006018DD" w:rsidRDefault="006018DD" w:rsidP="006018DD">
      <w:pPr>
        <w:pStyle w:val="Heading3"/>
      </w:pPr>
      <w:bookmarkStart w:id="1575" w:name="_Toc7473"/>
      <w:bookmarkStart w:id="1576" w:name="_Toc16709"/>
      <w:bookmarkStart w:id="1577" w:name="_Toc17402"/>
      <w:bookmarkStart w:id="1578" w:name="_Toc8608"/>
      <w:bookmarkStart w:id="1579" w:name="_Toc302"/>
      <w:bookmarkStart w:id="1580" w:name="_Toc31236"/>
      <w:bookmarkStart w:id="1581" w:name="_Toc31214"/>
      <w:bookmarkStart w:id="1582" w:name="_Toc14251"/>
      <w:bookmarkStart w:id="1583" w:name="_Toc16460"/>
      <w:bookmarkStart w:id="1584" w:name="_Toc518334743"/>
      <w:r>
        <w:t xml:space="preserve">The </w:t>
      </w:r>
      <w:ins w:id="1585" w:author="jie sun" w:date="2018-04-16T21:19:00Z">
        <w:r>
          <w:t>R</w:t>
        </w:r>
      </w:ins>
      <w:del w:id="1586" w:author="jie sun" w:date="2018-04-16T21:19:00Z">
        <w:r w:rsidDel="00FE12EC">
          <w:delText>r</w:delText>
        </w:r>
      </w:del>
      <w:r>
        <w:t xml:space="preserve">elationship </w:t>
      </w:r>
      <w:ins w:id="1587" w:author="jie sun" w:date="2018-04-16T21:19:00Z">
        <w:r>
          <w:t>B</w:t>
        </w:r>
      </w:ins>
      <w:del w:id="1588" w:author="jie sun" w:date="2018-04-16T21:19:00Z">
        <w:r w:rsidDel="00FE12EC">
          <w:delText>b</w:delText>
        </w:r>
      </w:del>
      <w:r>
        <w:t xml:space="preserve">etween </w:t>
      </w:r>
      <w:r>
        <w:rPr>
          <w:rFonts w:hint="eastAsia"/>
        </w:rPr>
        <w:t>G</w:t>
      </w:r>
      <w:r>
        <w:t xml:space="preserve">yroscope </w:t>
      </w:r>
      <w:ins w:id="1589" w:author="jie sun" w:date="2018-04-16T21:20:00Z">
        <w:r>
          <w:t>A</w:t>
        </w:r>
      </w:ins>
      <w:del w:id="1590" w:author="jie sun" w:date="2018-04-16T21:20:00Z">
        <w:r w:rsidDel="00FE12EC">
          <w:delText>a</w:delText>
        </w:r>
      </w:del>
      <w:r>
        <w:t>nd Accelerometer</w:t>
      </w:r>
      <w:bookmarkEnd w:id="1575"/>
      <w:bookmarkEnd w:id="1576"/>
      <w:bookmarkEnd w:id="1577"/>
      <w:bookmarkEnd w:id="1578"/>
      <w:bookmarkEnd w:id="1579"/>
      <w:bookmarkEnd w:id="1580"/>
      <w:bookmarkEnd w:id="1581"/>
      <w:bookmarkEnd w:id="1582"/>
      <w:bookmarkEnd w:id="1583"/>
      <w:bookmarkEnd w:id="1584"/>
    </w:p>
    <w:p w14:paraId="7DC5000F" w14:textId="77777777" w:rsidR="006018DD" w:rsidRDefault="006018DD" w:rsidP="006018DD">
      <w:r>
        <w:t xml:space="preserve">At first, it is clear that </w:t>
      </w:r>
      <w:del w:id="1591" w:author="jie sun" w:date="2018-04-08T18:28:00Z">
        <w:r w:rsidDel="00197319">
          <w:delText xml:space="preserve">those </w:delText>
        </w:r>
      </w:del>
      <w:r>
        <w:t>two devices have different functions</w:t>
      </w:r>
      <w:r w:rsidRPr="008F145E">
        <w:rPr>
          <w:b/>
          <w:rPrChange w:id="1592" w:author="jie sun" w:date="2018-04-19T15:25:00Z">
            <w:rPr/>
          </w:rPrChange>
        </w:rPr>
        <w:t>:</w:t>
      </w:r>
      <w:bookmarkStart w:id="1593" w:name="OLE_LINK25"/>
      <w:r w:rsidRPr="008F145E">
        <w:rPr>
          <w:b/>
          <w:rPrChange w:id="1594" w:author="jie sun" w:date="2018-04-19T15:25:00Z">
            <w:rPr/>
          </w:rPrChange>
        </w:rPr>
        <w:t xml:space="preserve"> </w:t>
      </w:r>
      <w:bookmarkStart w:id="1595" w:name="OLE_LINK7"/>
      <w:del w:id="1596" w:author="jie sun" w:date="2018-04-08T18:27:00Z">
        <w:r w:rsidRPr="008F145E" w:rsidDel="00197319">
          <w:rPr>
            <w:b/>
            <w:lang w:val="en-GB"/>
            <w:rPrChange w:id="1597" w:author="jie sun" w:date="2018-04-19T15:25:00Z">
              <w:rPr>
                <w:lang w:val="en-GB"/>
              </w:rPr>
            </w:rPrChange>
          </w:rPr>
          <w:delText>G</w:delText>
        </w:r>
        <w:r w:rsidRPr="008F145E" w:rsidDel="00197319">
          <w:rPr>
            <w:b/>
            <w:rPrChange w:id="1598" w:author="jie sun" w:date="2018-04-19T15:25:00Z">
              <w:rPr/>
            </w:rPrChange>
          </w:rPr>
          <w:delText xml:space="preserve">yroscope </w:delText>
        </w:r>
      </w:del>
      <w:ins w:id="1599" w:author="jie sun" w:date="2018-04-08T18:27:00Z">
        <w:r w:rsidRPr="008F145E">
          <w:rPr>
            <w:b/>
            <w:rPrChange w:id="1600" w:author="jie sun" w:date="2018-04-19T15:25:00Z">
              <w:rPr/>
            </w:rPrChange>
          </w:rPr>
          <w:t xml:space="preserve">Gyroscope </w:t>
        </w:r>
      </w:ins>
      <w:r w:rsidRPr="008F145E">
        <w:rPr>
          <w:b/>
          <w:rPrChange w:id="1601" w:author="jie sun" w:date="2018-04-19T15:25:00Z">
            <w:rPr/>
          </w:rPrChange>
        </w:rPr>
        <w:t>sense</w:t>
      </w:r>
      <w:r w:rsidRPr="008F145E">
        <w:rPr>
          <w:b/>
          <w:lang w:val="en-GB"/>
          <w:rPrChange w:id="1602" w:author="jie sun" w:date="2018-04-19T15:25:00Z">
            <w:rPr>
              <w:lang w:val="en-GB"/>
            </w:rPr>
          </w:rPrChange>
        </w:rPr>
        <w:t>s</w:t>
      </w:r>
      <w:r w:rsidRPr="008F145E">
        <w:rPr>
          <w:b/>
          <w:rPrChange w:id="1603" w:author="jie sun" w:date="2018-04-19T15:25:00Z">
            <w:rPr/>
          </w:rPrChange>
        </w:rPr>
        <w:t xml:space="preserve"> the rotation, whereas </w:t>
      </w:r>
      <w:ins w:id="1604" w:author="jie sun" w:date="2018-04-08T18:27:00Z">
        <w:r w:rsidRPr="008F145E">
          <w:rPr>
            <w:b/>
            <w:rPrChange w:id="1605" w:author="jie sun" w:date="2018-04-19T15:25:00Z">
              <w:rPr/>
            </w:rPrChange>
          </w:rPr>
          <w:t xml:space="preserve">another </w:t>
        </w:r>
      </w:ins>
      <w:del w:id="1606" w:author="jie sun" w:date="2018-04-08T18:27:00Z">
        <w:r w:rsidRPr="008F145E" w:rsidDel="00197319">
          <w:rPr>
            <w:b/>
            <w:rPrChange w:id="1607" w:author="jie sun" w:date="2018-04-19T15:25:00Z">
              <w:rPr/>
            </w:rPrChange>
          </w:rPr>
          <w:delText xml:space="preserve">the </w:delText>
        </w:r>
        <w:r w:rsidRPr="008F145E" w:rsidDel="00197319">
          <w:rPr>
            <w:b/>
            <w:lang w:val="en-GB"/>
            <w:rPrChange w:id="1608" w:author="jie sun" w:date="2018-04-19T15:25:00Z">
              <w:rPr>
                <w:lang w:val="en-GB"/>
              </w:rPr>
            </w:rPrChange>
          </w:rPr>
          <w:delText>ano</w:delText>
        </w:r>
        <w:r w:rsidRPr="008F145E" w:rsidDel="00197319">
          <w:rPr>
            <w:b/>
            <w:rPrChange w:id="1609" w:author="jie sun" w:date="2018-04-19T15:25:00Z">
              <w:rPr/>
            </w:rPrChange>
          </w:rPr>
          <w:delText>ther</w:delText>
        </w:r>
      </w:del>
      <w:ins w:id="1610" w:author="jie sun" w:date="2018-04-08T18:27:00Z">
        <w:r w:rsidRPr="008F145E">
          <w:rPr>
            <w:b/>
            <w:rPrChange w:id="1611" w:author="jie sun" w:date="2018-04-19T15:25:00Z">
              <w:rPr/>
            </w:rPrChange>
          </w:rPr>
          <w:t>one</w:t>
        </w:r>
      </w:ins>
      <w:r w:rsidRPr="008F145E">
        <w:rPr>
          <w:b/>
          <w:rPrChange w:id="1612" w:author="jie sun" w:date="2018-04-19T15:25:00Z">
            <w:rPr/>
          </w:rPrChange>
        </w:rPr>
        <w:t xml:space="preserve"> is used to test the accelerometer</w:t>
      </w:r>
      <w:bookmarkEnd w:id="1593"/>
      <w:bookmarkEnd w:id="1595"/>
      <w:r w:rsidRPr="008F145E">
        <w:rPr>
          <w:b/>
          <w:lang w:val="en-GB"/>
          <w:rPrChange w:id="1613" w:author="jie sun" w:date="2018-04-19T15:25:00Z">
            <w:rPr>
              <w:lang w:val="en-GB"/>
            </w:rPr>
          </w:rPrChange>
        </w:rPr>
        <w:t>.</w:t>
      </w:r>
      <w:ins w:id="1614" w:author="jie sun" w:date="2018-06-03T21:28:00Z">
        <w:r>
          <w:rPr>
            <w:b/>
            <w:lang w:val="en-GB"/>
          </w:rPr>
          <w:t xml:space="preserve"> </w:t>
        </w:r>
      </w:ins>
      <w:ins w:id="1615" w:author="jie sun" w:date="2018-04-19T15:25:00Z">
        <w:r>
          <w:rPr>
            <w:b/>
            <w:lang w:val="en-GB"/>
          </w:rPr>
          <w:t>(put some reference)</w:t>
        </w:r>
      </w:ins>
      <w:ins w:id="1616" w:author="jie sun" w:date="2018-04-16T22:45:00Z">
        <w:r>
          <w:rPr>
            <w:lang w:val="en-GB"/>
          </w:rPr>
          <w:t xml:space="preserve"> </w:t>
        </w:r>
      </w:ins>
      <w:del w:id="1617" w:author="jie sun" w:date="2018-04-16T22:45:00Z">
        <w:r w:rsidDel="00321759">
          <w:rPr>
            <w:lang w:val="en-GB"/>
          </w:rPr>
          <w:delText xml:space="preserve"> </w:delText>
        </w:r>
      </w:del>
      <w:ins w:id="1618" w:author="像个男人一样" w:date="2018-03-22T12:12:00Z">
        <w:del w:id="1619" w:author="jie sun" w:date="2018-04-16T22:45:00Z">
          <w:r w:rsidDel="00321759">
            <w:rPr>
              <w:rStyle w:val="EndnoteReference"/>
              <w:lang w:val="en-GB"/>
            </w:rPr>
            <w:delText>[</w:delText>
          </w:r>
          <w:r w:rsidDel="00321759">
            <w:rPr>
              <w:rStyle w:val="EndnoteReference"/>
              <w:lang w:val="en-GB"/>
            </w:rPr>
            <w:endnoteReference w:id="3"/>
          </w:r>
          <w:r w:rsidDel="00321759">
            <w:rPr>
              <w:rFonts w:hint="eastAsia"/>
              <w:lang w:val="en-US"/>
            </w:rPr>
            <w:delText xml:space="preserve"> </w:delText>
          </w:r>
          <w:r w:rsidDel="00321759">
            <w:rPr>
              <w:rStyle w:val="EndnoteReference"/>
              <w:lang w:val="en-GB"/>
            </w:rPr>
            <w:delText>]</w:delText>
          </w:r>
        </w:del>
      </w:ins>
      <w:ins w:id="1719" w:author="jie sun" w:date="2018-04-18T00:27:00Z">
        <w:r>
          <w:t>T</w:t>
        </w:r>
      </w:ins>
      <w:del w:id="1720" w:author="jie sun" w:date="2018-04-18T00:27:00Z">
        <w:r w:rsidDel="00F821EE">
          <w:rPr>
            <w:lang w:val="en-GB"/>
          </w:rPr>
          <w:delText>S</w:delText>
        </w:r>
        <w:r w:rsidDel="00F821EE">
          <w:delText>o t</w:delText>
        </w:r>
      </w:del>
      <w:r>
        <w:t xml:space="preserve">he restriction of functions in two devices decides that they </w:t>
      </w:r>
      <w:del w:id="1721" w:author="jie sun" w:date="2018-06-03T21:29:00Z">
        <w:r w:rsidDel="004A7215">
          <w:delText xml:space="preserve">often </w:delText>
        </w:r>
      </w:del>
      <w:r>
        <w:t>have</w:t>
      </w:r>
      <w:ins w:id="1722" w:author="jie sun" w:date="2018-04-19T15:25:00Z">
        <w:r>
          <w:t xml:space="preserve"> </w:t>
        </w:r>
      </w:ins>
      <w:del w:id="1723" w:author="jie sun" w:date="2018-04-19T15:25:00Z">
        <w:r w:rsidDel="008F145E">
          <w:delText xml:space="preserve"> </w:delText>
        </w:r>
      </w:del>
      <w:r>
        <w:t>to work together</w:t>
      </w:r>
      <w:ins w:id="1724"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725" w:author="jie sun" w:date="2018-04-08T18:27:00Z">
        <w:r>
          <w:t>ies</w:t>
        </w:r>
      </w:ins>
      <w:ins w:id="1726" w:author="像个男人一样" w:date="2018-03-21T21:43:00Z">
        <w:del w:id="1727" w:author="jie sun" w:date="2018-04-08T18:26:00Z">
          <w:r w:rsidDel="00197319">
            <w:rPr>
              <w:rFonts w:hint="eastAsia"/>
              <w:lang w:val="en-US"/>
            </w:rPr>
            <w:delText>ies</w:delText>
          </w:r>
        </w:del>
      </w:ins>
      <w:del w:id="1728" w:author="像个男人一样" w:date="2018-03-21T21:43:00Z">
        <w:r>
          <w:delText>y</w:delText>
        </w:r>
      </w:del>
      <w:r>
        <w:t xml:space="preserve"> in the sky, the accelerometer can used to test the change of movement</w:t>
      </w:r>
      <w:ins w:id="1729" w:author="jie sun" w:date="2018-04-16T22:46:00Z">
        <w:r>
          <w:t xml:space="preserve">. For example, </w:t>
        </w:r>
      </w:ins>
      <w:del w:id="1730" w:author="jie sun" w:date="2018-04-16T22:46:00Z">
        <w:r w:rsidDel="00B23F33">
          <w:delText xml:space="preserve">. So </w:delText>
        </w:r>
      </w:del>
      <w:r>
        <w:t>when an aircraft fl</w:t>
      </w:r>
      <w:ins w:id="1731" w:author="jie sun" w:date="2018-04-16T22:46:00Z">
        <w:r>
          <w:t>ies</w:t>
        </w:r>
      </w:ins>
      <w:del w:id="1732"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33"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440B535" w14:textId="77777777" w:rsidR="006018DD" w:rsidRDefault="006018DD" w:rsidP="006018DD">
      <w:r>
        <w:t>Through this example, we can further understand that they are totally different, but they can also make up for each other to achieve some functions.</w:t>
      </w:r>
    </w:p>
    <w:p w14:paraId="6B200D72" w14:textId="2602D78A" w:rsidR="00F8395C" w:rsidRDefault="00F8395C" w:rsidP="00C62C98"/>
    <w:p w14:paraId="56138D64" w14:textId="54AA583C" w:rsidR="00F8395C" w:rsidRDefault="00F8395C" w:rsidP="00C62C98"/>
    <w:p w14:paraId="2607D87B" w14:textId="2E1C5A4D" w:rsidR="00F8395C" w:rsidRDefault="00F8395C" w:rsidP="00F8395C">
      <w:pPr>
        <w:pStyle w:val="Heading2"/>
      </w:pPr>
      <w:bookmarkStart w:id="1734" w:name="_Toc518334744"/>
      <w:bookmarkStart w:id="1735" w:name="OLE_LINK53"/>
      <w:bookmarkStart w:id="1736" w:name="OLE_LINK57"/>
      <w:r>
        <w:t xml:space="preserve">The </w:t>
      </w:r>
      <w:r w:rsidR="00230BD3">
        <w:t>Action Recognition A</w:t>
      </w:r>
      <w:r>
        <w:t>lgorith</w:t>
      </w:r>
      <w:r w:rsidR="00845A6F">
        <w:t>m</w:t>
      </w:r>
      <w:bookmarkEnd w:id="1734"/>
    </w:p>
    <w:p w14:paraId="40D3D90E" w14:textId="33B9E5DC" w:rsidR="00230BD3" w:rsidRPr="00230BD3" w:rsidRDefault="00230BD3" w:rsidP="00230BD3">
      <w:pPr>
        <w:pStyle w:val="Heading3"/>
      </w:pPr>
      <w:r>
        <w:t>The Concept of the Action Recognition</w:t>
      </w:r>
    </w:p>
    <w:p w14:paraId="316725C5" w14:textId="01E18D4E" w:rsidR="007E5687" w:rsidRDefault="00A92A83" w:rsidP="00A92A83">
      <w:bookmarkStart w:id="1737" w:name="OLE_LINK58"/>
      <w:bookmarkStart w:id="1738" w:name="OLE_LINK59"/>
      <w:r>
        <w:t xml:space="preserve">The action recognition </w:t>
      </w:r>
      <w:bookmarkEnd w:id="1737"/>
      <w:bookmarkEnd w:id="1738"/>
      <w:r>
        <w:t>is a big part</w:t>
      </w:r>
      <w:r w:rsidR="002604CF">
        <w:t xml:space="preserve"> of what t</w:t>
      </w:r>
      <w:r w:rsidR="009E0A01">
        <w:t>his paper researches. For</w:t>
      </w:r>
      <w:r w:rsidR="00634EA4">
        <w:t xml:space="preserve"> what</w:t>
      </w:r>
      <w:r w:rsidR="00EF42C8">
        <w:t xml:space="preserve"> kind of actions or movements should be researched and recognized</w:t>
      </w:r>
      <w:r w:rsidR="002604CF">
        <w:t xml:space="preserve">, there are some </w:t>
      </w:r>
      <w:r w:rsidR="009E0A01">
        <w:t>demonstrations</w:t>
      </w:r>
      <w:r w:rsidR="00EF42C8">
        <w:t xml:space="preserve"> for the application of action recognition functions</w:t>
      </w:r>
      <w:r w:rsidR="002604CF">
        <w:t xml:space="preserve">: </w:t>
      </w:r>
      <w:r w:rsidR="00955873">
        <w:t xml:space="preserve"> measuring orientation of human body segments</w:t>
      </w:r>
      <w:r w:rsidR="006B0D36">
        <w:t xml:space="preserve"> </w:t>
      </w:r>
      <w:sdt>
        <w:sdtPr>
          <w:id w:val="444426968"/>
          <w:citation/>
        </w:sdtPr>
        <w:sdtContent>
          <w:r w:rsidR="001A7A6D">
            <w:fldChar w:fldCharType="begin"/>
          </w:r>
          <w:r w:rsidR="001A7A6D">
            <w:instrText xml:space="preserve"> </w:instrText>
          </w:r>
          <w:r w:rsidR="001A7A6D">
            <w:rPr>
              <w:rFonts w:hint="eastAsia"/>
            </w:rPr>
            <w:instrText>CITATION HJL05 \l 2052</w:instrText>
          </w:r>
          <w:r w:rsidR="001A7A6D">
            <w:instrText xml:space="preserve"> </w:instrText>
          </w:r>
          <w:r w:rsidR="001A7A6D">
            <w:fldChar w:fldCharType="separate"/>
          </w:r>
          <w:r w:rsidR="00D5282A">
            <w:rPr>
              <w:rFonts w:hint="eastAsia"/>
              <w:noProof/>
            </w:rPr>
            <w:t>(H. J. Luinge P.H. Veltink, 2005)</w:t>
          </w:r>
          <w:r w:rsidR="001A7A6D">
            <w:fldChar w:fldCharType="end"/>
          </w:r>
        </w:sdtContent>
      </w:sdt>
      <w:r w:rsidR="001A7A6D">
        <w:t>,</w:t>
      </w:r>
      <w:r w:rsidR="007E5687">
        <w:t xml:space="preserve"> the </w:t>
      </w:r>
      <w:r w:rsidR="007E5687">
        <w:t>recognition</w:t>
      </w:r>
      <w:r w:rsidR="007E5687">
        <w:t xml:space="preserve"> of complex activities </w:t>
      </w:r>
      <w:r w:rsidR="003C6FB0">
        <w:t>such as</w:t>
      </w:r>
      <w:r w:rsidR="007E5687">
        <w:t xml:space="preserve"> cooking, sweeping and washing hands</w:t>
      </w:r>
      <w:r w:rsidR="002F4C60">
        <w:t xml:space="preserve"> etc. </w:t>
      </w:r>
      <w:sdt>
        <w:sdtPr>
          <w:id w:val="2074777461"/>
          <w:citation/>
        </w:sdtPr>
        <w:sdtContent>
          <w:r w:rsidR="004C11BD">
            <w:fldChar w:fldCharType="begin"/>
          </w:r>
          <w:r w:rsidR="004C11BD">
            <w:instrText xml:space="preserve"> </w:instrText>
          </w:r>
          <w:r w:rsidR="004C11BD">
            <w:rPr>
              <w:rFonts w:hint="eastAsia"/>
            </w:rPr>
            <w:instrText>CITATION Ste12 \l 2052</w:instrText>
          </w:r>
          <w:r w:rsidR="004C11BD">
            <w:instrText xml:space="preserve"> </w:instrText>
          </w:r>
          <w:r w:rsidR="004C11BD">
            <w:fldChar w:fldCharType="separate"/>
          </w:r>
          <w:r w:rsidR="00D5282A">
            <w:rPr>
              <w:rFonts w:hint="eastAsia"/>
              <w:noProof/>
            </w:rPr>
            <w:t>(Stefan Dernbach,Barnan Das, Narayanan C. Krishnan,Brian L. Thomas, Diane J. Cook, 2012)</w:t>
          </w:r>
          <w:r w:rsidR="004C11BD">
            <w:fldChar w:fldCharType="end"/>
          </w:r>
        </w:sdtContent>
      </w:sdt>
      <w:r w:rsidR="00962B24">
        <w:t>, driving style recognition</w:t>
      </w:r>
      <w:r w:rsidR="003C6FB0">
        <w:t xml:space="preserve"> </w:t>
      </w:r>
      <w:r w:rsidR="00AB431B">
        <w:t>for example turning right 90</w:t>
      </w:r>
      <w:r w:rsidR="00AB431B">
        <w:rPr>
          <w:rFonts w:hint="eastAsia"/>
        </w:rPr>
        <w:t>°</w:t>
      </w:r>
      <w:r w:rsidR="00AB431B">
        <w:rPr>
          <w:rFonts w:hint="eastAsia"/>
        </w:rPr>
        <w:t>, turn left 90</w:t>
      </w:r>
      <w:r w:rsidR="00AB431B">
        <w:rPr>
          <w:rFonts w:hint="eastAsia"/>
        </w:rPr>
        <w:t>°</w:t>
      </w:r>
      <w:sdt>
        <w:sdtPr>
          <w:rPr>
            <w:rFonts w:hint="eastAsia"/>
          </w:rPr>
          <w:id w:val="1143238468"/>
          <w:citation/>
        </w:sdtPr>
        <w:sdtContent>
          <w:r w:rsidR="00E44836">
            <w:fldChar w:fldCharType="begin"/>
          </w:r>
          <w:r w:rsidR="00E44836">
            <w:instrText xml:space="preserve"> </w:instrText>
          </w:r>
          <w:r w:rsidR="00E44836">
            <w:rPr>
              <w:rFonts w:hint="eastAsia"/>
            </w:rPr>
            <w:instrText>CITATION Der11 \l 2052</w:instrText>
          </w:r>
          <w:r w:rsidR="00E44836">
            <w:instrText xml:space="preserve"> </w:instrText>
          </w:r>
          <w:r w:rsidR="00E44836">
            <w:fldChar w:fldCharType="separate"/>
          </w:r>
          <w:r w:rsidR="00D5282A">
            <w:rPr>
              <w:rFonts w:hint="eastAsia"/>
              <w:noProof/>
            </w:rPr>
            <w:t xml:space="preserve"> (Derick A. Johnson, Mohan M. Trivedi, 2011)</w:t>
          </w:r>
          <w:r w:rsidR="00E44836">
            <w:fldChar w:fldCharType="end"/>
          </w:r>
        </w:sdtContent>
      </w:sdt>
      <w:r w:rsidR="00E44836">
        <w:t>.</w:t>
      </w:r>
    </w:p>
    <w:p w14:paraId="24B7CDB2" w14:textId="2C6261F2" w:rsidR="00230BD3" w:rsidRDefault="005A31BF" w:rsidP="00A92A83">
      <w:r>
        <w:t xml:space="preserve">To realize those kind of functions of action recognition must use some sensors and relative algorithms. Here, Accelerometer and Gyroscope mentioned in previous sections are currently very popular sensors for detecting and recognizing actions </w:t>
      </w:r>
      <w:r>
        <w:rPr>
          <w:rFonts w:hint="eastAsia"/>
        </w:rPr>
        <w:t>and</w:t>
      </w:r>
      <w:r>
        <w:t xml:space="preserve"> in this thesis, every action recognition function bases on those two sensors.  A</w:t>
      </w:r>
      <w:r w:rsidR="003D276E">
        <w:t xml:space="preserve">fter understanding the operation principles of those sensors, how to use the algorithm to </w:t>
      </w:r>
      <w:r w:rsidR="00230BD3">
        <w:t xml:space="preserve">analyse the data caught from Accelerometer and Gyroscope is the hardest part and also the key point for this paper. </w:t>
      </w:r>
    </w:p>
    <w:p w14:paraId="048CA66F" w14:textId="78100A68" w:rsidR="00634EA4" w:rsidRDefault="00230BD3" w:rsidP="00230BD3">
      <w:pPr>
        <w:pStyle w:val="Heading3"/>
      </w:pPr>
      <w:r>
        <w:t xml:space="preserve"> The Relative Algorithm</w:t>
      </w:r>
      <w:r w:rsidR="00D5282A">
        <w:t>s</w:t>
      </w:r>
    </w:p>
    <w:p w14:paraId="2335A225" w14:textId="3B3CAAC7" w:rsidR="00230BD3" w:rsidRPr="00230BD3" w:rsidRDefault="002640D2" w:rsidP="00230BD3">
      <w:r>
        <w:t xml:space="preserve">Many kind of action recognition algorithms have designed and used in various products, such as </w:t>
      </w:r>
      <w:bookmarkStart w:id="1739" w:name="_GoBack"/>
      <w:bookmarkEnd w:id="1739"/>
      <w:r>
        <w:t xml:space="preserve"> </w:t>
      </w:r>
    </w:p>
    <w:p w14:paraId="35A02F8C" w14:textId="3F07D6B3" w:rsidR="00E44836" w:rsidRDefault="00E44836" w:rsidP="00A92A83"/>
    <w:p w14:paraId="2AC47535" w14:textId="77777777" w:rsidR="00E44836" w:rsidRPr="00AB431B" w:rsidRDefault="00E44836" w:rsidP="00A92A83">
      <w:pPr>
        <w:rPr>
          <w:rFonts w:hint="eastAsia"/>
        </w:rPr>
      </w:pPr>
    </w:p>
    <w:bookmarkEnd w:id="1735"/>
    <w:bookmarkEnd w:id="1736"/>
    <w:p w14:paraId="054D0D4C" w14:textId="686A00E8" w:rsidR="009C1420" w:rsidRDefault="009C1420" w:rsidP="009C1420"/>
    <w:p w14:paraId="45B1AF47" w14:textId="77777777" w:rsidR="009C1420" w:rsidRPr="009C1420" w:rsidRDefault="009C1420" w:rsidP="005265F2">
      <w:pPr>
        <w:pageBreakBefore/>
      </w:pPr>
    </w:p>
    <w:p w14:paraId="7C77E505" w14:textId="64535AE4" w:rsidR="00B9251F" w:rsidRPr="009C1420" w:rsidRDefault="00D5184D" w:rsidP="009C1420">
      <w:pPr>
        <w:pStyle w:val="Heading1"/>
      </w:pPr>
      <w:bookmarkStart w:id="1740" w:name="_Toc5726"/>
      <w:bookmarkStart w:id="1741" w:name="_Toc29394"/>
      <w:bookmarkStart w:id="1742" w:name="_Toc1185"/>
      <w:bookmarkStart w:id="1743" w:name="_Toc10574"/>
      <w:bookmarkStart w:id="1744" w:name="_Toc10252"/>
      <w:bookmarkStart w:id="1745" w:name="_Toc31769"/>
      <w:bookmarkStart w:id="1746" w:name="_Toc20302"/>
      <w:bookmarkStart w:id="1747" w:name="_Toc9225"/>
      <w:bookmarkStart w:id="1748" w:name="_Toc3093"/>
      <w:bookmarkStart w:id="1749" w:name="_Toc10917"/>
      <w:del w:id="1750" w:author="像个男人一样" w:date="2018-03-21T20:32:00Z">
        <w:r w:rsidRPr="009C1420">
          <w:delText>Acknowle</w:delText>
        </w:r>
      </w:del>
      <w:bookmarkStart w:id="1751" w:name="_Toc1628"/>
      <w:bookmarkStart w:id="1752" w:name="_Toc17398"/>
      <w:bookmarkStart w:id="1753" w:name="_Toc19668"/>
      <w:bookmarkStart w:id="1754" w:name="_Toc5031"/>
      <w:bookmarkStart w:id="1755" w:name="_Toc9354"/>
      <w:bookmarkStart w:id="1756" w:name="_Toc23936"/>
      <w:bookmarkStart w:id="1757" w:name="_Toc15078"/>
      <w:bookmarkStart w:id="1758" w:name="_Toc15291"/>
      <w:bookmarkStart w:id="1759" w:name="_Toc26378"/>
      <w:bookmarkStart w:id="1760" w:name="_Toc518334745"/>
      <w:bookmarkEnd w:id="1740"/>
      <w:bookmarkEnd w:id="1741"/>
      <w:bookmarkEnd w:id="1742"/>
      <w:bookmarkEnd w:id="1743"/>
      <w:bookmarkEnd w:id="1744"/>
      <w:bookmarkEnd w:id="1745"/>
      <w:bookmarkEnd w:id="1746"/>
      <w:bookmarkEnd w:id="1747"/>
      <w:bookmarkEnd w:id="1748"/>
      <w:bookmarkEnd w:id="1749"/>
      <w:r w:rsidRPr="009C1420">
        <w:t xml:space="preserve">Accelerometer </w:t>
      </w:r>
      <w:ins w:id="1761" w:author="jie sun" w:date="2018-04-16T21:12:00Z">
        <w:r w:rsidR="003A7DD6" w:rsidRPr="009C1420">
          <w:rPr>
            <w:rFonts w:hint="eastAsia"/>
          </w:rPr>
          <w:t>W</w:t>
        </w:r>
      </w:ins>
      <w:del w:id="1762" w:author="jie sun" w:date="2018-04-16T21:12:00Z">
        <w:r w:rsidRPr="009C1420" w:rsidDel="003A7DD6">
          <w:delText>w</w:delText>
        </w:r>
      </w:del>
      <w:r w:rsidRPr="009C1420">
        <w:t xml:space="preserve">ith </w:t>
      </w:r>
      <w:ins w:id="1763" w:author="jie sun" w:date="2018-04-16T21:03:00Z">
        <w:r w:rsidR="0065293C" w:rsidRPr="009C1420">
          <w:rPr>
            <w:rFonts w:hint="eastAsia"/>
          </w:rPr>
          <w:t>S</w:t>
        </w:r>
      </w:ins>
      <w:del w:id="1764" w:author="jie sun" w:date="2018-04-16T21:03:00Z">
        <w:r w:rsidRPr="009C1420" w:rsidDel="0065293C">
          <w:delText>s</w:delText>
        </w:r>
      </w:del>
      <w:r w:rsidRPr="009C1420">
        <w:t xml:space="preserve">teps </w:t>
      </w:r>
      <w:ins w:id="1765" w:author="jie sun" w:date="2018-04-16T21:03:00Z">
        <w:r w:rsidR="0065293C" w:rsidRPr="009C1420">
          <w:t>A</w:t>
        </w:r>
      </w:ins>
      <w:del w:id="1766" w:author="jie sun" w:date="2018-04-16T21:03:00Z">
        <w:r w:rsidRPr="009C1420" w:rsidDel="0065293C">
          <w:delText>a</w:delText>
        </w:r>
      </w:del>
      <w:r w:rsidRPr="009C1420">
        <w:t>lgorithm</w:t>
      </w:r>
      <w:bookmarkEnd w:id="1751"/>
      <w:bookmarkEnd w:id="1752"/>
      <w:bookmarkEnd w:id="1753"/>
      <w:bookmarkEnd w:id="1754"/>
      <w:bookmarkEnd w:id="1755"/>
      <w:bookmarkEnd w:id="1756"/>
      <w:bookmarkEnd w:id="1757"/>
      <w:bookmarkEnd w:id="1758"/>
      <w:bookmarkEnd w:id="1759"/>
      <w:bookmarkEnd w:id="1760"/>
      <w:del w:id="1767" w:author="jie sun" w:date="2018-04-08T16:32:00Z">
        <w:r w:rsidRPr="009C1420" w:rsidDel="008E1261">
          <w:delText>The data of accelerometer and gyroscope from an iPhone in this thesis is almost caught by this APP</w:delText>
        </w:r>
      </w:del>
      <w:bookmarkStart w:id="1768" w:name="_Toc518334341"/>
      <w:bookmarkStart w:id="1769" w:name="_Toc518334611"/>
      <w:bookmarkStart w:id="1770" w:name="_Toc518334342"/>
      <w:bookmarkStart w:id="1771" w:name="_Toc518334612"/>
      <w:bookmarkEnd w:id="1768"/>
      <w:bookmarkEnd w:id="1769"/>
      <w:bookmarkEnd w:id="1770"/>
      <w:bookmarkEnd w:id="1771"/>
      <w:del w:id="1772"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73" w:author="像个男人一样" w:date="2018-03-22T11:51:00Z">
        <w:del w:id="1774" w:author="jie sun" w:date="2018-04-08T16:35:00Z">
          <w:r w:rsidRPr="009C1420" w:rsidDel="008E1261">
            <w:delText>错误！未指定顺序。</w:delText>
          </w:r>
        </w:del>
      </w:ins>
      <w:ins w:id="1775" w:author="像个男人一样" w:date="2018-03-21T23:39:00Z">
        <w:del w:id="1776" w:author="jie sun" w:date="2018-04-08T16:35:00Z">
          <w:r w:rsidRPr="009C1420" w:rsidDel="008E1261">
            <w:delText>错误！未指定顺序。</w:delText>
          </w:r>
        </w:del>
      </w:ins>
      <w:ins w:id="1777" w:author="像个男人一样" w:date="2018-03-21T23:10:00Z">
        <w:del w:id="1778" w:author="jie sun" w:date="2018-04-08T16:35:00Z">
          <w:r w:rsidRPr="009C1420" w:rsidDel="008E1261">
            <w:delText>错误！未指定顺序。</w:delText>
          </w:r>
        </w:del>
      </w:ins>
      <w:ins w:id="1779" w:author="像个男人一样" w:date="2018-03-21T23:08:00Z">
        <w:del w:id="1780" w:author="jie sun" w:date="2018-04-08T16:35:00Z">
          <w:r w:rsidRPr="009C1420" w:rsidDel="008E1261">
            <w:delText>错误！未指定顺序。</w:delText>
          </w:r>
        </w:del>
      </w:ins>
      <w:ins w:id="1781" w:author="像个男人一样" w:date="2018-03-21T02:33:00Z">
        <w:del w:id="1782" w:author="jie sun" w:date="2018-04-08T16:35:00Z">
          <w:r w:rsidRPr="009C1420" w:rsidDel="008E1261">
            <w:delText>错误！未指定顺序。错误！未指定顺序。</w:delText>
          </w:r>
        </w:del>
      </w:ins>
      <w:ins w:id="1783" w:author="像个男人一样" w:date="2018-03-21T02:31:00Z">
        <w:del w:id="1784" w:author="jie sun" w:date="2018-04-08T16:35:00Z">
          <w:r w:rsidRPr="009C1420" w:rsidDel="008E1261">
            <w:delText>错误！未指定顺序。</w:delText>
          </w:r>
        </w:del>
      </w:ins>
      <w:ins w:id="1785" w:author="像个男人一样" w:date="2018-03-21T02:30:00Z">
        <w:del w:id="1786" w:author="jie sun" w:date="2018-04-08T16:35:00Z">
          <w:r w:rsidRPr="009C1420" w:rsidDel="008E1261">
            <w:delText>错误！未指定顺序。</w:delText>
          </w:r>
        </w:del>
      </w:ins>
      <w:ins w:id="1787" w:author="像个男人一样" w:date="2018-03-21T02:29:00Z">
        <w:del w:id="1788" w:author="jie sun" w:date="2018-04-08T16:35:00Z">
          <w:r w:rsidRPr="009C1420" w:rsidDel="008E1261">
            <w:delText>错误！未指定顺序。错误！未指定顺序。</w:delText>
          </w:r>
        </w:del>
      </w:ins>
      <w:ins w:id="1789" w:author="像个男人一样" w:date="2018-03-21T02:26:00Z">
        <w:del w:id="1790" w:author="jie sun" w:date="2018-04-08T16:35:00Z">
          <w:r w:rsidRPr="009C1420" w:rsidDel="008E1261">
            <w:delText>错误！未指定顺序。</w:delText>
          </w:r>
        </w:del>
      </w:ins>
      <w:ins w:id="1791" w:author="像个男人一样" w:date="2018-03-21T02:25:00Z">
        <w:del w:id="1792" w:author="jie sun" w:date="2018-04-08T16:35:00Z">
          <w:r w:rsidRPr="009C1420" w:rsidDel="008E1261">
            <w:delText>错误！未指定顺序。</w:delText>
          </w:r>
        </w:del>
      </w:ins>
      <w:ins w:id="1793" w:author="像个男人一样" w:date="2018-03-21T02:24:00Z">
        <w:del w:id="1794" w:author="jie sun" w:date="2018-04-08T16:35:00Z">
          <w:r w:rsidRPr="009C1420" w:rsidDel="008E1261">
            <w:delText>错误！未指定顺序。</w:delText>
          </w:r>
        </w:del>
      </w:ins>
      <w:ins w:id="1795" w:author="像个男人一样" w:date="2018-03-21T02:23:00Z">
        <w:del w:id="1796" w:author="jie sun" w:date="2018-04-08T16:35:00Z">
          <w:r w:rsidRPr="009C1420" w:rsidDel="008E1261">
            <w:delText>错误！未指定顺序。</w:delText>
          </w:r>
        </w:del>
      </w:ins>
      <w:ins w:id="1797" w:author="像个男人一样" w:date="2018-03-21T02:22:00Z">
        <w:del w:id="1798" w:author="jie sun" w:date="2018-04-08T16:35:00Z">
          <w:r w:rsidRPr="009C1420" w:rsidDel="008E1261">
            <w:delText>错误！未指定顺序。</w:delText>
          </w:r>
        </w:del>
      </w:ins>
      <w:ins w:id="1799" w:author="像个男人一样" w:date="2018-03-21T02:17:00Z">
        <w:del w:id="1800" w:author="jie sun" w:date="2018-04-08T16:35:00Z">
          <w:r w:rsidRPr="009C1420" w:rsidDel="008E1261">
            <w:delText>错误！未指定顺序。错误！未指定顺序。错误！未指定顺序。</w:delText>
          </w:r>
        </w:del>
      </w:ins>
      <w:ins w:id="1801" w:author="像个男人一样" w:date="2018-03-21T02:15:00Z">
        <w:del w:id="1802" w:author="jie sun" w:date="2018-04-08T16:35:00Z">
          <w:r w:rsidRPr="009C1420" w:rsidDel="008E1261">
            <w:delText>错误！未指定顺序。</w:delText>
          </w:r>
        </w:del>
      </w:ins>
      <w:ins w:id="1803" w:author="像个男人一样" w:date="2018-03-21T02:14:00Z">
        <w:del w:id="1804" w:author="jie sun" w:date="2018-04-08T16:35:00Z">
          <w:r w:rsidRPr="009C1420" w:rsidDel="008E1261">
            <w:delText>错误！未指定顺序。</w:delText>
          </w:r>
        </w:del>
      </w:ins>
      <w:ins w:id="1805" w:author="像个男人一样" w:date="2018-03-21T02:13:00Z">
        <w:del w:id="1806" w:author="jie sun" w:date="2018-04-08T16:35:00Z">
          <w:r w:rsidRPr="009C1420" w:rsidDel="008E1261">
            <w:delText>错误！未指定顺序。</w:delText>
          </w:r>
        </w:del>
      </w:ins>
      <w:ins w:id="1807" w:author="像个男人一样" w:date="2018-03-21T02:12:00Z">
        <w:del w:id="1808" w:author="jie sun" w:date="2018-04-08T16:35:00Z">
          <w:r w:rsidRPr="009C1420" w:rsidDel="008E1261">
            <w:delText>错误！未指定顺序。</w:delText>
          </w:r>
        </w:del>
      </w:ins>
      <w:ins w:id="1809" w:author="像个男人一样" w:date="2018-03-21T02:02:00Z">
        <w:del w:id="1810" w:author="jie sun" w:date="2018-04-08T16:35:00Z">
          <w:r w:rsidRPr="009C1420" w:rsidDel="008E1261">
            <w:delText>错误！未指定顺序。错误！未指定顺序。</w:delText>
          </w:r>
        </w:del>
      </w:ins>
      <w:ins w:id="1811" w:author="像个男人一样" w:date="2018-03-21T02:01:00Z">
        <w:del w:id="1812" w:author="jie sun" w:date="2018-04-08T16:35:00Z">
          <w:r w:rsidRPr="009C1420" w:rsidDel="008E1261">
            <w:delText>错误！未指定顺序。</w:delText>
          </w:r>
        </w:del>
      </w:ins>
      <w:ins w:id="1813" w:author="像个男人一样" w:date="2018-03-21T02:00:00Z">
        <w:del w:id="1814" w:author="jie sun" w:date="2018-04-08T16:35:00Z">
          <w:r w:rsidRPr="009C1420" w:rsidDel="008E1261">
            <w:delText>错误！未指定顺序。</w:delText>
          </w:r>
        </w:del>
      </w:ins>
      <w:ins w:id="1815" w:author="像个男人一样" w:date="2018-03-21T01:59:00Z">
        <w:del w:id="1816" w:author="jie sun" w:date="2018-04-08T16:35:00Z">
          <w:r w:rsidRPr="009C1420" w:rsidDel="008E1261">
            <w:delText>错误！未指定顺序。</w:delText>
          </w:r>
        </w:del>
      </w:ins>
      <w:ins w:id="1817" w:author="像个男人一样" w:date="2018-03-21T01:58:00Z">
        <w:del w:id="1818" w:author="jie sun" w:date="2018-04-08T16:35:00Z">
          <w:r w:rsidRPr="009C1420" w:rsidDel="008E1261">
            <w:delText>错误！未指定顺序。错误！未指定顺序。</w:delText>
          </w:r>
        </w:del>
      </w:ins>
      <w:ins w:id="1819" w:author="像个男人一样" w:date="2018-03-21T01:57:00Z">
        <w:del w:id="1820" w:author="jie sun" w:date="2018-04-08T16:35:00Z">
          <w:r w:rsidRPr="009C1420" w:rsidDel="008E1261">
            <w:delText>错误！未指定顺序。</w:delText>
          </w:r>
        </w:del>
      </w:ins>
      <w:ins w:id="1821" w:author="像个男人一样" w:date="2018-03-21T01:48:00Z">
        <w:del w:id="1822" w:author="jie sun" w:date="2018-04-08T16:35:00Z">
          <w:r w:rsidRPr="009C1420" w:rsidDel="008E1261">
            <w:delText>错误！未指定顺序。错误！未指定顺序。</w:delText>
          </w:r>
        </w:del>
      </w:ins>
      <w:ins w:id="1823" w:author="像个男人一样" w:date="2018-03-21T01:47:00Z">
        <w:del w:id="1824" w:author="jie sun" w:date="2018-04-08T16:35:00Z">
          <w:r w:rsidRPr="009C1420" w:rsidDel="008E1261">
            <w:delText>错误！未指定顺序。</w:delText>
          </w:r>
        </w:del>
      </w:ins>
      <w:ins w:id="1825" w:author="像个男人一样" w:date="2018-03-21T01:46:00Z">
        <w:del w:id="1826" w:author="jie sun" w:date="2018-04-08T16:35:00Z">
          <w:r w:rsidRPr="009C1420" w:rsidDel="008E1261">
            <w:delText>错误！未指定顺序。</w:delText>
          </w:r>
        </w:del>
      </w:ins>
      <w:ins w:id="1827" w:author="像个男人一样" w:date="2018-03-21T01:45:00Z">
        <w:del w:id="1828" w:author="jie sun" w:date="2018-04-08T16:35:00Z">
          <w:r w:rsidRPr="009C1420" w:rsidDel="008E1261">
            <w:delText>错误！未指定顺序。错误！未指定顺序。</w:delText>
          </w:r>
        </w:del>
      </w:ins>
      <w:ins w:id="1829" w:author="像个男人一样" w:date="2018-03-21T01:43:00Z">
        <w:del w:id="1830" w:author="jie sun" w:date="2018-04-08T16:35:00Z">
          <w:r w:rsidRPr="009C1420" w:rsidDel="008E1261">
            <w:delText>错误！未指定顺序。</w:delText>
          </w:r>
        </w:del>
      </w:ins>
      <w:ins w:id="1831" w:author="像个男人一样" w:date="2018-03-21T01:42:00Z">
        <w:del w:id="1832" w:author="jie sun" w:date="2018-04-08T16:35:00Z">
          <w:r w:rsidRPr="009C1420" w:rsidDel="008E1261">
            <w:delText>错误！未指定顺序。</w:delText>
          </w:r>
        </w:del>
      </w:ins>
      <w:ins w:id="1833" w:author="像个男人一样" w:date="2018-03-21T01:40:00Z">
        <w:del w:id="1834" w:author="jie sun" w:date="2018-04-08T16:35:00Z">
          <w:r w:rsidRPr="009C1420" w:rsidDel="008E1261">
            <w:delText>错误！未指定顺序。错误！未指定顺序。</w:delText>
          </w:r>
        </w:del>
      </w:ins>
      <w:ins w:id="1835" w:author="像个男人一样" w:date="2018-03-21T01:39:00Z">
        <w:del w:id="1836" w:author="jie sun" w:date="2018-04-08T16:35:00Z">
          <w:r w:rsidRPr="009C1420" w:rsidDel="008E1261">
            <w:delText>错误！未指定顺序。</w:delText>
          </w:r>
        </w:del>
      </w:ins>
      <w:ins w:id="1837" w:author="像个男人一样" w:date="2018-03-21T01:38:00Z">
        <w:del w:id="1838" w:author="jie sun" w:date="2018-04-08T16:35:00Z">
          <w:r w:rsidRPr="009C1420" w:rsidDel="008E1261">
            <w:delText>错误！未指定顺序。</w:delText>
          </w:r>
        </w:del>
      </w:ins>
      <w:ins w:id="1839" w:author="像个男人一样" w:date="2018-03-21T01:37:00Z">
        <w:del w:id="1840" w:author="jie sun" w:date="2018-04-08T16:35:00Z">
          <w:r w:rsidRPr="009C1420" w:rsidDel="008E1261">
            <w:delText>错误！未指定顺序。</w:delText>
          </w:r>
        </w:del>
      </w:ins>
      <w:ins w:id="1841" w:author="像个男人一样" w:date="2018-03-21T01:36:00Z">
        <w:del w:id="1842" w:author="jie sun" w:date="2018-04-08T16:35:00Z">
          <w:r w:rsidRPr="009C1420" w:rsidDel="008E1261">
            <w:delText>错误！未指定顺序。</w:delText>
          </w:r>
        </w:del>
      </w:ins>
      <w:ins w:id="1843" w:author="像个男人一样" w:date="2018-03-21T01:35:00Z">
        <w:del w:id="1844" w:author="jie sun" w:date="2018-04-08T16:35:00Z">
          <w:r w:rsidRPr="009C1420" w:rsidDel="008E1261">
            <w:delText>错误！未指定顺序。</w:delText>
          </w:r>
        </w:del>
      </w:ins>
      <w:ins w:id="1845" w:author="像个男人一样" w:date="2018-03-21T01:34:00Z">
        <w:del w:id="1846" w:author="jie sun" w:date="2018-04-08T16:35:00Z">
          <w:r w:rsidRPr="009C1420" w:rsidDel="008E1261">
            <w:delText>错误！未指定顺序。</w:delText>
          </w:r>
        </w:del>
      </w:ins>
      <w:del w:id="1847"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48" w:name="_Toc518334343"/>
        <w:bookmarkStart w:id="1849" w:name="_Toc518334613"/>
        <w:bookmarkEnd w:id="1848"/>
        <w:bookmarkEnd w:id="1849"/>
        <w:r w:rsidRPr="009C1420" w:rsidDel="008E1261">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50"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rsidP="009C1420">
      <w:pPr>
        <w:pStyle w:val="Heading2"/>
        <w:rPr>
          <w:moveFrom w:id="1851" w:author="jie sun" w:date="2018-04-08T16:36:00Z"/>
        </w:rPr>
        <w:pPrChange w:id="1852" w:author="像个男人一样" w:date="2018-03-21T01:34:00Z">
          <w:pPr/>
        </w:pPrChange>
      </w:pPr>
      <w:moveFromRangeStart w:id="1853" w:author="jie sun" w:date="2018-04-08T16:36:00Z" w:name="move510968692"/>
      <w:moveFrom w:id="1854" w:author="jie sun" w:date="2018-04-08T16:36:00Z">
        <w:ins w:id="1855" w:author="像个男人一样" w:date="2018-03-21T01:34:00Z">
          <w:r w:rsidRPr="009C1420" w:rsidDel="008E1261">
            <w:t xml:space="preserve">Figure </w:t>
          </w:r>
          <w:r w:rsidRPr="009C1420" w:rsidDel="008E1261">
            <w:fldChar w:fldCharType="begin"/>
          </w:r>
          <w:r w:rsidRPr="009C1420" w:rsidDel="008E1261">
            <w:instrText xml:space="preserve"> STYLEREF 1 \s </w:instrText>
          </w:r>
          <w:r w:rsidRPr="009C1420" w:rsidDel="008E1261">
            <w:fldChar w:fldCharType="separate"/>
          </w:r>
          <w:r w:rsidRPr="009C1420" w:rsidDel="008E1261">
            <w:t>2</w:t>
          </w:r>
          <w:r w:rsidRPr="009C1420" w:rsidDel="008E1261">
            <w:fldChar w:fldCharType="end"/>
          </w:r>
          <w:r w:rsidRPr="009C1420" w:rsidDel="008E1261">
            <w:rPr>
              <w:rFonts w:hint="eastAsia"/>
            </w:rPr>
            <w:t>.</w:t>
          </w:r>
          <w:r w:rsidRPr="009C1420" w:rsidDel="008E1261">
            <w:fldChar w:fldCharType="begin"/>
          </w:r>
          <w:r w:rsidRPr="009C1420" w:rsidDel="008E1261">
            <w:instrText xml:space="preserve"> SEQ Figure \* ARABIC \s 1 </w:instrText>
          </w:r>
          <w:r w:rsidRPr="009C1420" w:rsidDel="008E1261">
            <w:fldChar w:fldCharType="separate"/>
          </w:r>
        </w:ins>
        <w:ins w:id="1856" w:author="像个男人一样" w:date="2018-03-22T11:51:00Z">
          <w:r w:rsidRPr="009C1420" w:rsidDel="008E1261">
            <w:t>3</w:t>
          </w:r>
        </w:ins>
        <w:ins w:id="1857" w:author="像个男人一样" w:date="2018-03-21T01:34:00Z">
          <w:r w:rsidRPr="009C1420" w:rsidDel="008E1261">
            <w:fldChar w:fldCharType="end"/>
          </w:r>
          <w:bookmarkStart w:id="1858" w:name="_Toc3583"/>
          <w:bookmarkStart w:id="1859" w:name="_Toc5349"/>
          <w:bookmarkStart w:id="1860" w:name="_Toc2527"/>
          <w:bookmarkStart w:id="1861" w:name="_Toc29426"/>
          <w:bookmarkStart w:id="1862" w:name="_Toc17627"/>
          <w:bookmarkStart w:id="1863" w:name="_Toc17465"/>
          <w:bookmarkStart w:id="1864" w:name="_Toc7732"/>
          <w:bookmarkStart w:id="1865" w:name="_Toc1450"/>
          <w:bookmarkStart w:id="1866" w:name="_Toc30310"/>
          <w:bookmarkStart w:id="1867" w:name="_Toc20841"/>
          <w:bookmarkStart w:id="1868" w:name="_Toc16481"/>
          <w:bookmarkStart w:id="1869" w:name="_Toc13307"/>
          <w:bookmarkStart w:id="1870" w:name="_Toc989"/>
          <w:bookmarkStart w:id="1871" w:name="_Toc796"/>
          <w:bookmarkStart w:id="1872" w:name="_Toc17666"/>
          <w:bookmarkStart w:id="1873" w:name="_Toc2592"/>
          <w:bookmarkStart w:id="1874" w:name="_Toc20988"/>
          <w:bookmarkStart w:id="1875" w:name="_Toc25964"/>
          <w:bookmarkStart w:id="1876" w:name="_Toc22109"/>
          <w:bookmarkStart w:id="1877" w:name="_Toc25818"/>
          <w:bookmarkStart w:id="1878" w:name="_Toc17915"/>
          <w:bookmarkStart w:id="1879" w:name="_Toc21653"/>
          <w:bookmarkStart w:id="1880" w:name="_Toc19511"/>
          <w:bookmarkStart w:id="1881" w:name="_Toc1942"/>
          <w:bookmarkStart w:id="1882" w:name="_Toc9038"/>
          <w:bookmarkStart w:id="1883" w:name="_Toc1228"/>
          <w:bookmarkStart w:id="1884" w:name="_Toc28027"/>
          <w:r w:rsidRPr="009C1420" w:rsidDel="008E1261">
            <w:rPr>
              <w:rFonts w:hint="eastAsia"/>
            </w:rPr>
            <w:t>:Using a Three-Axis Accelerometer and GPS Module in a Smart Phone to Measure Walking Steps and Distance</w:t>
          </w:r>
        </w:ins>
        <w:bookmarkStart w:id="1885" w:name="_Toc511230175"/>
        <w:bookmarkStart w:id="1886" w:name="_Toc511295625"/>
        <w:bookmarkStart w:id="1887" w:name="_Toc511677508"/>
        <w:bookmarkStart w:id="1888" w:name="_Toc511677677"/>
        <w:bookmarkStart w:id="1889" w:name="_Toc511677729"/>
        <w:bookmarkStart w:id="1890" w:name="_Toc511906213"/>
        <w:bookmarkStart w:id="1891" w:name="_Toc517801761"/>
        <w:bookmarkStart w:id="1892" w:name="_Toc517813670"/>
        <w:bookmarkStart w:id="1893" w:name="_Toc517899085"/>
        <w:bookmarkStart w:id="1894" w:name="_Toc517899606"/>
        <w:bookmarkStart w:id="1895" w:name="_Toc517900214"/>
        <w:bookmarkStart w:id="1896" w:name="_Toc517900394"/>
        <w:bookmarkStart w:id="1897" w:name="_Toc517900663"/>
        <w:bookmarkStart w:id="1898" w:name="_Toc517900799"/>
        <w:bookmarkStart w:id="1899" w:name="_Toc517900931"/>
        <w:bookmarkStart w:id="1900" w:name="_Toc517902446"/>
        <w:bookmarkStart w:id="1901" w:name="_Toc517902896"/>
        <w:bookmarkStart w:id="1902" w:name="_Toc517903463"/>
        <w:bookmarkStart w:id="1903" w:name="_Toc517903599"/>
        <w:bookmarkStart w:id="1904" w:name="_Toc517903871"/>
        <w:bookmarkStart w:id="1905" w:name="_Toc517904006"/>
        <w:bookmarkStart w:id="1906" w:name="_Toc517973665"/>
        <w:bookmarkStart w:id="1907" w:name="_Toc517973794"/>
        <w:bookmarkStart w:id="1908" w:name="_Toc517973923"/>
        <w:bookmarkStart w:id="1909" w:name="_Toc517974177"/>
        <w:bookmarkStart w:id="1910" w:name="_Toc518334345"/>
        <w:bookmarkStart w:id="1911" w:name="_Toc518334615"/>
        <w:bookmarkStart w:id="1912" w:name="_Toc518334746"/>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moveFrom>
    </w:p>
    <w:moveFromRangeEnd w:id="1853"/>
    <w:p w14:paraId="7EA02555" w14:textId="79B45E9F" w:rsidR="0087014B" w:rsidRPr="009C1420" w:rsidRDefault="00D5184D" w:rsidP="009C1420">
      <w:pPr>
        <w:pStyle w:val="Heading2"/>
      </w:pPr>
      <w:del w:id="1913" w:author="像个男人一样" w:date="2018-03-21T01:33:00Z">
        <w:r w:rsidRPr="009C1420">
          <w:delText>(Picture 2.1.3.1 and 2  Using a Three-Axis Accelerometer and GPS Module in a Smart Phone to Measure Walking Steps and Distance(Ying-Wen Bai, Chia-Hao Yu and Siao-Cian W</w:delText>
        </w:r>
      </w:del>
      <w:bookmarkStart w:id="1914" w:name="_Toc511230176"/>
      <w:bookmarkStart w:id="1915" w:name="_Toc511295626"/>
      <w:bookmarkStart w:id="1916" w:name="_Toc511677509"/>
      <w:bookmarkStart w:id="1917" w:name="_Toc511677678"/>
      <w:bookmarkStart w:id="1918" w:name="_Toc511677730"/>
      <w:bookmarkStart w:id="1919" w:name="_Toc511906214"/>
      <w:bookmarkStart w:id="1920" w:name="_Toc517801762"/>
      <w:bookmarkStart w:id="1921" w:name="_Toc517813671"/>
      <w:bookmarkStart w:id="1922" w:name="_Toc517899086"/>
      <w:bookmarkStart w:id="1923" w:name="_Toc517899607"/>
      <w:bookmarkStart w:id="1924" w:name="_Toc517900215"/>
      <w:bookmarkStart w:id="1925" w:name="_Toc517900395"/>
      <w:bookmarkStart w:id="1926" w:name="_Toc517900664"/>
      <w:bookmarkStart w:id="1927" w:name="_Toc517900800"/>
      <w:bookmarkStart w:id="1928" w:name="_Toc517900932"/>
      <w:bookmarkStart w:id="1929" w:name="_Toc517902447"/>
      <w:bookmarkStart w:id="1930" w:name="_Toc517902897"/>
      <w:bookmarkStart w:id="1931" w:name="_Toc517903464"/>
      <w:bookmarkStart w:id="1932" w:name="_Toc517903600"/>
      <w:bookmarkStart w:id="1933" w:name="_Toc517903872"/>
      <w:bookmarkStart w:id="1934" w:name="_Toc517904007"/>
      <w:bookmarkStart w:id="1935" w:name="_Toc517973666"/>
      <w:bookmarkStart w:id="1936" w:name="_Toc517973795"/>
      <w:bookmarkStart w:id="1937" w:name="_Toc517973924"/>
      <w:bookmarkStart w:id="1938" w:name="_Toc517974178"/>
      <w:bookmarkStart w:id="1939" w:name="_Toc518334346"/>
      <w:bookmarkStart w:id="1940" w:name="_Toc518334616"/>
      <w:bookmarkStart w:id="1941" w:name="_Toc25506"/>
      <w:bookmarkStart w:id="1942" w:name="_Toc22790"/>
      <w:bookmarkStart w:id="1943" w:name="_Toc23097"/>
      <w:bookmarkStart w:id="1944" w:name="_Toc12305"/>
      <w:bookmarkStart w:id="1945" w:name="_Toc10128"/>
      <w:bookmarkStart w:id="1946" w:name="_Toc31844"/>
      <w:bookmarkStart w:id="1947" w:name="_Toc5746"/>
      <w:bookmarkStart w:id="1948" w:name="_Toc27681"/>
      <w:bookmarkStart w:id="1949" w:name="_Toc20510"/>
      <w:bookmarkStart w:id="1950" w:name="_Toc518334747"/>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r w:rsidRPr="009C1420">
        <w:t xml:space="preserve">The </w:t>
      </w:r>
      <w:ins w:id="1951" w:author="jie sun" w:date="2018-04-16T21:12:00Z">
        <w:r w:rsidR="00202879" w:rsidRPr="009C1420">
          <w:rPr>
            <w:rFonts w:hint="eastAsia"/>
          </w:rPr>
          <w:t>P</w:t>
        </w:r>
      </w:ins>
      <w:del w:id="1952" w:author="jie sun" w:date="2018-04-16T21:12:00Z">
        <w:r w:rsidRPr="009C1420" w:rsidDel="00202879">
          <w:delText>p</w:delText>
        </w:r>
      </w:del>
      <w:r w:rsidRPr="009C1420">
        <w:t xml:space="preserve">rinciple </w:t>
      </w:r>
      <w:ins w:id="1953" w:author="jie sun" w:date="2018-04-16T21:12:00Z">
        <w:r w:rsidR="005512CD" w:rsidRPr="009C1420">
          <w:rPr>
            <w:rFonts w:hint="eastAsia"/>
          </w:rPr>
          <w:t>O</w:t>
        </w:r>
      </w:ins>
      <w:del w:id="1954" w:author="jie sun" w:date="2018-04-16T21:12:00Z">
        <w:r w:rsidRPr="009C1420" w:rsidDel="005512CD">
          <w:delText>o</w:delText>
        </w:r>
      </w:del>
      <w:r w:rsidRPr="009C1420">
        <w:t xml:space="preserve">f </w:t>
      </w:r>
      <w:ins w:id="1955" w:author="jie sun" w:date="2018-04-16T21:12:00Z">
        <w:r w:rsidR="00DD5E1B" w:rsidRPr="009C1420">
          <w:rPr>
            <w:rFonts w:hint="eastAsia"/>
          </w:rPr>
          <w:t>T</w:t>
        </w:r>
      </w:ins>
      <w:del w:id="1956" w:author="jie sun" w:date="2018-04-16T21:12:00Z">
        <w:r w:rsidRPr="009C1420" w:rsidDel="00DD5E1B">
          <w:delText>t</w:delText>
        </w:r>
      </w:del>
      <w:r w:rsidRPr="009C1420">
        <w:t xml:space="preserve">esting </w:t>
      </w:r>
      <w:ins w:id="1957" w:author="jie sun" w:date="2018-04-16T21:16:00Z">
        <w:r w:rsidR="00FF0552" w:rsidRPr="009C1420">
          <w:t>S</w:t>
        </w:r>
      </w:ins>
      <w:del w:id="1958" w:author="jie sun" w:date="2018-04-16T21:16:00Z">
        <w:r w:rsidRPr="009C1420" w:rsidDel="00FF0552">
          <w:delText>s</w:delText>
        </w:r>
      </w:del>
      <w:r w:rsidRPr="009C1420">
        <w:t>teps</w:t>
      </w:r>
      <w:bookmarkEnd w:id="1941"/>
      <w:bookmarkEnd w:id="1942"/>
      <w:bookmarkEnd w:id="1943"/>
      <w:bookmarkEnd w:id="1944"/>
      <w:bookmarkEnd w:id="1945"/>
      <w:bookmarkEnd w:id="1946"/>
      <w:bookmarkEnd w:id="1947"/>
      <w:bookmarkEnd w:id="1948"/>
      <w:bookmarkEnd w:id="1949"/>
      <w:bookmarkEnd w:id="1950"/>
      <w:r w:rsidRPr="009C1420">
        <w:t xml:space="preserve"> </w:t>
      </w:r>
    </w:p>
    <w:p w14:paraId="60C522D7" w14:textId="28E47B73" w:rsidR="008E1261" w:rsidRPr="00B9251F" w:rsidRDefault="00D5184D" w:rsidP="00E31F6D">
      <w:pPr>
        <w:pStyle w:val="Heading3"/>
        <w:rPr>
          <w:lang w:val="en-US"/>
        </w:rPr>
      </w:pPr>
      <w:bookmarkStart w:id="1959" w:name="_Toc30965"/>
      <w:bookmarkStart w:id="1960" w:name="_Toc27127"/>
      <w:bookmarkStart w:id="1961" w:name="_Toc15193"/>
      <w:bookmarkStart w:id="1962" w:name="_Toc13773"/>
      <w:bookmarkStart w:id="1963" w:name="_Toc9093"/>
      <w:bookmarkStart w:id="1964" w:name="_Toc31503"/>
      <w:bookmarkStart w:id="1965" w:name="_Toc22047"/>
      <w:bookmarkStart w:id="1966" w:name="_Toc9767"/>
      <w:bookmarkStart w:id="1967" w:name="_Toc27046"/>
      <w:bookmarkStart w:id="1968" w:name="_Toc518334748"/>
      <w:r w:rsidRPr="00B9251F">
        <w:rPr>
          <w:lang w:val="en-US"/>
        </w:rPr>
        <w:t xml:space="preserve">How </w:t>
      </w:r>
      <w:ins w:id="1969" w:author="jie sun" w:date="2018-04-16T21:16:00Z">
        <w:r w:rsidR="005E63B6" w:rsidRPr="00B9251F">
          <w:rPr>
            <w:lang w:val="en-US"/>
          </w:rPr>
          <w:t>A</w:t>
        </w:r>
      </w:ins>
      <w:del w:id="1970" w:author="jie sun" w:date="2018-04-16T21:16:00Z">
        <w:r w:rsidRPr="00B9251F" w:rsidDel="005E63B6">
          <w:rPr>
            <w:lang w:val="en-US"/>
          </w:rPr>
          <w:delText>a</w:delText>
        </w:r>
      </w:del>
      <w:r w:rsidRPr="00B9251F">
        <w:rPr>
          <w:lang w:val="en-US"/>
        </w:rPr>
        <w:t xml:space="preserve">n </w:t>
      </w:r>
      <w:ins w:id="1971" w:author="jie sun" w:date="2018-04-16T21:16:00Z">
        <w:r w:rsidR="005E63B6" w:rsidRPr="00B9251F">
          <w:rPr>
            <w:lang w:val="en-US"/>
          </w:rPr>
          <w:t>A</w:t>
        </w:r>
      </w:ins>
      <w:del w:id="1972" w:author="jie sun" w:date="2018-04-16T21:16:00Z">
        <w:r w:rsidRPr="00B9251F" w:rsidDel="005E63B6">
          <w:rPr>
            <w:lang w:val="en-US"/>
          </w:rPr>
          <w:delText>a</w:delText>
        </w:r>
      </w:del>
      <w:r w:rsidRPr="00B9251F">
        <w:rPr>
          <w:lang w:val="en-US"/>
        </w:rPr>
        <w:t xml:space="preserve">ccelerometer </w:t>
      </w:r>
      <w:ins w:id="1973" w:author="jie sun" w:date="2018-04-16T21:16:00Z">
        <w:r w:rsidR="005E63B6" w:rsidRPr="00B9251F">
          <w:rPr>
            <w:lang w:val="en-US"/>
          </w:rPr>
          <w:t>W</w:t>
        </w:r>
      </w:ins>
      <w:del w:id="1974" w:author="jie sun" w:date="2018-04-16T21:16:00Z">
        <w:r w:rsidRPr="00B9251F" w:rsidDel="005E63B6">
          <w:rPr>
            <w:lang w:val="en-US"/>
          </w:rPr>
          <w:delText>w</w:delText>
        </w:r>
      </w:del>
      <w:r w:rsidRPr="00B9251F">
        <w:rPr>
          <w:lang w:val="en-US"/>
        </w:rPr>
        <w:t xml:space="preserve">orks </w:t>
      </w:r>
      <w:ins w:id="1975" w:author="jie sun" w:date="2018-04-16T21:17:00Z">
        <w:r w:rsidR="00980F03" w:rsidRPr="00B9251F">
          <w:rPr>
            <w:lang w:val="en-US"/>
          </w:rPr>
          <w:t>O</w:t>
        </w:r>
      </w:ins>
      <w:del w:id="1976" w:author="jie sun" w:date="2018-04-16T21:16:00Z">
        <w:r w:rsidRPr="00B9251F" w:rsidDel="005E63B6">
          <w:rPr>
            <w:lang w:val="en-US"/>
          </w:rPr>
          <w:delText>i</w:delText>
        </w:r>
      </w:del>
      <w:r w:rsidRPr="00B9251F">
        <w:rPr>
          <w:lang w:val="en-US"/>
        </w:rPr>
        <w:t xml:space="preserve">n </w:t>
      </w:r>
      <w:ins w:id="1977" w:author="jie sun" w:date="2018-04-16T21:16:00Z">
        <w:r w:rsidR="00980F03" w:rsidRPr="00B9251F">
          <w:rPr>
            <w:lang w:val="en-US"/>
          </w:rPr>
          <w:t>H</w:t>
        </w:r>
      </w:ins>
      <w:del w:id="1978" w:author="jie sun" w:date="2018-04-16T21:16:00Z">
        <w:r w:rsidRPr="00B9251F" w:rsidDel="00980F03">
          <w:rPr>
            <w:lang w:val="en-US"/>
          </w:rPr>
          <w:delText>h</w:delText>
        </w:r>
      </w:del>
      <w:r w:rsidRPr="00B9251F">
        <w:rPr>
          <w:lang w:val="en-US"/>
        </w:rPr>
        <w:t xml:space="preserve">uman </w:t>
      </w:r>
      <w:ins w:id="1979" w:author="jie sun" w:date="2018-04-16T21:17:00Z">
        <w:r w:rsidR="00980F03" w:rsidRPr="00B9251F">
          <w:rPr>
            <w:lang w:val="en-US"/>
          </w:rPr>
          <w:t>B</w:t>
        </w:r>
      </w:ins>
      <w:del w:id="1980" w:author="jie sun" w:date="2018-04-16T21:16:00Z">
        <w:r w:rsidRPr="00B9251F" w:rsidDel="00980F03">
          <w:rPr>
            <w:lang w:val="en-US"/>
          </w:rPr>
          <w:delText>b</w:delText>
        </w:r>
      </w:del>
      <w:r w:rsidRPr="00B9251F">
        <w:rPr>
          <w:lang w:val="en-US"/>
        </w:rPr>
        <w:t>ody</w:t>
      </w:r>
      <w:bookmarkEnd w:id="1959"/>
      <w:bookmarkEnd w:id="1960"/>
      <w:bookmarkEnd w:id="1961"/>
      <w:bookmarkEnd w:id="1962"/>
      <w:bookmarkEnd w:id="1963"/>
      <w:bookmarkEnd w:id="1964"/>
      <w:bookmarkEnd w:id="1965"/>
      <w:bookmarkEnd w:id="1966"/>
      <w:bookmarkEnd w:id="1967"/>
      <w:bookmarkEnd w:id="1968"/>
    </w:p>
    <w:p w14:paraId="05D680C7" w14:textId="77777777" w:rsidR="0087014B" w:rsidRDefault="005D55E2">
      <w:pPr>
        <w:rPr>
          <w:del w:id="1981" w:author="像个男人一样" w:date="2018-03-22T11:58:00Z"/>
          <w:lang w:val="en-US"/>
        </w:rPr>
      </w:pPr>
      <w:ins w:id="1982" w:author="jie sun" w:date="2018-04-08T17:10:00Z">
        <w:r>
          <w:rPr>
            <w:lang w:val="en-US"/>
          </w:rPr>
          <w:t xml:space="preserve">The figure below </w:t>
        </w:r>
      </w:ins>
      <w:ins w:id="1983" w:author="jie sun" w:date="2018-04-08T16:49:00Z">
        <w:r w:rsidR="00A556A3">
          <w:rPr>
            <w:lang w:val="en-US"/>
          </w:rPr>
          <w:t xml:space="preserve">shows a pedestrian </w:t>
        </w:r>
      </w:ins>
      <w:ins w:id="1984"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85" w:author="jie sun" w:date="2018-04-08T16:49:00Z">
        <w:r w:rsidR="00D5184D" w:rsidDel="00A556A3">
          <w:rPr>
            <w:lang w:val="en-US"/>
          </w:rPr>
          <w:delText>as we can see in the picture</w:delText>
        </w:r>
      </w:del>
      <w:ins w:id="1986" w:author="像个男人一样" w:date="2018-03-22T12:09:00Z">
        <w:del w:id="1987" w:author="jie sun" w:date="2018-04-08T16:49:00Z">
          <w:r w:rsidR="00D5184D" w:rsidDel="00A556A3">
            <w:rPr>
              <w:rFonts w:hint="eastAsia"/>
              <w:lang w:val="en-US"/>
            </w:rPr>
            <w:delText>Figure</w:delText>
          </w:r>
        </w:del>
      </w:ins>
      <w:del w:id="1988" w:author="jie sun" w:date="2018-04-08T16:49:00Z">
        <w:r w:rsidR="00D5184D" w:rsidDel="00A556A3">
          <w:rPr>
            <w:lang w:val="en-US"/>
          </w:rPr>
          <w:delText xml:space="preserve"> 2.2.1.1 </w:delText>
        </w:r>
      </w:del>
      <w:ins w:id="1989" w:author="像个男人一样" w:date="2018-03-22T11:44:00Z">
        <w:del w:id="1990" w:author="jie sun" w:date="2018-04-08T16:49:00Z">
          <w:r w:rsidR="00D5184D" w:rsidDel="00A556A3">
            <w:rPr>
              <w:rFonts w:hint="eastAsia"/>
              <w:lang w:val="en-US"/>
            </w:rPr>
            <w:delText>4</w:delText>
          </w:r>
        </w:del>
      </w:ins>
      <w:ins w:id="1991" w:author="像个男人一样" w:date="2018-03-22T12:08:00Z">
        <w:del w:id="1992"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2003"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04" w:author="jie sun" w:date="2018-04-08T16:38:00Z">
        <w:r w:rsidR="008E1261">
          <w:rPr>
            <w:lang w:val="en-US"/>
          </w:rPr>
          <w:t xml:space="preserve"> </w:t>
        </w:r>
      </w:ins>
    </w:p>
    <w:p w14:paraId="111710A3" w14:textId="77777777" w:rsidR="0087014B" w:rsidRDefault="00D5184D">
      <w:pPr>
        <w:pPrChange w:id="2005" w:author="像个男人一样" w:date="2018-03-21T01:37:00Z">
          <w:pPr>
            <w:pStyle w:val="Subtitle"/>
          </w:pPr>
        </w:pPrChange>
      </w:pPr>
      <w:del w:id="2006" w:author="像个男人一样" w:date="2018-03-22T11:58:00Z">
        <w:r>
          <w:delText xml:space="preserve">Figure 2. </w:delText>
        </w:r>
        <w:r>
          <w:fldChar w:fldCharType="begin"/>
        </w:r>
        <w:r>
          <w:delInstrText xml:space="preserve"> SEQ Figure_2. \* ARABIC </w:delInstrText>
        </w:r>
        <w:r>
          <w:fldChar w:fldCharType="separate"/>
        </w:r>
      </w:del>
      <w:ins w:id="2007" w:author="像个男人一样" w:date="2018-03-22T11:51:00Z">
        <w:del w:id="2008" w:author="像个男人一样" w:date="2018-03-22T11:58:00Z">
          <w:r>
            <w:rPr>
              <w:b/>
            </w:rPr>
            <w:delText>错误！未指定顺序。</w:delText>
          </w:r>
        </w:del>
      </w:ins>
      <w:ins w:id="2009" w:author="像个男人一样" w:date="2018-03-21T23:39:00Z">
        <w:del w:id="2010" w:author="像个男人一样" w:date="2018-03-22T11:58:00Z">
          <w:r>
            <w:rPr>
              <w:b/>
            </w:rPr>
            <w:delText>错误！未指定顺序。</w:delText>
          </w:r>
        </w:del>
      </w:ins>
      <w:ins w:id="2011" w:author="像个男人一样" w:date="2018-03-21T23:10:00Z">
        <w:del w:id="2012" w:author="像个男人一样" w:date="2018-03-22T11:58:00Z">
          <w:r>
            <w:rPr>
              <w:b/>
            </w:rPr>
            <w:delText>错误！未指定顺序。</w:delText>
          </w:r>
        </w:del>
      </w:ins>
      <w:ins w:id="2013" w:author="像个男人一样" w:date="2018-03-21T23:08:00Z">
        <w:del w:id="2014" w:author="像个男人一样" w:date="2018-03-22T11:58:00Z">
          <w:r>
            <w:rPr>
              <w:b/>
            </w:rPr>
            <w:delText>错误！未指定顺序。</w:delText>
          </w:r>
        </w:del>
      </w:ins>
      <w:ins w:id="2015" w:author="像个男人一样" w:date="2018-03-21T02:33:00Z">
        <w:del w:id="2016" w:author="像个男人一样" w:date="2018-03-22T11:58:00Z">
          <w:r>
            <w:rPr>
              <w:b/>
            </w:rPr>
            <w:delText>错误！未指定顺序。错误！未指定顺序。</w:delText>
          </w:r>
        </w:del>
      </w:ins>
      <w:ins w:id="2017" w:author="像个男人一样" w:date="2018-03-21T02:31:00Z">
        <w:del w:id="2018" w:author="像个男人一样" w:date="2018-03-22T11:58:00Z">
          <w:r>
            <w:rPr>
              <w:b/>
            </w:rPr>
            <w:delText>错误！未指定顺序。</w:delText>
          </w:r>
        </w:del>
      </w:ins>
      <w:ins w:id="2019" w:author="像个男人一样" w:date="2018-03-21T02:30:00Z">
        <w:del w:id="2020" w:author="像个男人一样" w:date="2018-03-22T11:58:00Z">
          <w:r>
            <w:rPr>
              <w:b/>
            </w:rPr>
            <w:delText>错误！未指定顺序。</w:delText>
          </w:r>
        </w:del>
      </w:ins>
      <w:ins w:id="2021" w:author="像个男人一样" w:date="2018-03-21T02:29:00Z">
        <w:del w:id="2022" w:author="像个男人一样" w:date="2018-03-22T11:58:00Z">
          <w:r>
            <w:rPr>
              <w:b/>
            </w:rPr>
            <w:delText>错误！未指定顺序。错误！未指定顺序。</w:delText>
          </w:r>
        </w:del>
      </w:ins>
      <w:ins w:id="2023" w:author="像个男人一样" w:date="2018-03-21T02:26:00Z">
        <w:del w:id="2024" w:author="像个男人一样" w:date="2018-03-22T11:58:00Z">
          <w:r>
            <w:rPr>
              <w:b/>
            </w:rPr>
            <w:delText>错误！未指定顺序。</w:delText>
          </w:r>
        </w:del>
      </w:ins>
      <w:ins w:id="2025" w:author="像个男人一样" w:date="2018-03-21T02:25:00Z">
        <w:del w:id="2026" w:author="像个男人一样" w:date="2018-03-22T11:58:00Z">
          <w:r>
            <w:rPr>
              <w:b/>
            </w:rPr>
            <w:delText>错误！未指定顺序。</w:delText>
          </w:r>
        </w:del>
      </w:ins>
      <w:ins w:id="2027" w:author="像个男人一样" w:date="2018-03-21T02:24:00Z">
        <w:del w:id="2028" w:author="像个男人一样" w:date="2018-03-22T11:58:00Z">
          <w:r>
            <w:rPr>
              <w:b/>
            </w:rPr>
            <w:delText>错误！未指定顺序。</w:delText>
          </w:r>
        </w:del>
      </w:ins>
      <w:ins w:id="2029" w:author="像个男人一样" w:date="2018-03-21T02:23:00Z">
        <w:del w:id="2030" w:author="像个男人一样" w:date="2018-03-22T11:58:00Z">
          <w:r>
            <w:rPr>
              <w:b/>
            </w:rPr>
            <w:delText>错误！未指定顺序。</w:delText>
          </w:r>
        </w:del>
      </w:ins>
      <w:ins w:id="2031" w:author="像个男人一样" w:date="2018-03-21T02:22:00Z">
        <w:del w:id="2032" w:author="像个男人一样" w:date="2018-03-22T11:58:00Z">
          <w:r>
            <w:rPr>
              <w:b/>
            </w:rPr>
            <w:delText>错误！未指定顺序。</w:delText>
          </w:r>
        </w:del>
      </w:ins>
      <w:ins w:id="2033" w:author="像个男人一样" w:date="2018-03-21T02:17:00Z">
        <w:del w:id="2034" w:author="像个男人一样" w:date="2018-03-22T11:58:00Z">
          <w:r>
            <w:rPr>
              <w:b/>
            </w:rPr>
            <w:delText>错误！未指定顺序。错误！未指定顺序。错误！未指定顺序。</w:delText>
          </w:r>
        </w:del>
      </w:ins>
      <w:ins w:id="2035" w:author="像个男人一样" w:date="2018-03-21T02:15:00Z">
        <w:del w:id="2036" w:author="像个男人一样" w:date="2018-03-22T11:58:00Z">
          <w:r>
            <w:rPr>
              <w:b/>
            </w:rPr>
            <w:delText>错误！未指定顺序。</w:delText>
          </w:r>
        </w:del>
      </w:ins>
      <w:ins w:id="2037" w:author="像个男人一样" w:date="2018-03-21T02:14:00Z">
        <w:del w:id="2038" w:author="像个男人一样" w:date="2018-03-22T11:58:00Z">
          <w:r>
            <w:rPr>
              <w:b/>
            </w:rPr>
            <w:delText>错误！未指定顺序。</w:delText>
          </w:r>
        </w:del>
      </w:ins>
      <w:ins w:id="2039" w:author="像个男人一样" w:date="2018-03-21T02:13:00Z">
        <w:del w:id="2040" w:author="像个男人一样" w:date="2018-03-22T11:58:00Z">
          <w:r>
            <w:rPr>
              <w:b/>
            </w:rPr>
            <w:delText>错误！未指定顺序。</w:delText>
          </w:r>
        </w:del>
      </w:ins>
      <w:ins w:id="2041" w:author="像个男人一样" w:date="2018-03-21T02:12:00Z">
        <w:del w:id="2042" w:author="像个男人一样" w:date="2018-03-22T11:58:00Z">
          <w:r>
            <w:rPr>
              <w:b/>
            </w:rPr>
            <w:delText>错误！未指定顺序。</w:delText>
          </w:r>
        </w:del>
      </w:ins>
      <w:ins w:id="2043" w:author="像个男人一样" w:date="2018-03-21T02:02:00Z">
        <w:del w:id="2044" w:author="像个男人一样" w:date="2018-03-22T11:58:00Z">
          <w:r>
            <w:rPr>
              <w:b/>
            </w:rPr>
            <w:delText>错误！未指定顺序。错误！未指定顺序。</w:delText>
          </w:r>
        </w:del>
      </w:ins>
      <w:ins w:id="2045" w:author="像个男人一样" w:date="2018-03-21T02:01:00Z">
        <w:del w:id="2046" w:author="像个男人一样" w:date="2018-03-22T11:58:00Z">
          <w:r>
            <w:rPr>
              <w:b/>
            </w:rPr>
            <w:delText>错误！未指定顺序。</w:delText>
          </w:r>
        </w:del>
      </w:ins>
      <w:ins w:id="2047" w:author="像个男人一样" w:date="2018-03-21T02:00:00Z">
        <w:del w:id="2048" w:author="像个男人一样" w:date="2018-03-22T11:58:00Z">
          <w:r>
            <w:rPr>
              <w:b/>
            </w:rPr>
            <w:delText>错误！未指定顺序。</w:delText>
          </w:r>
        </w:del>
      </w:ins>
      <w:ins w:id="2049" w:author="像个男人一样" w:date="2018-03-21T01:59:00Z">
        <w:del w:id="2050" w:author="像个男人一样" w:date="2018-03-22T11:58:00Z">
          <w:r>
            <w:rPr>
              <w:b/>
            </w:rPr>
            <w:delText>错误！未指定顺序。</w:delText>
          </w:r>
        </w:del>
      </w:ins>
      <w:ins w:id="2051" w:author="像个男人一样" w:date="2018-03-21T01:58:00Z">
        <w:del w:id="2052" w:author="像个男人一样" w:date="2018-03-22T11:58:00Z">
          <w:r>
            <w:rPr>
              <w:b/>
            </w:rPr>
            <w:delText>错误！未指定顺序。错误！未指定顺序。</w:delText>
          </w:r>
        </w:del>
      </w:ins>
      <w:ins w:id="2053" w:author="像个男人一样" w:date="2018-03-21T01:57:00Z">
        <w:del w:id="2054" w:author="像个男人一样" w:date="2018-03-22T11:58:00Z">
          <w:r>
            <w:rPr>
              <w:b/>
            </w:rPr>
            <w:delText>错误！未指定顺序。</w:delText>
          </w:r>
        </w:del>
      </w:ins>
      <w:ins w:id="2055" w:author="像个男人一样" w:date="2018-03-21T01:48:00Z">
        <w:del w:id="2056" w:author="像个男人一样" w:date="2018-03-22T11:58:00Z">
          <w:r>
            <w:rPr>
              <w:b/>
            </w:rPr>
            <w:delText>错误！未指定顺序。错误！未指定顺序。</w:delText>
          </w:r>
        </w:del>
      </w:ins>
      <w:ins w:id="2057" w:author="像个男人一样" w:date="2018-03-21T01:47:00Z">
        <w:del w:id="2058" w:author="像个男人一样" w:date="2018-03-22T11:58:00Z">
          <w:r>
            <w:rPr>
              <w:b/>
            </w:rPr>
            <w:delText>错误！未指定顺序。</w:delText>
          </w:r>
        </w:del>
      </w:ins>
      <w:ins w:id="2059" w:author="像个男人一样" w:date="2018-03-21T01:46:00Z">
        <w:del w:id="2060" w:author="像个男人一样" w:date="2018-03-22T11:58:00Z">
          <w:r>
            <w:rPr>
              <w:b/>
            </w:rPr>
            <w:delText>错误！未指定顺序。</w:delText>
          </w:r>
        </w:del>
      </w:ins>
      <w:ins w:id="2061" w:author="像个男人一样" w:date="2018-03-21T01:45:00Z">
        <w:del w:id="2062" w:author="像个男人一样" w:date="2018-03-22T11:58:00Z">
          <w:r>
            <w:rPr>
              <w:b/>
            </w:rPr>
            <w:delText>错误！未指定顺序。错误！未指定顺序。</w:delText>
          </w:r>
        </w:del>
      </w:ins>
      <w:ins w:id="2063" w:author="像个男人一样" w:date="2018-03-21T01:43:00Z">
        <w:del w:id="2064" w:author="像个男人一样" w:date="2018-03-22T11:58:00Z">
          <w:r>
            <w:rPr>
              <w:b/>
            </w:rPr>
            <w:delText>错误！未指定顺序。</w:delText>
          </w:r>
        </w:del>
      </w:ins>
      <w:ins w:id="2065" w:author="像个男人一样" w:date="2018-03-21T01:42:00Z">
        <w:del w:id="2066" w:author="像个男人一样" w:date="2018-03-22T11:58:00Z">
          <w:r>
            <w:rPr>
              <w:b/>
            </w:rPr>
            <w:delText>错误！未指定顺序。</w:delText>
          </w:r>
        </w:del>
      </w:ins>
      <w:ins w:id="2067" w:author="像个男人一样" w:date="2018-03-21T01:40:00Z">
        <w:del w:id="2068" w:author="像个男人一样" w:date="2018-03-22T11:58:00Z">
          <w:r>
            <w:rPr>
              <w:b/>
            </w:rPr>
            <w:delText>错误！未指定顺序。错误！未指定顺序。</w:delText>
          </w:r>
        </w:del>
      </w:ins>
      <w:ins w:id="2069" w:author="像个男人一样" w:date="2018-03-21T01:39:00Z">
        <w:del w:id="2070" w:author="像个男人一样" w:date="2018-03-22T11:58:00Z">
          <w:r>
            <w:rPr>
              <w:b/>
            </w:rPr>
            <w:delText>错误！未指定顺序。</w:delText>
          </w:r>
        </w:del>
      </w:ins>
      <w:ins w:id="2071" w:author="像个男人一样" w:date="2018-03-21T01:38:00Z">
        <w:del w:id="2072" w:author="像个男人一样" w:date="2018-03-22T11:58:00Z">
          <w:r>
            <w:rPr>
              <w:b/>
            </w:rPr>
            <w:delText>错误！未指定顺序。</w:delText>
          </w:r>
        </w:del>
      </w:ins>
      <w:ins w:id="2073" w:author="像个男人一样" w:date="2018-03-21T01:37:00Z">
        <w:del w:id="2074" w:author="像个男人一样" w:date="2018-03-22T11:58:00Z">
          <w:r>
            <w:rPr>
              <w:b/>
            </w:rPr>
            <w:delText>错误！未指定顺序。</w:delText>
          </w:r>
        </w:del>
      </w:ins>
      <w:del w:id="2075" w:author="像个男人一样" w:date="2018-03-22T11:58:00Z">
        <w:r>
          <w:delText>4</w:delText>
        </w:r>
        <w:r>
          <w:fldChar w:fldCharType="end"/>
        </w:r>
      </w:del>
      <w:del w:id="2076" w:author="像个男人一样" w:date="2018-03-21T01:37:00Z">
        <w:r>
          <w:delText xml:space="preserve"> </w:delText>
        </w:r>
      </w:del>
      <w:del w:id="2077" w:author="像个男人一样" w:date="2018-03-21T01:36:00Z">
        <w:r>
          <w:delText>Full-Featured Pedometer Design Realized with 3-Axis Digital Accelerometer</w:delText>
        </w:r>
      </w:del>
    </w:p>
    <w:p w14:paraId="3CE5F57D" w14:textId="77777777" w:rsidR="0087014B" w:rsidRDefault="00D5184D">
      <w:pPr>
        <w:jc w:val="center"/>
        <w:rPr>
          <w:ins w:id="2078" w:author="像个男人一样" w:date="2018-03-21T01:36:00Z"/>
        </w:rPr>
        <w:pPrChange w:id="2079" w:author="jie sun" w:date="2018-04-16T21:33:00Z">
          <w:pPr/>
        </w:pPrChange>
      </w:pPr>
      <w:del w:id="2080"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81"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17AC04E2" w:rsidR="008E1261" w:rsidDel="008E1261" w:rsidRDefault="00D5184D">
      <w:pPr>
        <w:pStyle w:val="Caption"/>
        <w:jc w:val="center"/>
        <w:rPr>
          <w:del w:id="2082" w:author="jie sun" w:date="2018-04-08T16:36:00Z"/>
          <w:moveTo w:id="2083" w:author="jie sun" w:date="2018-04-08T16:36:00Z"/>
        </w:rPr>
        <w:pPrChange w:id="2084" w:author="jie sun" w:date="2018-04-16T21:33:00Z">
          <w:pPr>
            <w:pStyle w:val="Caption"/>
          </w:pPr>
        </w:pPrChange>
      </w:pPr>
      <w:bookmarkStart w:id="2085" w:name="_Toc517801874"/>
      <w:ins w:id="2086" w:author="像个男人一样" w:date="2018-03-21T01:36:00Z">
        <w:r>
          <w:t xml:space="preserve">Figure </w:t>
        </w:r>
      </w:ins>
      <w:ins w:id="2087" w:author="JIE  SUN" w:date="2018-06-21T13:36:00Z">
        <w:r w:rsidR="00A64E7B">
          <w:fldChar w:fldCharType="begin"/>
        </w:r>
        <w:r w:rsidR="00A64E7B">
          <w:instrText xml:space="preserve"> STYLEREF 1 \s </w:instrText>
        </w:r>
      </w:ins>
      <w:r w:rsidR="00A64E7B">
        <w:fldChar w:fldCharType="separate"/>
      </w:r>
      <w:r w:rsidR="00030772">
        <w:rPr>
          <w:noProof/>
        </w:rPr>
        <w:t>3</w:t>
      </w:r>
      <w:ins w:id="20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w:t>
      </w:r>
      <w:ins w:id="2089" w:author="JIE  SUN" w:date="2018-06-21T13:36:00Z">
        <w:r w:rsidR="00A64E7B">
          <w:fldChar w:fldCharType="end"/>
        </w:r>
      </w:ins>
      <w:ins w:id="2090" w:author="jie sun" w:date="2018-04-19T13:00:00Z">
        <w:del w:id="2091" w:author="JIE  SUN" w:date="2018-06-21T13:34:00Z">
          <w:r w:rsidR="00083FE7" w:rsidDel="00A64E7B">
            <w:fldChar w:fldCharType="begin"/>
          </w:r>
          <w:r w:rsidR="00083FE7" w:rsidDel="00A64E7B">
            <w:delInstrText xml:space="preserve"> STYLEREF 1 \s </w:delInstrText>
          </w:r>
        </w:del>
      </w:ins>
      <w:del w:id="2092" w:author="JIE  SUN" w:date="2018-06-21T13:34:00Z">
        <w:r w:rsidR="00083FE7" w:rsidDel="00A64E7B">
          <w:fldChar w:fldCharType="separate"/>
        </w:r>
        <w:r w:rsidR="00083FE7" w:rsidDel="00A64E7B">
          <w:rPr>
            <w:noProof/>
          </w:rPr>
          <w:delText>2</w:delText>
        </w:r>
      </w:del>
      <w:ins w:id="2093" w:author="jie sun" w:date="2018-04-19T13:00:00Z">
        <w:del w:id="20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95" w:author="JIE  SUN" w:date="2018-06-21T13:34:00Z">
        <w:r w:rsidR="00083FE7" w:rsidDel="00A64E7B">
          <w:fldChar w:fldCharType="separate"/>
        </w:r>
      </w:del>
      <w:ins w:id="2096" w:author="jie sun" w:date="2018-04-19T13:00:00Z">
        <w:del w:id="2097" w:author="JIE  SUN" w:date="2018-06-21T13:34:00Z">
          <w:r w:rsidR="00083FE7" w:rsidDel="00A64E7B">
            <w:rPr>
              <w:noProof/>
            </w:rPr>
            <w:delText>4</w:delText>
          </w:r>
          <w:r w:rsidR="00083FE7" w:rsidDel="00A64E7B">
            <w:fldChar w:fldCharType="end"/>
          </w:r>
        </w:del>
      </w:ins>
      <w:ins w:id="2098" w:author="像个男人一样" w:date="2018-03-21T01:36:00Z">
        <w:del w:id="2099"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100" w:author="像个男人一样" w:date="2018-03-22T11:51:00Z">
        <w:del w:id="2101" w:author="jie sun" w:date="2018-04-10T21:45:00Z">
          <w:r w:rsidDel="00454521">
            <w:delText>4</w:delText>
          </w:r>
        </w:del>
      </w:ins>
      <w:ins w:id="2102" w:author="像个男人一样" w:date="2018-03-21T01:36:00Z">
        <w:del w:id="2103" w:author="jie sun" w:date="2018-04-10T21:45:00Z">
          <w:r w:rsidDel="00454521">
            <w:fldChar w:fldCharType="end"/>
          </w:r>
        </w:del>
        <w:bookmarkStart w:id="2104" w:name="_Toc1202"/>
        <w:bookmarkStart w:id="2105" w:name="_Toc2734"/>
        <w:bookmarkStart w:id="2106" w:name="_Toc10552"/>
        <w:bookmarkStart w:id="2107" w:name="_Toc17225"/>
        <w:bookmarkStart w:id="2108" w:name="_Toc18446"/>
        <w:bookmarkStart w:id="2109" w:name="_Toc4936"/>
        <w:bookmarkStart w:id="2110" w:name="_Toc18682"/>
        <w:bookmarkStart w:id="2111" w:name="_Toc24664"/>
        <w:bookmarkStart w:id="2112" w:name="_Toc16771"/>
        <w:bookmarkStart w:id="2113" w:name="_Toc25883"/>
        <w:bookmarkStart w:id="2114" w:name="_Toc24151"/>
        <w:bookmarkStart w:id="2115" w:name="_Toc29017"/>
        <w:bookmarkStart w:id="2116" w:name="_Toc26972"/>
        <w:bookmarkStart w:id="2117" w:name="_Toc8557"/>
        <w:bookmarkStart w:id="2118" w:name="_Toc19311"/>
        <w:bookmarkStart w:id="2119" w:name="_Toc30235"/>
        <w:bookmarkStart w:id="2120" w:name="_Toc2403"/>
        <w:bookmarkStart w:id="2121" w:name="_Toc2541"/>
        <w:bookmarkStart w:id="2122" w:name="_Toc28924"/>
        <w:bookmarkStart w:id="2123" w:name="_Toc14547"/>
        <w:bookmarkStart w:id="2124" w:name="_Toc15960"/>
        <w:bookmarkStart w:id="2125" w:name="_Toc1003"/>
        <w:bookmarkStart w:id="2126" w:name="_Toc15502"/>
        <w:bookmarkStart w:id="2127" w:name="_Toc3626"/>
        <w:bookmarkStart w:id="2128" w:name="_Toc20220"/>
        <w:r>
          <w:rPr>
            <w:rFonts w:hint="eastAsia"/>
          </w:rPr>
          <w:t>:</w:t>
        </w:r>
        <w:bookmarkStart w:id="2129" w:name="OLE_LINK29"/>
        <w:del w:id="2130" w:author="jie sun" w:date="2018-04-08T17:17:00Z">
          <w:r w:rsidDel="00682C61">
            <w:rPr>
              <w:rFonts w:hint="eastAsia"/>
            </w:rPr>
            <w:delText>Full-Featured Pedometer Design Realized with</w:delText>
          </w:r>
        </w:del>
        <w:r>
          <w:rPr>
            <w:rFonts w:hint="eastAsia"/>
          </w:rPr>
          <w:t xml:space="preserve"> 3-Axis Digital Accelerometer</w:t>
        </w:r>
      </w:ins>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customXmlInsRangeStart w:id="2131" w:author="jie sun" w:date="2018-04-08T17:17:00Z"/>
      <w:sdt>
        <w:sdtPr>
          <w:rPr>
            <w:rFonts w:hint="eastAsia"/>
          </w:rPr>
          <w:id w:val="2022048482"/>
          <w:citation/>
        </w:sdtPr>
        <w:sdtContent>
          <w:customXmlInsRangeEnd w:id="2131"/>
          <w:ins w:id="2132"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D5282A">
            <w:rPr>
              <w:rFonts w:hint="eastAsia"/>
              <w:noProof/>
            </w:rPr>
            <w:t xml:space="preserve"> </w:t>
          </w:r>
          <w:r w:rsidR="00D5282A" w:rsidRPr="00D5282A">
            <w:rPr>
              <w:noProof/>
            </w:rPr>
            <w:t>(Zhao, 2008)</w:t>
          </w:r>
          <w:ins w:id="2133" w:author="jie sun" w:date="2018-04-08T17:17:00Z">
            <w:r w:rsidR="00682C61">
              <w:fldChar w:fldCharType="end"/>
            </w:r>
          </w:ins>
          <w:customXmlInsRangeStart w:id="2134" w:author="jie sun" w:date="2018-04-08T17:17:00Z"/>
        </w:sdtContent>
      </w:sdt>
      <w:customXmlInsRangeEnd w:id="2134"/>
      <w:bookmarkEnd w:id="2085"/>
      <w:moveToRangeStart w:id="2135" w:author="jie sun" w:date="2018-04-08T16:36:00Z" w:name="move510968692"/>
      <w:moveTo w:id="2136" w:author="jie sun" w:date="2018-04-08T16:36:00Z">
        <w:del w:id="2137"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2135"/>
    <w:p w14:paraId="03BAADDA" w14:textId="77777777" w:rsidR="008E1261" w:rsidRPr="003149DC" w:rsidRDefault="008E1261">
      <w:pPr>
        <w:pStyle w:val="Caption"/>
        <w:jc w:val="center"/>
        <w:pPrChange w:id="2138" w:author="jie sun" w:date="2018-04-16T21:33:00Z">
          <w:pPr/>
        </w:pPrChange>
      </w:pPr>
    </w:p>
    <w:p w14:paraId="2BAC4409" w14:textId="25AD6015" w:rsidR="0087014B" w:rsidRDefault="00D5184D">
      <w:pPr>
        <w:pStyle w:val="Heading3"/>
      </w:pPr>
      <w:bookmarkStart w:id="2139" w:name="_Toc1674"/>
      <w:bookmarkStart w:id="2140" w:name="_Toc25656"/>
      <w:bookmarkStart w:id="2141" w:name="_Toc1555"/>
      <w:bookmarkStart w:id="2142" w:name="_Toc22777"/>
      <w:bookmarkStart w:id="2143" w:name="_Toc9290"/>
      <w:bookmarkStart w:id="2144" w:name="_Toc14576"/>
      <w:bookmarkStart w:id="2145" w:name="_Toc21151"/>
      <w:bookmarkStart w:id="2146" w:name="_Toc22631"/>
      <w:bookmarkStart w:id="2147" w:name="_Toc18698"/>
      <w:bookmarkStart w:id="2148" w:name="_Toc518334749"/>
      <w:bookmarkEnd w:id="2129"/>
      <w:r>
        <w:t xml:space="preserve">The </w:t>
      </w:r>
      <w:ins w:id="2149" w:author="jie sun" w:date="2018-04-16T21:17:00Z">
        <w:r w:rsidR="006A5EA7">
          <w:t>F</w:t>
        </w:r>
      </w:ins>
      <w:del w:id="2150" w:author="jie sun" w:date="2018-04-16T21:17:00Z">
        <w:r w:rsidDel="006A5EA7">
          <w:delText>f</w:delText>
        </w:r>
      </w:del>
      <w:r>
        <w:t xml:space="preserve">eatures </w:t>
      </w:r>
      <w:ins w:id="2151" w:author="jie sun" w:date="2018-04-16T21:17:00Z">
        <w:r w:rsidR="006A5EA7">
          <w:t>O</w:t>
        </w:r>
      </w:ins>
      <w:del w:id="2152" w:author="jie sun" w:date="2018-04-16T21:17:00Z">
        <w:r w:rsidDel="006A5EA7">
          <w:delText>o</w:delText>
        </w:r>
      </w:del>
      <w:r>
        <w:t xml:space="preserve">f </w:t>
      </w:r>
      <w:ins w:id="2153" w:author="jie sun" w:date="2018-04-16T21:17:00Z">
        <w:r w:rsidR="006A5EA7">
          <w:t>O</w:t>
        </w:r>
      </w:ins>
      <w:del w:id="2154" w:author="jie sun" w:date="2018-04-16T21:17:00Z">
        <w:r w:rsidDel="006A5EA7">
          <w:delText>o</w:delText>
        </w:r>
      </w:del>
      <w:r>
        <w:t xml:space="preserve">ne </w:t>
      </w:r>
      <w:ins w:id="2155" w:author="jie sun" w:date="2018-04-16T21:17:00Z">
        <w:r w:rsidR="006A5EA7">
          <w:t>S</w:t>
        </w:r>
      </w:ins>
      <w:del w:id="2156" w:author="jie sun" w:date="2018-04-16T21:17:00Z">
        <w:r w:rsidDel="006A5EA7">
          <w:delText>s</w:delText>
        </w:r>
      </w:del>
      <w:r>
        <w:t>teps</w:t>
      </w:r>
      <w:bookmarkEnd w:id="2139"/>
      <w:bookmarkEnd w:id="2140"/>
      <w:bookmarkEnd w:id="2141"/>
      <w:bookmarkEnd w:id="2142"/>
      <w:bookmarkEnd w:id="2143"/>
      <w:bookmarkEnd w:id="2144"/>
      <w:bookmarkEnd w:id="2145"/>
      <w:bookmarkEnd w:id="2146"/>
      <w:bookmarkEnd w:id="2147"/>
      <w:bookmarkEnd w:id="2148"/>
    </w:p>
    <w:p w14:paraId="0ABADDD2" w14:textId="286D6243" w:rsidR="0087014B" w:rsidRDefault="00D5184D">
      <w:pPr>
        <w:rPr>
          <w:del w:id="2157" w:author="像个男人一样" w:date="2018-03-22T11:58:00Z"/>
        </w:rPr>
      </w:pPr>
      <w:r>
        <w:t xml:space="preserve">There is a swing phase showed in </w:t>
      </w:r>
      <w:ins w:id="2158" w:author="jie sun" w:date="2018-04-08T16:50:00Z">
        <w:r w:rsidR="00120EDD">
          <w:rPr>
            <w:lang w:val="en-US"/>
          </w:rPr>
          <w:t xml:space="preserve">the Figure </w:t>
        </w:r>
      </w:ins>
      <w:ins w:id="2159" w:author="像个男人一样" w:date="2018-03-22T12:09:00Z">
        <w:del w:id="2160"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61"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62" w:author="jie sun" w:date="2018-04-08T18:11:00Z">
        <w:r w:rsidR="006A2BB0">
          <w:t xml:space="preserve"> in </w:t>
        </w:r>
      </w:ins>
      <w:ins w:id="2163" w:author="jie sun" w:date="2018-04-08T18:12:00Z">
        <w:r w:rsidR="006A2BB0">
          <w:t>three directions</w:t>
        </w:r>
      </w:ins>
      <w:r>
        <w:t xml:space="preserve"> using the accelerometer.</w:t>
      </w:r>
    </w:p>
    <w:p w14:paraId="3DDC7EE1" w14:textId="77777777" w:rsidR="0087014B" w:rsidRDefault="00D5184D">
      <w:pPr>
        <w:pPrChange w:id="2164" w:author="像个男人一样" w:date="2018-03-21T01:38:00Z">
          <w:pPr>
            <w:pStyle w:val="Subtitle"/>
          </w:pPr>
        </w:pPrChange>
      </w:pPr>
      <w:del w:id="2165" w:author="像个男人一样" w:date="2018-03-22T11:58:00Z">
        <w:r>
          <w:delText xml:space="preserve">Figure 2. </w:delText>
        </w:r>
        <w:r>
          <w:fldChar w:fldCharType="begin"/>
        </w:r>
        <w:r>
          <w:delInstrText xml:space="preserve"> SEQ Figure_2. \* ARABIC </w:delInstrText>
        </w:r>
        <w:r>
          <w:fldChar w:fldCharType="separate"/>
        </w:r>
      </w:del>
      <w:ins w:id="2166" w:author="像个男人一样" w:date="2018-03-22T11:51:00Z">
        <w:del w:id="2167" w:author="像个男人一样" w:date="2018-03-22T11:58:00Z">
          <w:r>
            <w:rPr>
              <w:b/>
            </w:rPr>
            <w:delText>错误！未指定顺序。</w:delText>
          </w:r>
        </w:del>
      </w:ins>
      <w:ins w:id="2168" w:author="像个男人一样" w:date="2018-03-21T23:39:00Z">
        <w:del w:id="2169" w:author="像个男人一样" w:date="2018-03-22T11:58:00Z">
          <w:r>
            <w:rPr>
              <w:b/>
            </w:rPr>
            <w:delText>错误！未指定顺序。</w:delText>
          </w:r>
        </w:del>
      </w:ins>
      <w:ins w:id="2170" w:author="像个男人一样" w:date="2018-03-21T23:10:00Z">
        <w:del w:id="2171" w:author="像个男人一样" w:date="2018-03-22T11:58:00Z">
          <w:r>
            <w:rPr>
              <w:b/>
            </w:rPr>
            <w:delText>错误！未指定顺序。</w:delText>
          </w:r>
        </w:del>
      </w:ins>
      <w:ins w:id="2172" w:author="像个男人一样" w:date="2018-03-21T23:08:00Z">
        <w:del w:id="2173" w:author="像个男人一样" w:date="2018-03-22T11:58:00Z">
          <w:r>
            <w:rPr>
              <w:b/>
            </w:rPr>
            <w:delText>错误！未指定顺序。</w:delText>
          </w:r>
        </w:del>
      </w:ins>
      <w:ins w:id="2174" w:author="像个男人一样" w:date="2018-03-21T02:33:00Z">
        <w:del w:id="2175" w:author="像个男人一样" w:date="2018-03-22T11:58:00Z">
          <w:r>
            <w:rPr>
              <w:b/>
            </w:rPr>
            <w:delText>错误！未指定顺序。错误！未指定顺序。</w:delText>
          </w:r>
        </w:del>
      </w:ins>
      <w:ins w:id="2176" w:author="像个男人一样" w:date="2018-03-21T02:31:00Z">
        <w:del w:id="2177" w:author="像个男人一样" w:date="2018-03-22T11:58:00Z">
          <w:r>
            <w:rPr>
              <w:b/>
            </w:rPr>
            <w:delText>错误！未指定顺序。</w:delText>
          </w:r>
        </w:del>
      </w:ins>
      <w:ins w:id="2178" w:author="像个男人一样" w:date="2018-03-21T02:30:00Z">
        <w:del w:id="2179" w:author="像个男人一样" w:date="2018-03-22T11:58:00Z">
          <w:r>
            <w:rPr>
              <w:b/>
            </w:rPr>
            <w:delText>错误！未指定顺序。</w:delText>
          </w:r>
        </w:del>
      </w:ins>
      <w:ins w:id="2180" w:author="像个男人一样" w:date="2018-03-21T02:29:00Z">
        <w:del w:id="2181" w:author="像个男人一样" w:date="2018-03-22T11:58:00Z">
          <w:r>
            <w:rPr>
              <w:b/>
            </w:rPr>
            <w:delText>错误！未指定顺序。错误！未指定顺序。</w:delText>
          </w:r>
        </w:del>
      </w:ins>
      <w:ins w:id="2182" w:author="像个男人一样" w:date="2018-03-21T02:26:00Z">
        <w:del w:id="2183" w:author="像个男人一样" w:date="2018-03-22T11:58:00Z">
          <w:r>
            <w:rPr>
              <w:b/>
            </w:rPr>
            <w:delText>错误！未指定顺序。</w:delText>
          </w:r>
        </w:del>
      </w:ins>
      <w:ins w:id="2184" w:author="像个男人一样" w:date="2018-03-21T02:25:00Z">
        <w:del w:id="2185" w:author="像个男人一样" w:date="2018-03-22T11:58:00Z">
          <w:r>
            <w:rPr>
              <w:b/>
            </w:rPr>
            <w:delText>错误！未指定顺序。</w:delText>
          </w:r>
        </w:del>
      </w:ins>
      <w:ins w:id="2186" w:author="像个男人一样" w:date="2018-03-21T02:24:00Z">
        <w:del w:id="2187" w:author="像个男人一样" w:date="2018-03-22T11:58:00Z">
          <w:r>
            <w:rPr>
              <w:b/>
            </w:rPr>
            <w:delText>错误！未指定顺序。</w:delText>
          </w:r>
        </w:del>
      </w:ins>
      <w:ins w:id="2188" w:author="像个男人一样" w:date="2018-03-21T02:23:00Z">
        <w:del w:id="2189" w:author="像个男人一样" w:date="2018-03-22T11:58:00Z">
          <w:r>
            <w:rPr>
              <w:b/>
            </w:rPr>
            <w:delText>错误！未指定顺序。</w:delText>
          </w:r>
        </w:del>
      </w:ins>
      <w:ins w:id="2190" w:author="像个男人一样" w:date="2018-03-21T02:22:00Z">
        <w:del w:id="2191" w:author="像个男人一样" w:date="2018-03-22T11:58:00Z">
          <w:r>
            <w:rPr>
              <w:b/>
            </w:rPr>
            <w:delText>错误！未指定顺序。</w:delText>
          </w:r>
        </w:del>
      </w:ins>
      <w:ins w:id="2192" w:author="像个男人一样" w:date="2018-03-21T02:17:00Z">
        <w:del w:id="2193" w:author="像个男人一样" w:date="2018-03-22T11:58:00Z">
          <w:r>
            <w:rPr>
              <w:b/>
            </w:rPr>
            <w:delText>错误！未指定顺序。错误！未指定顺序。错误！未指定顺序。</w:delText>
          </w:r>
        </w:del>
      </w:ins>
      <w:ins w:id="2194" w:author="像个男人一样" w:date="2018-03-21T02:15:00Z">
        <w:del w:id="2195" w:author="像个男人一样" w:date="2018-03-22T11:58:00Z">
          <w:r>
            <w:rPr>
              <w:b/>
            </w:rPr>
            <w:delText>错误！未指定顺序。</w:delText>
          </w:r>
        </w:del>
      </w:ins>
      <w:ins w:id="2196" w:author="像个男人一样" w:date="2018-03-21T02:14:00Z">
        <w:del w:id="2197" w:author="像个男人一样" w:date="2018-03-22T11:58:00Z">
          <w:r>
            <w:rPr>
              <w:b/>
            </w:rPr>
            <w:delText>错误！未指定顺序。</w:delText>
          </w:r>
        </w:del>
      </w:ins>
      <w:ins w:id="2198" w:author="像个男人一样" w:date="2018-03-21T02:13:00Z">
        <w:del w:id="2199" w:author="像个男人一样" w:date="2018-03-22T11:58:00Z">
          <w:r>
            <w:rPr>
              <w:b/>
            </w:rPr>
            <w:delText>错误！未指定顺序。</w:delText>
          </w:r>
        </w:del>
      </w:ins>
      <w:ins w:id="2200" w:author="像个男人一样" w:date="2018-03-21T02:12:00Z">
        <w:del w:id="2201" w:author="像个男人一样" w:date="2018-03-22T11:58:00Z">
          <w:r>
            <w:rPr>
              <w:b/>
            </w:rPr>
            <w:delText>错误！未指定顺序。</w:delText>
          </w:r>
        </w:del>
      </w:ins>
      <w:ins w:id="2202" w:author="像个男人一样" w:date="2018-03-21T02:02:00Z">
        <w:del w:id="2203" w:author="像个男人一样" w:date="2018-03-22T11:58:00Z">
          <w:r>
            <w:rPr>
              <w:b/>
            </w:rPr>
            <w:delText>错误！未指定顺序。错误！未指定顺序。</w:delText>
          </w:r>
        </w:del>
      </w:ins>
      <w:ins w:id="2204" w:author="像个男人一样" w:date="2018-03-21T02:01:00Z">
        <w:del w:id="2205" w:author="像个男人一样" w:date="2018-03-22T11:58:00Z">
          <w:r>
            <w:rPr>
              <w:b/>
            </w:rPr>
            <w:delText>错误！未指定顺序。</w:delText>
          </w:r>
        </w:del>
      </w:ins>
      <w:ins w:id="2206" w:author="像个男人一样" w:date="2018-03-21T02:00:00Z">
        <w:del w:id="2207" w:author="像个男人一样" w:date="2018-03-22T11:58:00Z">
          <w:r>
            <w:rPr>
              <w:b/>
            </w:rPr>
            <w:delText>错误！未指定顺序。</w:delText>
          </w:r>
        </w:del>
      </w:ins>
      <w:ins w:id="2208" w:author="像个男人一样" w:date="2018-03-21T01:59:00Z">
        <w:del w:id="2209" w:author="像个男人一样" w:date="2018-03-22T11:58:00Z">
          <w:r>
            <w:rPr>
              <w:b/>
            </w:rPr>
            <w:delText>错误！未指定顺序。</w:delText>
          </w:r>
        </w:del>
      </w:ins>
      <w:ins w:id="2210" w:author="像个男人一样" w:date="2018-03-21T01:58:00Z">
        <w:del w:id="2211" w:author="像个男人一样" w:date="2018-03-22T11:58:00Z">
          <w:r>
            <w:rPr>
              <w:b/>
            </w:rPr>
            <w:delText>错误！未指定顺序。错误！未指定顺序。</w:delText>
          </w:r>
        </w:del>
      </w:ins>
      <w:ins w:id="2212" w:author="像个男人一样" w:date="2018-03-21T01:57:00Z">
        <w:del w:id="2213" w:author="像个男人一样" w:date="2018-03-22T11:58:00Z">
          <w:r>
            <w:rPr>
              <w:b/>
            </w:rPr>
            <w:delText>错误！未指定顺序。</w:delText>
          </w:r>
        </w:del>
      </w:ins>
      <w:ins w:id="2214" w:author="像个男人一样" w:date="2018-03-21T01:48:00Z">
        <w:del w:id="2215" w:author="像个男人一样" w:date="2018-03-22T11:58:00Z">
          <w:r>
            <w:rPr>
              <w:b/>
            </w:rPr>
            <w:delText>错误！未指定顺序。错误！未指定顺序。</w:delText>
          </w:r>
        </w:del>
      </w:ins>
      <w:ins w:id="2216" w:author="像个男人一样" w:date="2018-03-21T01:47:00Z">
        <w:del w:id="2217" w:author="像个男人一样" w:date="2018-03-22T11:58:00Z">
          <w:r>
            <w:rPr>
              <w:b/>
            </w:rPr>
            <w:delText>错误！未指定顺序。</w:delText>
          </w:r>
        </w:del>
      </w:ins>
      <w:ins w:id="2218" w:author="像个男人一样" w:date="2018-03-21T01:46:00Z">
        <w:del w:id="2219" w:author="像个男人一样" w:date="2018-03-22T11:58:00Z">
          <w:r>
            <w:rPr>
              <w:b/>
            </w:rPr>
            <w:delText>错误！未指定顺序。</w:delText>
          </w:r>
        </w:del>
      </w:ins>
      <w:ins w:id="2220" w:author="像个男人一样" w:date="2018-03-21T01:45:00Z">
        <w:del w:id="2221" w:author="像个男人一样" w:date="2018-03-22T11:58:00Z">
          <w:r>
            <w:rPr>
              <w:b/>
            </w:rPr>
            <w:delText>错误！未指定顺序。错误！未指定顺序。</w:delText>
          </w:r>
        </w:del>
      </w:ins>
      <w:ins w:id="2222" w:author="像个男人一样" w:date="2018-03-21T01:43:00Z">
        <w:del w:id="2223" w:author="像个男人一样" w:date="2018-03-22T11:58:00Z">
          <w:r>
            <w:rPr>
              <w:b/>
            </w:rPr>
            <w:delText>错误！未指定顺序。</w:delText>
          </w:r>
        </w:del>
      </w:ins>
      <w:ins w:id="2224" w:author="像个男人一样" w:date="2018-03-21T01:42:00Z">
        <w:del w:id="2225" w:author="像个男人一样" w:date="2018-03-22T11:58:00Z">
          <w:r>
            <w:rPr>
              <w:b/>
            </w:rPr>
            <w:delText>错误！未指定顺序。</w:delText>
          </w:r>
        </w:del>
      </w:ins>
      <w:ins w:id="2226" w:author="像个男人一样" w:date="2018-03-21T01:40:00Z">
        <w:del w:id="2227" w:author="像个男人一样" w:date="2018-03-22T11:58:00Z">
          <w:r>
            <w:rPr>
              <w:b/>
            </w:rPr>
            <w:delText>错误！未指定顺序。错误！未指定顺序。</w:delText>
          </w:r>
        </w:del>
      </w:ins>
      <w:ins w:id="2228" w:author="像个男人一样" w:date="2018-03-21T01:39:00Z">
        <w:del w:id="2229" w:author="像个男人一样" w:date="2018-03-22T11:58:00Z">
          <w:r>
            <w:rPr>
              <w:b/>
            </w:rPr>
            <w:delText>错误！未指定顺序。</w:delText>
          </w:r>
        </w:del>
      </w:ins>
      <w:ins w:id="2230" w:author="像个男人一样" w:date="2018-03-21T01:38:00Z">
        <w:del w:id="2231" w:author="像个男人一样" w:date="2018-03-22T11:58:00Z">
          <w:r>
            <w:rPr>
              <w:b/>
            </w:rPr>
            <w:delText>错误！未指定顺序。</w:delText>
          </w:r>
        </w:del>
      </w:ins>
      <w:del w:id="2232" w:author="像个男人一样" w:date="2018-03-22T11:58:00Z">
        <w:r>
          <w:delText>5</w:delText>
        </w:r>
        <w:r>
          <w:fldChar w:fldCharType="end"/>
        </w:r>
      </w:del>
      <w:del w:id="2233" w:author="像个男人一样" w:date="2018-03-21T01:38:00Z">
        <w:r>
          <w:delText xml:space="preserve"> </w:delText>
        </w:r>
      </w:del>
      <w:del w:id="2234" w:author="像个男人一样" w:date="2018-03-21T01:37:00Z">
        <w:r>
          <w:delText>A Step, Stride and Heading Determination for the Pedestrian Navigation System</w:delText>
        </w:r>
      </w:del>
    </w:p>
    <w:p w14:paraId="4EFC636A" w14:textId="77777777" w:rsidR="0087014B" w:rsidRDefault="00D5184D">
      <w:pPr>
        <w:jc w:val="center"/>
        <w:rPr>
          <w:ins w:id="2235" w:author="像个男人一样" w:date="2018-03-21T01:37:00Z"/>
        </w:rPr>
        <w:pPrChange w:id="2236" w:author="jie sun" w:date="2018-04-16T21:33:00Z">
          <w:pPr/>
        </w:pPrChange>
      </w:pPr>
      <w:del w:id="2237"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38"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0A716577" w:rsidR="0087014B" w:rsidRDefault="00D5184D">
      <w:pPr>
        <w:pStyle w:val="Heading5"/>
        <w:numPr>
          <w:ilvl w:val="255"/>
          <w:numId w:val="0"/>
        </w:numPr>
        <w:jc w:val="center"/>
        <w:pPrChange w:id="2239" w:author="jie sun" w:date="2018-04-16T21:33:00Z">
          <w:pPr/>
        </w:pPrChange>
      </w:pPr>
      <w:bookmarkStart w:id="2240" w:name="_Toc517801875"/>
      <w:ins w:id="2241" w:author="像个男人一样" w:date="2018-03-21T01:37:00Z">
        <w:r>
          <w:t xml:space="preserve">Figure </w:t>
        </w:r>
      </w:ins>
      <w:ins w:id="2242" w:author="JIE  SUN" w:date="2018-06-21T13:36:00Z">
        <w:r w:rsidR="00A64E7B">
          <w:fldChar w:fldCharType="begin"/>
        </w:r>
        <w:r w:rsidR="00A64E7B">
          <w:instrText xml:space="preserve"> STYLEREF 1 \s </w:instrText>
        </w:r>
      </w:ins>
      <w:r w:rsidR="00A64E7B">
        <w:fldChar w:fldCharType="separate"/>
      </w:r>
      <w:r w:rsidR="00030772">
        <w:rPr>
          <w:noProof/>
        </w:rPr>
        <w:t>3</w:t>
      </w:r>
      <w:ins w:id="224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2</w:t>
      </w:r>
      <w:ins w:id="2244" w:author="JIE  SUN" w:date="2018-06-21T13:36:00Z">
        <w:r w:rsidR="00A64E7B">
          <w:fldChar w:fldCharType="end"/>
        </w:r>
      </w:ins>
      <w:ins w:id="2245" w:author="jie sun" w:date="2018-04-19T13:00:00Z">
        <w:del w:id="2246" w:author="JIE  SUN" w:date="2018-06-21T13:34:00Z">
          <w:r w:rsidR="00083FE7" w:rsidDel="00A64E7B">
            <w:fldChar w:fldCharType="begin"/>
          </w:r>
          <w:r w:rsidR="00083FE7" w:rsidDel="00A64E7B">
            <w:delInstrText xml:space="preserve"> STYLEREF 1 \s </w:delInstrText>
          </w:r>
        </w:del>
      </w:ins>
      <w:del w:id="2247" w:author="JIE  SUN" w:date="2018-06-21T13:34:00Z">
        <w:r w:rsidR="00083FE7" w:rsidDel="00A64E7B">
          <w:fldChar w:fldCharType="separate"/>
        </w:r>
        <w:r w:rsidR="00083FE7" w:rsidDel="00A64E7B">
          <w:rPr>
            <w:noProof/>
          </w:rPr>
          <w:delText>2</w:delText>
        </w:r>
      </w:del>
      <w:ins w:id="2248" w:author="jie sun" w:date="2018-04-19T13:00:00Z">
        <w:del w:id="224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50" w:author="JIE  SUN" w:date="2018-06-21T13:34:00Z">
        <w:r w:rsidR="00083FE7" w:rsidDel="00A64E7B">
          <w:fldChar w:fldCharType="separate"/>
        </w:r>
      </w:del>
      <w:ins w:id="2251" w:author="jie sun" w:date="2018-04-19T13:00:00Z">
        <w:del w:id="2252" w:author="JIE  SUN" w:date="2018-06-21T13:34:00Z">
          <w:r w:rsidR="00083FE7" w:rsidDel="00A64E7B">
            <w:rPr>
              <w:noProof/>
            </w:rPr>
            <w:delText>5</w:delText>
          </w:r>
          <w:r w:rsidR="00083FE7" w:rsidDel="00A64E7B">
            <w:fldChar w:fldCharType="end"/>
          </w:r>
        </w:del>
      </w:ins>
      <w:ins w:id="2253" w:author="像个男人一样" w:date="2018-03-21T01:37:00Z">
        <w:del w:id="225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55" w:author="像个男人一样" w:date="2018-03-22T11:51:00Z">
        <w:del w:id="2256" w:author="jie sun" w:date="2018-04-10T21:45:00Z">
          <w:r w:rsidDel="00454521">
            <w:delText>5</w:delText>
          </w:r>
        </w:del>
      </w:ins>
      <w:ins w:id="2257" w:author="像个男人一样" w:date="2018-03-21T01:37:00Z">
        <w:del w:id="2258" w:author="jie sun" w:date="2018-04-10T21:45:00Z">
          <w:r w:rsidDel="00454521">
            <w:fldChar w:fldCharType="end"/>
          </w:r>
        </w:del>
        <w:bookmarkStart w:id="2259" w:name="_Toc18127"/>
        <w:bookmarkStart w:id="2260" w:name="_Toc26578"/>
        <w:bookmarkStart w:id="2261" w:name="_Toc8412"/>
        <w:bookmarkStart w:id="2262" w:name="_Toc12599"/>
        <w:bookmarkStart w:id="2263" w:name="_Toc21837"/>
        <w:bookmarkStart w:id="2264" w:name="_Toc8559"/>
        <w:bookmarkStart w:id="2265" w:name="_Toc27490"/>
        <w:bookmarkStart w:id="2266" w:name="_Toc25197"/>
        <w:bookmarkStart w:id="2267" w:name="_Toc9765"/>
        <w:bookmarkStart w:id="2268" w:name="_Toc13735"/>
        <w:bookmarkStart w:id="2269" w:name="_Toc26171"/>
        <w:bookmarkStart w:id="2270" w:name="_Toc707"/>
        <w:bookmarkStart w:id="2271" w:name="_Toc2189"/>
        <w:bookmarkStart w:id="2272" w:name="_Toc30708"/>
        <w:bookmarkStart w:id="2273" w:name="_Toc17006"/>
        <w:bookmarkStart w:id="2274" w:name="_Toc2991"/>
        <w:bookmarkStart w:id="2275" w:name="_Toc1939"/>
        <w:bookmarkStart w:id="2276" w:name="_Toc3934"/>
        <w:bookmarkStart w:id="2277" w:name="_Toc26875"/>
        <w:bookmarkStart w:id="2278" w:name="_Toc19886"/>
        <w:bookmarkStart w:id="2279" w:name="_Toc2765"/>
        <w:bookmarkStart w:id="2280" w:name="_Toc16096"/>
        <w:bookmarkStart w:id="2281" w:name="_Toc15710"/>
        <w:bookmarkStart w:id="2282" w:name="_Toc20115"/>
        <w:bookmarkStart w:id="2283" w:name="_Toc10748"/>
        <w:r>
          <w:rPr>
            <w:rFonts w:hint="eastAsia"/>
          </w:rPr>
          <w:t>:</w:t>
        </w:r>
      </w:ins>
      <w:r w:rsidR="004B68B1">
        <w:t xml:space="preserve"> </w:t>
      </w:r>
      <w:ins w:id="2284" w:author="像个男人一样" w:date="2018-03-21T01:37:00Z">
        <w:r>
          <w:rPr>
            <w:rFonts w:hint="eastAsia"/>
          </w:rPr>
          <w:t xml:space="preserve">A Step, Stride and Heading Determination </w:t>
        </w:r>
      </w:ins>
      <w:ins w:id="2285" w:author="jie sun" w:date="2018-04-16T22:25:00Z">
        <w:r w:rsidR="00857059">
          <w:rPr>
            <w:rFonts w:hint="eastAsia"/>
          </w:rPr>
          <w:t>F</w:t>
        </w:r>
      </w:ins>
      <w:ins w:id="2286" w:author="像个男人一样" w:date="2018-03-21T01:37:00Z">
        <w:del w:id="2287" w:author="jie sun" w:date="2018-04-16T22:25:00Z">
          <w:r w:rsidDel="00857059">
            <w:rPr>
              <w:rFonts w:hint="eastAsia"/>
            </w:rPr>
            <w:delText>f</w:delText>
          </w:r>
        </w:del>
        <w:r>
          <w:rPr>
            <w:rFonts w:hint="eastAsia"/>
          </w:rPr>
          <w:t xml:space="preserve">or </w:t>
        </w:r>
      </w:ins>
      <w:ins w:id="2288" w:author="jie sun" w:date="2018-04-16T22:25:00Z">
        <w:r w:rsidR="00857059">
          <w:rPr>
            <w:rFonts w:hint="eastAsia"/>
          </w:rPr>
          <w:t>T</w:t>
        </w:r>
      </w:ins>
      <w:ins w:id="2289" w:author="像个男人一样" w:date="2018-03-21T01:37:00Z">
        <w:del w:id="2290" w:author="jie sun" w:date="2018-04-16T22:25:00Z">
          <w:r w:rsidDel="00857059">
            <w:rPr>
              <w:rFonts w:hint="eastAsia"/>
            </w:rPr>
            <w:delText>t</w:delText>
          </w:r>
        </w:del>
        <w:r>
          <w:rPr>
            <w:rFonts w:hint="eastAsia"/>
          </w:rPr>
          <w:t>he Pedestrian Navigation System</w:t>
        </w:r>
      </w:ins>
      <w:bookmarkEnd w:id="2240"/>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717EEECD" w14:textId="77777777" w:rsidR="0087014B" w:rsidRDefault="0087014B"/>
    <w:p w14:paraId="2D9C1188" w14:textId="77777777" w:rsidR="0087014B" w:rsidRDefault="00D5184D">
      <w:pPr>
        <w:rPr>
          <w:del w:id="2291" w:author="像个男人一样" w:date="2018-03-22T11:58:00Z"/>
        </w:rPr>
      </w:pPr>
      <w:del w:id="2292" w:author="像个男人一样" w:date="2018-03-21T01:38:00Z">
        <w:r>
          <w:rPr>
            <w:lang w:val="en-US"/>
          </w:rPr>
          <w:delText xml:space="preserve">Picture </w:delText>
        </w:r>
      </w:del>
      <w:ins w:id="2293" w:author="像个男人一样" w:date="2018-03-21T01:38:00Z">
        <w:r>
          <w:rPr>
            <w:rFonts w:hint="eastAsia"/>
            <w:lang w:val="en-US"/>
          </w:rPr>
          <w:t xml:space="preserve">Figure </w:t>
        </w:r>
      </w:ins>
      <w:r>
        <w:t>2.</w:t>
      </w:r>
      <w:del w:id="2294" w:author="像个男人一样" w:date="2018-03-21T01:38:00Z">
        <w:r>
          <w:rPr>
            <w:lang w:val="en-US"/>
          </w:rPr>
          <w:delText>2.2.2</w:delText>
        </w:r>
      </w:del>
      <w:ins w:id="2295" w:author="jie sun" w:date="2018-04-08T18:15:00Z">
        <w:r w:rsidR="00DD7B04">
          <w:rPr>
            <w:lang w:val="en-US"/>
          </w:rPr>
          <w:t>6</w:t>
        </w:r>
      </w:ins>
      <w:del w:id="2296" w:author="像个男人一样" w:date="2018-03-21T01:38:00Z">
        <w:r>
          <w:rPr>
            <w:lang w:val="en-US"/>
          </w:rPr>
          <w:delText xml:space="preserve"> </w:delText>
        </w:r>
      </w:del>
      <w:ins w:id="2297" w:author="像个男人一样" w:date="2018-03-21T01:38:00Z">
        <w:del w:id="2298" w:author="jie sun" w:date="2018-04-08T18:15:00Z">
          <w:r w:rsidDel="00DD7B04">
            <w:rPr>
              <w:rFonts w:hint="eastAsia"/>
              <w:lang w:val="en-US"/>
            </w:rPr>
            <w:delText>5</w:delText>
          </w:r>
        </w:del>
      </w:ins>
      <w:ins w:id="2299" w:author="jie sun" w:date="2018-04-08T17:22:00Z">
        <w:r w:rsidR="003138CC">
          <w:rPr>
            <w:lang w:val="en-US"/>
          </w:rPr>
          <w:t xml:space="preserve"> </w:t>
        </w:r>
      </w:ins>
      <w:del w:id="2300" w:author="jie sun" w:date="2018-04-08T18:12:00Z">
        <w:r w:rsidDel="006827B3">
          <w:delText>below</w:delText>
        </w:r>
      </w:del>
      <w:ins w:id="2301" w:author="jie sun" w:date="2018-04-08T18:15:00Z">
        <w:r w:rsidR="00DD7B04">
          <w:t>below</w:t>
        </w:r>
      </w:ins>
      <w:del w:id="2302" w:author="jie sun" w:date="2018-04-08T18:12:00Z">
        <w:r w:rsidDel="006827B3">
          <w:delText xml:space="preserve"> </w:delText>
        </w:r>
      </w:del>
      <w:ins w:id="2303"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04" w:author="jie sun" w:date="2018-04-08T18:12:00Z">
        <w:r w:rsidDel="00DD7B04">
          <w:delText xml:space="preserve">judged </w:delText>
        </w:r>
      </w:del>
      <w:ins w:id="2305" w:author="jie sun" w:date="2018-04-08T18:12:00Z">
        <w:r w:rsidR="00DD7B04">
          <w:t xml:space="preserve">got </w:t>
        </w:r>
      </w:ins>
      <w:r>
        <w:t>from this picture</w:t>
      </w:r>
      <w:del w:id="2306" w:author="jie sun" w:date="2018-04-08T17:23:00Z">
        <w:r w:rsidDel="003138CC">
          <w:delText>. S</w:delText>
        </w:r>
      </w:del>
      <w:ins w:id="2307"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308" w:author="像个男人一样" w:date="2018-03-21T01:38:00Z">
          <w:pPr>
            <w:pStyle w:val="Subtitle"/>
          </w:pPr>
        </w:pPrChange>
      </w:pPr>
      <w:del w:id="2309" w:author="像个男人一样" w:date="2018-03-22T11:58:00Z">
        <w:r>
          <w:delText xml:space="preserve">Figure 2. </w:delText>
        </w:r>
        <w:r>
          <w:fldChar w:fldCharType="begin"/>
        </w:r>
        <w:r>
          <w:delInstrText xml:space="preserve"> SEQ Figure_2. \* ARABIC </w:delInstrText>
        </w:r>
        <w:r>
          <w:fldChar w:fldCharType="separate"/>
        </w:r>
      </w:del>
      <w:ins w:id="2310" w:author="像个男人一样" w:date="2018-03-22T11:51:00Z">
        <w:del w:id="2311" w:author="像个男人一样" w:date="2018-03-22T11:58:00Z">
          <w:r>
            <w:rPr>
              <w:b/>
            </w:rPr>
            <w:delText>错误！未指定顺序。</w:delText>
          </w:r>
        </w:del>
      </w:ins>
      <w:ins w:id="2312" w:author="像个男人一样" w:date="2018-03-21T23:39:00Z">
        <w:del w:id="2313" w:author="像个男人一样" w:date="2018-03-22T11:58:00Z">
          <w:r>
            <w:rPr>
              <w:b/>
            </w:rPr>
            <w:delText>错误！未指定顺序。</w:delText>
          </w:r>
        </w:del>
      </w:ins>
      <w:ins w:id="2314" w:author="像个男人一样" w:date="2018-03-21T23:10:00Z">
        <w:del w:id="2315" w:author="像个男人一样" w:date="2018-03-22T11:58:00Z">
          <w:r>
            <w:rPr>
              <w:b/>
            </w:rPr>
            <w:delText>错误！未指定顺序。</w:delText>
          </w:r>
        </w:del>
      </w:ins>
      <w:ins w:id="2316" w:author="像个男人一样" w:date="2018-03-21T23:08:00Z">
        <w:del w:id="2317" w:author="像个男人一样" w:date="2018-03-22T11:58:00Z">
          <w:r>
            <w:rPr>
              <w:b/>
            </w:rPr>
            <w:delText>错误！未指定顺序。</w:delText>
          </w:r>
        </w:del>
      </w:ins>
      <w:ins w:id="2318" w:author="像个男人一样" w:date="2018-03-21T02:33:00Z">
        <w:del w:id="2319" w:author="像个男人一样" w:date="2018-03-22T11:58:00Z">
          <w:r>
            <w:rPr>
              <w:b/>
            </w:rPr>
            <w:delText>错误！未指定顺序。错误！未指定顺序。</w:delText>
          </w:r>
        </w:del>
      </w:ins>
      <w:ins w:id="2320" w:author="像个男人一样" w:date="2018-03-21T02:31:00Z">
        <w:del w:id="2321" w:author="像个男人一样" w:date="2018-03-22T11:58:00Z">
          <w:r>
            <w:rPr>
              <w:b/>
            </w:rPr>
            <w:delText>错误！未指定顺序。</w:delText>
          </w:r>
        </w:del>
      </w:ins>
      <w:ins w:id="2322" w:author="像个男人一样" w:date="2018-03-21T02:30:00Z">
        <w:del w:id="2323" w:author="像个男人一样" w:date="2018-03-22T11:58:00Z">
          <w:r>
            <w:rPr>
              <w:b/>
            </w:rPr>
            <w:delText>错误！未指定顺序。</w:delText>
          </w:r>
        </w:del>
      </w:ins>
      <w:ins w:id="2324" w:author="像个男人一样" w:date="2018-03-21T02:29:00Z">
        <w:del w:id="2325" w:author="像个男人一样" w:date="2018-03-22T11:58:00Z">
          <w:r>
            <w:rPr>
              <w:b/>
            </w:rPr>
            <w:delText>错误！未指定顺序。错误！未指定顺序。</w:delText>
          </w:r>
        </w:del>
      </w:ins>
      <w:ins w:id="2326" w:author="像个男人一样" w:date="2018-03-21T02:26:00Z">
        <w:del w:id="2327" w:author="像个男人一样" w:date="2018-03-22T11:58:00Z">
          <w:r>
            <w:rPr>
              <w:b/>
            </w:rPr>
            <w:delText>错误！未指定顺序。</w:delText>
          </w:r>
        </w:del>
      </w:ins>
      <w:ins w:id="2328" w:author="像个男人一样" w:date="2018-03-21T02:25:00Z">
        <w:del w:id="2329" w:author="像个男人一样" w:date="2018-03-22T11:58:00Z">
          <w:r>
            <w:rPr>
              <w:b/>
            </w:rPr>
            <w:delText>错误！未指定顺序。</w:delText>
          </w:r>
        </w:del>
      </w:ins>
      <w:ins w:id="2330" w:author="像个男人一样" w:date="2018-03-21T02:24:00Z">
        <w:del w:id="2331" w:author="像个男人一样" w:date="2018-03-22T11:58:00Z">
          <w:r>
            <w:rPr>
              <w:b/>
            </w:rPr>
            <w:delText>错误！未指定顺序。</w:delText>
          </w:r>
        </w:del>
      </w:ins>
      <w:ins w:id="2332" w:author="像个男人一样" w:date="2018-03-21T02:23:00Z">
        <w:del w:id="2333" w:author="像个男人一样" w:date="2018-03-22T11:58:00Z">
          <w:r>
            <w:rPr>
              <w:b/>
            </w:rPr>
            <w:delText>错误！未指定顺序。</w:delText>
          </w:r>
        </w:del>
      </w:ins>
      <w:ins w:id="2334" w:author="像个男人一样" w:date="2018-03-21T02:22:00Z">
        <w:del w:id="2335" w:author="像个男人一样" w:date="2018-03-22T11:58:00Z">
          <w:r>
            <w:rPr>
              <w:b/>
            </w:rPr>
            <w:delText>错误！未指定顺序。</w:delText>
          </w:r>
        </w:del>
      </w:ins>
      <w:ins w:id="2336" w:author="像个男人一样" w:date="2018-03-21T02:17:00Z">
        <w:del w:id="2337" w:author="像个男人一样" w:date="2018-03-22T11:58:00Z">
          <w:r>
            <w:rPr>
              <w:b/>
            </w:rPr>
            <w:delText>错误！未指定顺序。错误！未指定顺序。错误！未指定顺序。</w:delText>
          </w:r>
        </w:del>
      </w:ins>
      <w:ins w:id="2338" w:author="像个男人一样" w:date="2018-03-21T02:15:00Z">
        <w:del w:id="2339" w:author="像个男人一样" w:date="2018-03-22T11:58:00Z">
          <w:r>
            <w:rPr>
              <w:b/>
            </w:rPr>
            <w:delText>错误！未指定顺序。</w:delText>
          </w:r>
        </w:del>
      </w:ins>
      <w:ins w:id="2340" w:author="像个男人一样" w:date="2018-03-21T02:14:00Z">
        <w:del w:id="2341" w:author="像个男人一样" w:date="2018-03-22T11:58:00Z">
          <w:r>
            <w:rPr>
              <w:b/>
            </w:rPr>
            <w:delText>错误！未指定顺序。</w:delText>
          </w:r>
        </w:del>
      </w:ins>
      <w:ins w:id="2342" w:author="像个男人一样" w:date="2018-03-21T02:13:00Z">
        <w:del w:id="2343" w:author="像个男人一样" w:date="2018-03-22T11:58:00Z">
          <w:r>
            <w:rPr>
              <w:b/>
            </w:rPr>
            <w:delText>错误！未指定顺序。</w:delText>
          </w:r>
        </w:del>
      </w:ins>
      <w:ins w:id="2344" w:author="像个男人一样" w:date="2018-03-21T02:12:00Z">
        <w:del w:id="2345" w:author="像个男人一样" w:date="2018-03-22T11:58:00Z">
          <w:r>
            <w:rPr>
              <w:b/>
            </w:rPr>
            <w:delText>错误！未指定顺序。</w:delText>
          </w:r>
        </w:del>
      </w:ins>
      <w:ins w:id="2346" w:author="像个男人一样" w:date="2018-03-21T02:02:00Z">
        <w:del w:id="2347" w:author="像个男人一样" w:date="2018-03-22T11:58:00Z">
          <w:r>
            <w:rPr>
              <w:b/>
            </w:rPr>
            <w:delText>错误！未指定顺序。错误！未指定顺序。</w:delText>
          </w:r>
        </w:del>
      </w:ins>
      <w:ins w:id="2348" w:author="像个男人一样" w:date="2018-03-21T02:01:00Z">
        <w:del w:id="2349" w:author="像个男人一样" w:date="2018-03-22T11:58:00Z">
          <w:r>
            <w:rPr>
              <w:b/>
            </w:rPr>
            <w:delText>错误！未指定顺序。</w:delText>
          </w:r>
        </w:del>
      </w:ins>
      <w:ins w:id="2350" w:author="像个男人一样" w:date="2018-03-21T02:00:00Z">
        <w:del w:id="2351" w:author="像个男人一样" w:date="2018-03-22T11:58:00Z">
          <w:r>
            <w:rPr>
              <w:b/>
            </w:rPr>
            <w:delText>错误！未指定顺序。</w:delText>
          </w:r>
        </w:del>
      </w:ins>
      <w:ins w:id="2352" w:author="像个男人一样" w:date="2018-03-21T01:59:00Z">
        <w:del w:id="2353" w:author="像个男人一样" w:date="2018-03-22T11:58:00Z">
          <w:r>
            <w:rPr>
              <w:b/>
            </w:rPr>
            <w:delText>错误！未指定顺序。</w:delText>
          </w:r>
        </w:del>
      </w:ins>
      <w:ins w:id="2354" w:author="像个男人一样" w:date="2018-03-21T01:58:00Z">
        <w:del w:id="2355" w:author="像个男人一样" w:date="2018-03-22T11:58:00Z">
          <w:r>
            <w:rPr>
              <w:b/>
            </w:rPr>
            <w:delText>错误！未指定顺序。错误！未指定顺序。</w:delText>
          </w:r>
        </w:del>
      </w:ins>
      <w:ins w:id="2356" w:author="像个男人一样" w:date="2018-03-21T01:57:00Z">
        <w:del w:id="2357" w:author="像个男人一样" w:date="2018-03-22T11:58:00Z">
          <w:r>
            <w:rPr>
              <w:b/>
            </w:rPr>
            <w:delText>错误！未指定顺序。</w:delText>
          </w:r>
        </w:del>
      </w:ins>
      <w:ins w:id="2358" w:author="像个男人一样" w:date="2018-03-21T01:48:00Z">
        <w:del w:id="2359" w:author="像个男人一样" w:date="2018-03-22T11:58:00Z">
          <w:r>
            <w:rPr>
              <w:b/>
            </w:rPr>
            <w:delText>错误！未指定顺序。错误！未指定顺序。</w:delText>
          </w:r>
        </w:del>
      </w:ins>
      <w:ins w:id="2360" w:author="像个男人一样" w:date="2018-03-21T01:47:00Z">
        <w:del w:id="2361" w:author="像个男人一样" w:date="2018-03-22T11:58:00Z">
          <w:r>
            <w:rPr>
              <w:b/>
            </w:rPr>
            <w:delText>错误！未指定顺序。</w:delText>
          </w:r>
        </w:del>
      </w:ins>
      <w:ins w:id="2362" w:author="像个男人一样" w:date="2018-03-21T01:46:00Z">
        <w:del w:id="2363" w:author="像个男人一样" w:date="2018-03-22T11:58:00Z">
          <w:r>
            <w:rPr>
              <w:b/>
            </w:rPr>
            <w:delText>错误！未指定顺序。</w:delText>
          </w:r>
        </w:del>
      </w:ins>
      <w:ins w:id="2364" w:author="像个男人一样" w:date="2018-03-21T01:45:00Z">
        <w:del w:id="2365" w:author="像个男人一样" w:date="2018-03-22T11:58:00Z">
          <w:r>
            <w:rPr>
              <w:b/>
            </w:rPr>
            <w:delText>错误！未指定顺序。错误！未指定顺序。</w:delText>
          </w:r>
        </w:del>
      </w:ins>
      <w:ins w:id="2366" w:author="像个男人一样" w:date="2018-03-21T01:43:00Z">
        <w:del w:id="2367" w:author="像个男人一样" w:date="2018-03-22T11:58:00Z">
          <w:r>
            <w:rPr>
              <w:b/>
            </w:rPr>
            <w:delText>错误！未指定顺序。</w:delText>
          </w:r>
        </w:del>
      </w:ins>
      <w:ins w:id="2368" w:author="像个男人一样" w:date="2018-03-21T01:42:00Z">
        <w:del w:id="2369" w:author="像个男人一样" w:date="2018-03-22T11:58:00Z">
          <w:r>
            <w:rPr>
              <w:b/>
            </w:rPr>
            <w:delText>错误！未指定顺序。</w:delText>
          </w:r>
        </w:del>
      </w:ins>
      <w:ins w:id="2370" w:author="像个男人一样" w:date="2018-03-21T01:40:00Z">
        <w:del w:id="2371" w:author="像个男人一样" w:date="2018-03-22T11:58:00Z">
          <w:r>
            <w:rPr>
              <w:b/>
            </w:rPr>
            <w:delText>错误！未指定顺序。错误！未指定顺序。</w:delText>
          </w:r>
        </w:del>
      </w:ins>
      <w:ins w:id="2372" w:author="像个男人一样" w:date="2018-03-21T01:39:00Z">
        <w:del w:id="2373" w:author="像个男人一样" w:date="2018-03-22T11:58:00Z">
          <w:r>
            <w:rPr>
              <w:b/>
            </w:rPr>
            <w:delText>错误！未指定顺序。</w:delText>
          </w:r>
        </w:del>
      </w:ins>
      <w:del w:id="2374" w:author="像个男人一样" w:date="2018-03-22T11:58:00Z">
        <w:r>
          <w:delText>6</w:delText>
        </w:r>
        <w:r>
          <w:fldChar w:fldCharType="end"/>
        </w:r>
      </w:del>
      <w:del w:id="2375" w:author="像个男人一样" w:date="2018-03-21T01:38:00Z">
        <w:r>
          <w:delText xml:space="preserve"> The three axes data of the accelerometer from iPhone</w:delText>
        </w:r>
      </w:del>
    </w:p>
    <w:p w14:paraId="1704C3FB" w14:textId="77777777" w:rsidR="0087014B" w:rsidRDefault="00D5184D">
      <w:pPr>
        <w:jc w:val="center"/>
        <w:rPr>
          <w:ins w:id="2376" w:author="像个男人一样" w:date="2018-03-21T01:38:00Z"/>
        </w:rPr>
        <w:pPrChange w:id="2377"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73D4C456" w:rsidR="0087014B" w:rsidRDefault="00D5184D">
      <w:pPr>
        <w:pStyle w:val="Caption"/>
        <w:jc w:val="center"/>
        <w:pPrChange w:id="2378" w:author="jie sun" w:date="2018-04-16T21:33:00Z">
          <w:pPr/>
        </w:pPrChange>
      </w:pPr>
      <w:bookmarkStart w:id="2379" w:name="_Toc517801876"/>
      <w:ins w:id="2380" w:author="像个男人一样" w:date="2018-03-21T01:38:00Z">
        <w:r>
          <w:t xml:space="preserve">Figure </w:t>
        </w:r>
      </w:ins>
      <w:ins w:id="2381" w:author="JIE  SUN" w:date="2018-06-21T13:36:00Z">
        <w:r w:rsidR="00A64E7B">
          <w:fldChar w:fldCharType="begin"/>
        </w:r>
        <w:r w:rsidR="00A64E7B">
          <w:instrText xml:space="preserve"> STYLEREF 1 \s </w:instrText>
        </w:r>
      </w:ins>
      <w:r w:rsidR="00A64E7B">
        <w:fldChar w:fldCharType="separate"/>
      </w:r>
      <w:r w:rsidR="00030772">
        <w:rPr>
          <w:noProof/>
        </w:rPr>
        <w:t>3</w:t>
      </w:r>
      <w:ins w:id="23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3</w:t>
      </w:r>
      <w:ins w:id="2383" w:author="JIE  SUN" w:date="2018-06-21T13:36:00Z">
        <w:r w:rsidR="00A64E7B">
          <w:fldChar w:fldCharType="end"/>
        </w:r>
      </w:ins>
      <w:ins w:id="2384" w:author="jie sun" w:date="2018-04-19T13:00:00Z">
        <w:del w:id="2385" w:author="JIE  SUN" w:date="2018-06-21T13:34:00Z">
          <w:r w:rsidR="00083FE7" w:rsidDel="00A64E7B">
            <w:fldChar w:fldCharType="begin"/>
          </w:r>
          <w:r w:rsidR="00083FE7" w:rsidDel="00A64E7B">
            <w:delInstrText xml:space="preserve"> STYLEREF 1 \s </w:delInstrText>
          </w:r>
        </w:del>
      </w:ins>
      <w:del w:id="2386" w:author="JIE  SUN" w:date="2018-06-21T13:34:00Z">
        <w:r w:rsidR="00083FE7" w:rsidDel="00A64E7B">
          <w:fldChar w:fldCharType="separate"/>
        </w:r>
        <w:r w:rsidR="00083FE7" w:rsidDel="00A64E7B">
          <w:rPr>
            <w:noProof/>
          </w:rPr>
          <w:delText>2</w:delText>
        </w:r>
      </w:del>
      <w:ins w:id="2387" w:author="jie sun" w:date="2018-04-19T13:00:00Z">
        <w:del w:id="23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89" w:author="JIE  SUN" w:date="2018-06-21T13:34:00Z">
        <w:r w:rsidR="00083FE7" w:rsidDel="00A64E7B">
          <w:fldChar w:fldCharType="separate"/>
        </w:r>
      </w:del>
      <w:ins w:id="2390" w:author="jie sun" w:date="2018-04-19T13:00:00Z">
        <w:del w:id="2391" w:author="JIE  SUN" w:date="2018-06-21T13:34:00Z">
          <w:r w:rsidR="00083FE7" w:rsidDel="00A64E7B">
            <w:rPr>
              <w:noProof/>
            </w:rPr>
            <w:delText>6</w:delText>
          </w:r>
          <w:r w:rsidR="00083FE7" w:rsidDel="00A64E7B">
            <w:fldChar w:fldCharType="end"/>
          </w:r>
        </w:del>
      </w:ins>
      <w:ins w:id="2392" w:author="像个男人一样" w:date="2018-03-21T01:38:00Z">
        <w:del w:id="239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94" w:author="像个男人一样" w:date="2018-03-22T11:51:00Z">
        <w:del w:id="2395" w:author="jie sun" w:date="2018-04-10T21:45:00Z">
          <w:r w:rsidDel="00454521">
            <w:delText>6</w:delText>
          </w:r>
        </w:del>
      </w:ins>
      <w:ins w:id="2396" w:author="像个男人一样" w:date="2018-03-21T01:38:00Z">
        <w:del w:id="2397" w:author="jie sun" w:date="2018-04-10T21:45:00Z">
          <w:r w:rsidDel="00454521">
            <w:fldChar w:fldCharType="end"/>
          </w:r>
        </w:del>
        <w:bookmarkStart w:id="2398" w:name="_Toc9582"/>
        <w:bookmarkStart w:id="2399" w:name="_Toc29940"/>
        <w:bookmarkStart w:id="2400" w:name="_Toc1696"/>
        <w:bookmarkStart w:id="2401" w:name="_Toc19466"/>
        <w:bookmarkStart w:id="2402" w:name="_Toc387"/>
        <w:bookmarkStart w:id="2403" w:name="_Toc28628"/>
        <w:bookmarkStart w:id="2404" w:name="_Toc15491"/>
        <w:bookmarkStart w:id="2405" w:name="_Toc1656"/>
        <w:bookmarkStart w:id="2406" w:name="_Toc2452"/>
        <w:bookmarkStart w:id="2407" w:name="_Toc17438"/>
        <w:bookmarkStart w:id="2408" w:name="_Toc1373"/>
        <w:bookmarkStart w:id="2409" w:name="_Toc30426"/>
        <w:bookmarkStart w:id="2410" w:name="_Toc12246"/>
        <w:bookmarkStart w:id="2411" w:name="_Toc7459"/>
        <w:bookmarkStart w:id="2412" w:name="_Toc10065"/>
        <w:bookmarkStart w:id="2413" w:name="_Toc3980"/>
        <w:bookmarkStart w:id="2414" w:name="_Toc343"/>
        <w:bookmarkStart w:id="2415" w:name="_Toc13466"/>
        <w:bookmarkStart w:id="2416" w:name="_Toc15005"/>
        <w:bookmarkStart w:id="2417" w:name="_Toc10603"/>
        <w:bookmarkStart w:id="2418" w:name="_Toc11415"/>
        <w:bookmarkStart w:id="2419" w:name="_Toc3963"/>
        <w:bookmarkStart w:id="2420" w:name="_Toc12811"/>
        <w:bookmarkStart w:id="2421" w:name="_Toc6237"/>
        <w:bookmarkStart w:id="2422" w:name="_Toc23021"/>
        <w:r>
          <w:rPr>
            <w:rFonts w:hint="eastAsia"/>
          </w:rPr>
          <w:t xml:space="preserve">:The </w:t>
        </w:r>
      </w:ins>
      <w:ins w:id="2423" w:author="jie sun" w:date="2018-04-16T22:26:00Z">
        <w:r w:rsidR="00AD0BC6">
          <w:rPr>
            <w:rFonts w:hint="eastAsia"/>
          </w:rPr>
          <w:t>T</w:t>
        </w:r>
      </w:ins>
      <w:ins w:id="2424" w:author="像个男人一样" w:date="2018-03-21T01:38:00Z">
        <w:del w:id="2425" w:author="jie sun" w:date="2018-04-16T22:26:00Z">
          <w:r w:rsidDel="00AD0BC6">
            <w:rPr>
              <w:rFonts w:hint="eastAsia"/>
            </w:rPr>
            <w:delText>t</w:delText>
          </w:r>
        </w:del>
        <w:r>
          <w:rPr>
            <w:rFonts w:hint="eastAsia"/>
          </w:rPr>
          <w:t>hree</w:t>
        </w:r>
      </w:ins>
      <w:ins w:id="2426" w:author="jie sun" w:date="2018-04-16T22:26:00Z">
        <w:r w:rsidR="00AD0BC6">
          <w:t xml:space="preserve"> </w:t>
        </w:r>
        <w:r w:rsidR="00AD0BC6">
          <w:rPr>
            <w:rFonts w:hint="eastAsia"/>
          </w:rPr>
          <w:t>A</w:t>
        </w:r>
      </w:ins>
      <w:ins w:id="2427" w:author="像个男人一样" w:date="2018-03-21T01:38:00Z">
        <w:del w:id="2428" w:author="jie sun" w:date="2018-04-16T22:26:00Z">
          <w:r w:rsidDel="00AD0BC6">
            <w:rPr>
              <w:rFonts w:hint="eastAsia"/>
            </w:rPr>
            <w:delText xml:space="preserve"> a</w:delText>
          </w:r>
        </w:del>
        <w:r>
          <w:rPr>
            <w:rFonts w:hint="eastAsia"/>
          </w:rPr>
          <w:t xml:space="preserve">xes </w:t>
        </w:r>
      </w:ins>
      <w:ins w:id="2429" w:author="jie sun" w:date="2018-04-16T22:26:00Z">
        <w:r w:rsidR="00AD0BC6">
          <w:rPr>
            <w:rFonts w:hint="eastAsia"/>
          </w:rPr>
          <w:t>D</w:t>
        </w:r>
      </w:ins>
      <w:ins w:id="2430" w:author="像个男人一样" w:date="2018-03-21T01:38:00Z">
        <w:del w:id="2431" w:author="jie sun" w:date="2018-04-16T22:26:00Z">
          <w:r w:rsidDel="00AD0BC6">
            <w:rPr>
              <w:rFonts w:hint="eastAsia"/>
            </w:rPr>
            <w:delText>d</w:delText>
          </w:r>
        </w:del>
        <w:r>
          <w:rPr>
            <w:rFonts w:hint="eastAsia"/>
          </w:rPr>
          <w:t xml:space="preserve">ata </w:t>
        </w:r>
      </w:ins>
      <w:ins w:id="2432" w:author="jie sun" w:date="2018-04-16T22:26:00Z">
        <w:r w:rsidR="00AD0BC6">
          <w:rPr>
            <w:rFonts w:hint="eastAsia"/>
          </w:rPr>
          <w:t>O</w:t>
        </w:r>
      </w:ins>
      <w:ins w:id="2433" w:author="像个男人一样" w:date="2018-03-21T01:38:00Z">
        <w:del w:id="2434" w:author="jie sun" w:date="2018-04-16T22:26:00Z">
          <w:r w:rsidDel="00AD0BC6">
            <w:rPr>
              <w:rFonts w:hint="eastAsia"/>
            </w:rPr>
            <w:delText>o</w:delText>
          </w:r>
        </w:del>
        <w:r>
          <w:rPr>
            <w:rFonts w:hint="eastAsia"/>
          </w:rPr>
          <w:t xml:space="preserve">f </w:t>
        </w:r>
      </w:ins>
      <w:ins w:id="2435" w:author="jie sun" w:date="2018-04-16T22:26:00Z">
        <w:r w:rsidR="00AD0BC6">
          <w:rPr>
            <w:rFonts w:hint="eastAsia"/>
          </w:rPr>
          <w:t>T</w:t>
        </w:r>
      </w:ins>
      <w:ins w:id="2436" w:author="像个男人一样" w:date="2018-03-21T01:38:00Z">
        <w:del w:id="2437" w:author="jie sun" w:date="2018-04-16T22:26:00Z">
          <w:r w:rsidDel="00AD0BC6">
            <w:rPr>
              <w:rFonts w:hint="eastAsia"/>
            </w:rPr>
            <w:delText>t</w:delText>
          </w:r>
        </w:del>
        <w:r>
          <w:rPr>
            <w:rFonts w:hint="eastAsia"/>
          </w:rPr>
          <w:t xml:space="preserve">he </w:t>
        </w:r>
      </w:ins>
      <w:ins w:id="2438" w:author="jie sun" w:date="2018-04-16T22:26:00Z">
        <w:r w:rsidR="00AD0BC6">
          <w:rPr>
            <w:rFonts w:hint="eastAsia"/>
          </w:rPr>
          <w:t>A</w:t>
        </w:r>
      </w:ins>
      <w:ins w:id="2439" w:author="像个男人一样" w:date="2018-03-21T01:38:00Z">
        <w:del w:id="2440" w:author="jie sun" w:date="2018-04-16T22:26:00Z">
          <w:r w:rsidDel="00AD0BC6">
            <w:rPr>
              <w:rFonts w:hint="eastAsia"/>
            </w:rPr>
            <w:delText>a</w:delText>
          </w:r>
        </w:del>
        <w:r>
          <w:rPr>
            <w:rFonts w:hint="eastAsia"/>
          </w:rPr>
          <w:t xml:space="preserve">ccelerometer </w:t>
        </w:r>
      </w:ins>
      <w:ins w:id="2441" w:author="jie sun" w:date="2018-04-16T22:26:00Z">
        <w:r w:rsidR="00AD0BC6">
          <w:rPr>
            <w:rFonts w:hint="eastAsia"/>
          </w:rPr>
          <w:t>F</w:t>
        </w:r>
      </w:ins>
      <w:ins w:id="2442" w:author="像个男人一样" w:date="2018-03-21T01:38:00Z">
        <w:del w:id="2443" w:author="jie sun" w:date="2018-04-16T22:26:00Z">
          <w:r w:rsidDel="00AD0BC6">
            <w:rPr>
              <w:rFonts w:hint="eastAsia"/>
            </w:rPr>
            <w:delText>f</w:delText>
          </w:r>
        </w:del>
        <w:r>
          <w:rPr>
            <w:rFonts w:hint="eastAsia"/>
          </w:rPr>
          <w:t>rom iPhone</w:t>
        </w:r>
      </w:ins>
      <w:bookmarkEnd w:id="2379"/>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p>
    <w:p w14:paraId="0BEF62CE" w14:textId="32C63115" w:rsidR="0087014B" w:rsidDel="00172B7C" w:rsidRDefault="00172B7C" w:rsidP="00E21CA1">
      <w:pPr>
        <w:rPr>
          <w:del w:id="2444" w:author="jie sun" w:date="2018-04-08T18:21:00Z"/>
        </w:rPr>
      </w:pPr>
      <w:ins w:id="2445" w:author="jie sun" w:date="2018-04-08T18:19:00Z">
        <w:r>
          <w:t>Even</w:t>
        </w:r>
        <w:r w:rsidR="004256CC">
          <w:t xml:space="preserve"> the direction of the phone in the pocket is unpredictable, the </w:t>
        </w:r>
      </w:ins>
      <w:ins w:id="2446" w:author="jie sun" w:date="2018-04-08T18:20:00Z">
        <w:r>
          <w:t>general tend</w:t>
        </w:r>
      </w:ins>
      <w:ins w:id="2447" w:author="jie sun" w:date="2018-06-09T16:48:00Z">
        <w:r w:rsidR="007768FC">
          <w:t>s</w:t>
        </w:r>
      </w:ins>
      <w:ins w:id="2448" w:author="jie sun" w:date="2018-04-08T18:20:00Z">
        <w:r>
          <w:t xml:space="preserve"> can be got.</w:t>
        </w:r>
        <w:r>
          <w:rPr>
            <w:rFonts w:hint="eastAsia"/>
          </w:rPr>
          <w:t xml:space="preserve"> </w:t>
        </w:r>
      </w:ins>
      <w:del w:id="2449" w:author="jie sun" w:date="2018-04-08T18:21:00Z">
        <w:r w:rsidR="00D5184D" w:rsidDel="00FC1DF2">
          <w:delText>we can calculate a peak value and a bottom value during one step.</w:delText>
        </w:r>
      </w:del>
    </w:p>
    <w:p w14:paraId="79AE3B4B" w14:textId="6585ECE3" w:rsidR="0087014B" w:rsidRDefault="00D5184D">
      <w:pPr>
        <w:rPr>
          <w:del w:id="2450" w:author="像个男人一样" w:date="2018-03-22T11:58:00Z"/>
        </w:rPr>
      </w:pPr>
      <w:del w:id="2451"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52"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53" w:author="jie sun" w:date="2018-04-08T18:21:00Z">
          <w:pPr>
            <w:pStyle w:val="Subtitle"/>
          </w:pPr>
        </w:pPrChange>
      </w:pPr>
      <w:del w:id="2454" w:author="像个男人一样" w:date="2018-03-22T11:58:00Z">
        <w:r>
          <w:delText xml:space="preserve">Figure 2. </w:delText>
        </w:r>
        <w:r>
          <w:fldChar w:fldCharType="begin"/>
        </w:r>
        <w:r>
          <w:delInstrText xml:space="preserve"> SEQ Figure_2. \* ARABIC </w:delInstrText>
        </w:r>
        <w:r>
          <w:fldChar w:fldCharType="separate"/>
        </w:r>
      </w:del>
      <w:ins w:id="2455" w:author="像个男人一样" w:date="2018-03-22T11:51:00Z">
        <w:del w:id="2456" w:author="像个男人一样" w:date="2018-03-22T11:58:00Z">
          <w:r>
            <w:rPr>
              <w:b/>
            </w:rPr>
            <w:delText>错误！未指定顺序。</w:delText>
          </w:r>
        </w:del>
      </w:ins>
      <w:ins w:id="2457" w:author="像个男人一样" w:date="2018-03-21T23:39:00Z">
        <w:del w:id="2458" w:author="像个男人一样" w:date="2018-03-22T11:58:00Z">
          <w:r>
            <w:rPr>
              <w:b/>
            </w:rPr>
            <w:delText>错误！未指定顺序。</w:delText>
          </w:r>
        </w:del>
      </w:ins>
      <w:ins w:id="2459" w:author="像个男人一样" w:date="2018-03-21T23:10:00Z">
        <w:del w:id="2460" w:author="像个男人一样" w:date="2018-03-22T11:58:00Z">
          <w:r>
            <w:rPr>
              <w:b/>
            </w:rPr>
            <w:delText>错误！未指定顺序。</w:delText>
          </w:r>
        </w:del>
      </w:ins>
      <w:ins w:id="2461" w:author="像个男人一样" w:date="2018-03-21T23:08:00Z">
        <w:del w:id="2462" w:author="像个男人一样" w:date="2018-03-22T11:58:00Z">
          <w:r>
            <w:rPr>
              <w:b/>
            </w:rPr>
            <w:delText>错误！未指定顺序。</w:delText>
          </w:r>
        </w:del>
      </w:ins>
      <w:ins w:id="2463" w:author="像个男人一样" w:date="2018-03-21T02:33:00Z">
        <w:del w:id="2464" w:author="像个男人一样" w:date="2018-03-22T11:58:00Z">
          <w:r>
            <w:rPr>
              <w:b/>
            </w:rPr>
            <w:delText>错误！未指定顺序。错误！未指定顺序。</w:delText>
          </w:r>
        </w:del>
      </w:ins>
      <w:ins w:id="2465" w:author="像个男人一样" w:date="2018-03-21T02:31:00Z">
        <w:del w:id="2466" w:author="像个男人一样" w:date="2018-03-22T11:58:00Z">
          <w:r>
            <w:rPr>
              <w:b/>
            </w:rPr>
            <w:delText>错误！未指定顺序。</w:delText>
          </w:r>
        </w:del>
      </w:ins>
      <w:ins w:id="2467" w:author="像个男人一样" w:date="2018-03-21T02:30:00Z">
        <w:del w:id="2468" w:author="像个男人一样" w:date="2018-03-22T11:58:00Z">
          <w:r>
            <w:rPr>
              <w:b/>
            </w:rPr>
            <w:delText>错误！未指定顺序。</w:delText>
          </w:r>
        </w:del>
      </w:ins>
      <w:ins w:id="2469" w:author="像个男人一样" w:date="2018-03-21T02:29:00Z">
        <w:del w:id="2470" w:author="像个男人一样" w:date="2018-03-22T11:58:00Z">
          <w:r>
            <w:rPr>
              <w:b/>
            </w:rPr>
            <w:delText>错误！未指定顺序。错误！未指定顺序。</w:delText>
          </w:r>
        </w:del>
      </w:ins>
      <w:ins w:id="2471" w:author="像个男人一样" w:date="2018-03-21T02:26:00Z">
        <w:del w:id="2472" w:author="像个男人一样" w:date="2018-03-22T11:58:00Z">
          <w:r>
            <w:rPr>
              <w:b/>
            </w:rPr>
            <w:delText>错误！未指定顺序。</w:delText>
          </w:r>
        </w:del>
      </w:ins>
      <w:ins w:id="2473" w:author="像个男人一样" w:date="2018-03-21T02:25:00Z">
        <w:del w:id="2474" w:author="像个男人一样" w:date="2018-03-22T11:58:00Z">
          <w:r>
            <w:rPr>
              <w:b/>
            </w:rPr>
            <w:delText>错误！未指定顺序。</w:delText>
          </w:r>
        </w:del>
      </w:ins>
      <w:ins w:id="2475" w:author="像个男人一样" w:date="2018-03-21T02:24:00Z">
        <w:del w:id="2476" w:author="像个男人一样" w:date="2018-03-22T11:58:00Z">
          <w:r>
            <w:rPr>
              <w:b/>
            </w:rPr>
            <w:delText>错误！未指定顺序。</w:delText>
          </w:r>
        </w:del>
      </w:ins>
      <w:ins w:id="2477" w:author="像个男人一样" w:date="2018-03-21T02:23:00Z">
        <w:del w:id="2478" w:author="像个男人一样" w:date="2018-03-22T11:58:00Z">
          <w:r>
            <w:rPr>
              <w:b/>
            </w:rPr>
            <w:delText>错误！未指定顺序。</w:delText>
          </w:r>
        </w:del>
      </w:ins>
      <w:ins w:id="2479" w:author="像个男人一样" w:date="2018-03-21T02:22:00Z">
        <w:del w:id="2480" w:author="像个男人一样" w:date="2018-03-22T11:58:00Z">
          <w:r>
            <w:rPr>
              <w:b/>
            </w:rPr>
            <w:delText>错误！未指定顺序。</w:delText>
          </w:r>
        </w:del>
      </w:ins>
      <w:ins w:id="2481" w:author="像个男人一样" w:date="2018-03-21T02:17:00Z">
        <w:del w:id="2482" w:author="像个男人一样" w:date="2018-03-22T11:58:00Z">
          <w:r>
            <w:rPr>
              <w:b/>
            </w:rPr>
            <w:delText>错误！未指定顺序。错误！未指定顺序。错误！未指定顺序。</w:delText>
          </w:r>
        </w:del>
      </w:ins>
      <w:ins w:id="2483" w:author="像个男人一样" w:date="2018-03-21T02:15:00Z">
        <w:del w:id="2484" w:author="像个男人一样" w:date="2018-03-22T11:58:00Z">
          <w:r>
            <w:rPr>
              <w:b/>
            </w:rPr>
            <w:delText>错误！未指定顺序。</w:delText>
          </w:r>
        </w:del>
      </w:ins>
      <w:ins w:id="2485" w:author="像个男人一样" w:date="2018-03-21T02:14:00Z">
        <w:del w:id="2486" w:author="像个男人一样" w:date="2018-03-22T11:58:00Z">
          <w:r>
            <w:rPr>
              <w:b/>
            </w:rPr>
            <w:delText>错误！未指定顺序。</w:delText>
          </w:r>
        </w:del>
      </w:ins>
      <w:ins w:id="2487" w:author="像个男人一样" w:date="2018-03-21T02:13:00Z">
        <w:del w:id="2488" w:author="像个男人一样" w:date="2018-03-22T11:58:00Z">
          <w:r>
            <w:rPr>
              <w:b/>
            </w:rPr>
            <w:delText>错误！未指定顺序。</w:delText>
          </w:r>
        </w:del>
      </w:ins>
      <w:ins w:id="2489" w:author="像个男人一样" w:date="2018-03-21T02:12:00Z">
        <w:del w:id="2490" w:author="像个男人一样" w:date="2018-03-22T11:58:00Z">
          <w:r>
            <w:rPr>
              <w:b/>
            </w:rPr>
            <w:delText>错误！未指定顺序。</w:delText>
          </w:r>
        </w:del>
      </w:ins>
      <w:ins w:id="2491" w:author="像个男人一样" w:date="2018-03-21T02:02:00Z">
        <w:del w:id="2492" w:author="像个男人一样" w:date="2018-03-22T11:58:00Z">
          <w:r>
            <w:rPr>
              <w:b/>
            </w:rPr>
            <w:delText>错误！未指定顺序。错误！未指定顺序。</w:delText>
          </w:r>
        </w:del>
      </w:ins>
      <w:ins w:id="2493" w:author="像个男人一样" w:date="2018-03-21T02:01:00Z">
        <w:del w:id="2494" w:author="像个男人一样" w:date="2018-03-22T11:58:00Z">
          <w:r>
            <w:rPr>
              <w:b/>
            </w:rPr>
            <w:delText>错误！未指定顺序。</w:delText>
          </w:r>
        </w:del>
      </w:ins>
      <w:ins w:id="2495" w:author="像个男人一样" w:date="2018-03-21T02:00:00Z">
        <w:del w:id="2496" w:author="像个男人一样" w:date="2018-03-22T11:58:00Z">
          <w:r>
            <w:rPr>
              <w:b/>
            </w:rPr>
            <w:delText>错误！未指定顺序。</w:delText>
          </w:r>
        </w:del>
      </w:ins>
      <w:ins w:id="2497" w:author="像个男人一样" w:date="2018-03-21T01:59:00Z">
        <w:del w:id="2498" w:author="像个男人一样" w:date="2018-03-22T11:58:00Z">
          <w:r>
            <w:rPr>
              <w:b/>
            </w:rPr>
            <w:delText>错误！未指定顺序。</w:delText>
          </w:r>
        </w:del>
      </w:ins>
      <w:ins w:id="2499" w:author="像个男人一样" w:date="2018-03-21T01:58:00Z">
        <w:del w:id="2500" w:author="像个男人一样" w:date="2018-03-22T11:58:00Z">
          <w:r>
            <w:rPr>
              <w:b/>
            </w:rPr>
            <w:delText>错误！未指定顺序。错误！未指定顺序。</w:delText>
          </w:r>
        </w:del>
      </w:ins>
      <w:ins w:id="2501" w:author="像个男人一样" w:date="2018-03-21T01:57:00Z">
        <w:del w:id="2502" w:author="像个男人一样" w:date="2018-03-22T11:58:00Z">
          <w:r>
            <w:rPr>
              <w:b/>
            </w:rPr>
            <w:delText>错误！未指定顺序。</w:delText>
          </w:r>
        </w:del>
      </w:ins>
      <w:ins w:id="2503" w:author="像个男人一样" w:date="2018-03-21T01:48:00Z">
        <w:del w:id="2504" w:author="像个男人一样" w:date="2018-03-22T11:58:00Z">
          <w:r>
            <w:rPr>
              <w:b/>
            </w:rPr>
            <w:delText>错误！未指定顺序。错误！未指定顺序。</w:delText>
          </w:r>
        </w:del>
      </w:ins>
      <w:ins w:id="2505" w:author="像个男人一样" w:date="2018-03-21T01:47:00Z">
        <w:del w:id="2506" w:author="像个男人一样" w:date="2018-03-22T11:58:00Z">
          <w:r>
            <w:rPr>
              <w:b/>
            </w:rPr>
            <w:delText>错误！未指定顺序。</w:delText>
          </w:r>
        </w:del>
      </w:ins>
      <w:ins w:id="2507" w:author="像个男人一样" w:date="2018-03-21T01:46:00Z">
        <w:del w:id="2508" w:author="像个男人一样" w:date="2018-03-22T11:58:00Z">
          <w:r>
            <w:rPr>
              <w:b/>
            </w:rPr>
            <w:delText>错误！未指定顺序。</w:delText>
          </w:r>
        </w:del>
      </w:ins>
      <w:ins w:id="2509" w:author="像个男人一样" w:date="2018-03-21T01:45:00Z">
        <w:del w:id="2510" w:author="像个男人一样" w:date="2018-03-22T11:58:00Z">
          <w:r>
            <w:rPr>
              <w:b/>
            </w:rPr>
            <w:delText>错误！未指定顺序。错误！未指定顺序。</w:delText>
          </w:r>
        </w:del>
      </w:ins>
      <w:ins w:id="2511" w:author="像个男人一样" w:date="2018-03-21T01:43:00Z">
        <w:del w:id="2512" w:author="像个男人一样" w:date="2018-03-22T11:58:00Z">
          <w:r>
            <w:rPr>
              <w:b/>
            </w:rPr>
            <w:delText>错误！未指定顺序。</w:delText>
          </w:r>
        </w:del>
      </w:ins>
      <w:ins w:id="2513" w:author="像个男人一样" w:date="2018-03-21T01:42:00Z">
        <w:del w:id="2514" w:author="像个男人一样" w:date="2018-03-22T11:58:00Z">
          <w:r>
            <w:rPr>
              <w:b/>
            </w:rPr>
            <w:delText>错误！未指定顺序。</w:delText>
          </w:r>
        </w:del>
      </w:ins>
      <w:ins w:id="2515" w:author="像个男人一样" w:date="2018-03-21T01:40:00Z">
        <w:del w:id="2516" w:author="像个男人一样" w:date="2018-03-22T11:58:00Z">
          <w:r>
            <w:rPr>
              <w:b/>
            </w:rPr>
            <w:delText>错误！未指定顺序。错误！未指定顺序。</w:delText>
          </w:r>
        </w:del>
      </w:ins>
      <w:del w:id="2517" w:author="像个男人一样" w:date="2018-03-22T11:58:00Z">
        <w:r>
          <w:delText>7</w:delText>
        </w:r>
        <w:r>
          <w:fldChar w:fldCharType="end"/>
        </w:r>
      </w:del>
      <w:del w:id="2518" w:author="像个男人一样" w:date="2018-03-21T01:39:00Z">
        <w:r>
          <w:delText xml:space="preserve"> The total accelerometer data after calculation</w:delText>
        </w:r>
      </w:del>
    </w:p>
    <w:p w14:paraId="3CFF21F8" w14:textId="77777777" w:rsidR="0087014B" w:rsidRDefault="00D5184D">
      <w:pPr>
        <w:jc w:val="center"/>
        <w:rPr>
          <w:ins w:id="2519" w:author="像个男人一样" w:date="2018-03-21T01:39:00Z"/>
        </w:rPr>
        <w:pPrChange w:id="2520"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16E59798" w:rsidR="0087014B" w:rsidRPr="00806241" w:rsidRDefault="00D5184D">
      <w:pPr>
        <w:pStyle w:val="Caption"/>
        <w:jc w:val="center"/>
        <w:pPrChange w:id="2521" w:author="jie sun" w:date="2018-04-16T21:33:00Z">
          <w:pPr/>
        </w:pPrChange>
      </w:pPr>
      <w:bookmarkStart w:id="2522" w:name="_Toc517801877"/>
      <w:ins w:id="2523" w:author="像个男人一样" w:date="2018-03-21T01:39:00Z">
        <w:r w:rsidRPr="00606542">
          <w:t xml:space="preserve">Figure </w:t>
        </w:r>
      </w:ins>
      <w:ins w:id="2524" w:author="JIE  SUN" w:date="2018-06-21T13:36:00Z">
        <w:r w:rsidR="00A64E7B">
          <w:fldChar w:fldCharType="begin"/>
        </w:r>
        <w:r w:rsidR="00A64E7B">
          <w:instrText xml:space="preserve"> STYLEREF 1 \s </w:instrText>
        </w:r>
      </w:ins>
      <w:r w:rsidR="00A64E7B">
        <w:fldChar w:fldCharType="separate"/>
      </w:r>
      <w:r w:rsidR="00030772">
        <w:rPr>
          <w:noProof/>
        </w:rPr>
        <w:t>3</w:t>
      </w:r>
      <w:ins w:id="252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4</w:t>
      </w:r>
      <w:ins w:id="2526" w:author="JIE  SUN" w:date="2018-06-21T13:36:00Z">
        <w:r w:rsidR="00A64E7B">
          <w:fldChar w:fldCharType="end"/>
        </w:r>
      </w:ins>
      <w:ins w:id="2527" w:author="jie sun" w:date="2018-04-19T13:00:00Z">
        <w:del w:id="2528" w:author="JIE  SUN" w:date="2018-06-21T13:34:00Z">
          <w:r w:rsidR="00083FE7" w:rsidDel="00A64E7B">
            <w:fldChar w:fldCharType="begin"/>
          </w:r>
          <w:r w:rsidR="00083FE7" w:rsidDel="00A64E7B">
            <w:delInstrText xml:space="preserve"> STYLEREF 1 \s </w:delInstrText>
          </w:r>
        </w:del>
      </w:ins>
      <w:del w:id="2529" w:author="JIE  SUN" w:date="2018-06-21T13:34:00Z">
        <w:r w:rsidR="00083FE7" w:rsidDel="00A64E7B">
          <w:fldChar w:fldCharType="separate"/>
        </w:r>
        <w:r w:rsidR="00083FE7" w:rsidDel="00A64E7B">
          <w:rPr>
            <w:noProof/>
          </w:rPr>
          <w:delText>2</w:delText>
        </w:r>
      </w:del>
      <w:ins w:id="2530" w:author="jie sun" w:date="2018-04-19T13:00:00Z">
        <w:del w:id="253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32" w:author="JIE  SUN" w:date="2018-06-21T13:34:00Z">
        <w:r w:rsidR="00083FE7" w:rsidDel="00A64E7B">
          <w:fldChar w:fldCharType="separate"/>
        </w:r>
      </w:del>
      <w:ins w:id="2533" w:author="jie sun" w:date="2018-04-19T13:00:00Z">
        <w:del w:id="2534" w:author="JIE  SUN" w:date="2018-06-21T13:34:00Z">
          <w:r w:rsidR="00083FE7" w:rsidDel="00A64E7B">
            <w:rPr>
              <w:noProof/>
            </w:rPr>
            <w:delText>7</w:delText>
          </w:r>
          <w:r w:rsidR="00083FE7" w:rsidDel="00A64E7B">
            <w:fldChar w:fldCharType="end"/>
          </w:r>
        </w:del>
      </w:ins>
      <w:ins w:id="2535" w:author="像个男人一样" w:date="2018-03-21T01:39:00Z">
        <w:del w:id="2536"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37" w:author="像个男人一样" w:date="2018-03-22T11:51:00Z">
        <w:del w:id="2538" w:author="jie sun" w:date="2018-04-10T21:45:00Z">
          <w:r w:rsidDel="00454521">
            <w:rPr>
              <w:rFonts w:hint="eastAsia"/>
            </w:rPr>
            <w:delText>7</w:delText>
          </w:r>
        </w:del>
      </w:ins>
      <w:ins w:id="2539" w:author="像个男人一样" w:date="2018-03-21T01:39:00Z">
        <w:del w:id="2540" w:author="jie sun" w:date="2018-04-10T21:45:00Z">
          <w:r w:rsidRPr="0044101A" w:rsidDel="00454521">
            <w:fldChar w:fldCharType="end"/>
          </w:r>
        </w:del>
        <w:bookmarkStart w:id="2541" w:name="_Toc29481"/>
        <w:bookmarkStart w:id="2542" w:name="_Toc19452"/>
        <w:bookmarkStart w:id="2543" w:name="_Toc1592"/>
        <w:bookmarkStart w:id="2544" w:name="_Toc10661"/>
        <w:bookmarkStart w:id="2545" w:name="_Toc21462"/>
        <w:bookmarkStart w:id="2546" w:name="_Toc29518"/>
        <w:bookmarkStart w:id="2547" w:name="_Toc5794"/>
        <w:bookmarkStart w:id="2548" w:name="_Toc8346"/>
        <w:bookmarkStart w:id="2549" w:name="_Toc28156"/>
        <w:bookmarkStart w:id="2550" w:name="_Toc10212"/>
        <w:bookmarkStart w:id="2551" w:name="_Toc32211"/>
        <w:bookmarkStart w:id="2552" w:name="_Toc13538"/>
        <w:bookmarkStart w:id="2553" w:name="_Toc1991"/>
        <w:bookmarkStart w:id="2554" w:name="_Toc16992"/>
        <w:bookmarkStart w:id="2555" w:name="_Toc7798"/>
        <w:bookmarkStart w:id="2556" w:name="_Toc6022"/>
        <w:bookmarkStart w:id="2557" w:name="_Toc14482"/>
        <w:bookmarkStart w:id="2558" w:name="_Toc20726"/>
        <w:bookmarkStart w:id="2559" w:name="_Toc2000"/>
        <w:bookmarkStart w:id="2560" w:name="_Toc5819"/>
        <w:bookmarkStart w:id="2561" w:name="_Toc15439"/>
        <w:bookmarkStart w:id="2562" w:name="_Toc25116"/>
        <w:bookmarkStart w:id="2563" w:name="_Toc2240"/>
        <w:bookmarkStart w:id="2564" w:name="_Toc13189"/>
        <w:bookmarkStart w:id="2565" w:name="_Toc17023"/>
        <w:r w:rsidRPr="0044101A">
          <w:t>:</w:t>
        </w:r>
      </w:ins>
      <w:r w:rsidR="00BB419E">
        <w:t xml:space="preserve"> </w:t>
      </w:r>
      <w:ins w:id="2566" w:author="像个男人一样" w:date="2018-03-21T01:39:00Z">
        <w:r w:rsidRPr="0044101A">
          <w:t xml:space="preserve">The </w:t>
        </w:r>
      </w:ins>
      <w:r w:rsidR="00B05758">
        <w:t>Merged</w:t>
      </w:r>
      <w:ins w:id="2567" w:author="像个男人一样" w:date="2018-03-21T01:39:00Z">
        <w:r w:rsidRPr="00134162">
          <w:t xml:space="preserve"> </w:t>
        </w:r>
      </w:ins>
      <w:ins w:id="2568" w:author="jie sun" w:date="2018-04-16T22:26:00Z">
        <w:r w:rsidR="002910AD">
          <w:t>A</w:t>
        </w:r>
      </w:ins>
      <w:ins w:id="2569" w:author="像个男人一样" w:date="2018-03-21T01:39:00Z">
        <w:del w:id="2570" w:author="jie sun" w:date="2018-04-16T22:26:00Z">
          <w:r w:rsidRPr="00495DE5" w:rsidDel="002910AD">
            <w:delText>a</w:delText>
          </w:r>
        </w:del>
        <w:r w:rsidRPr="00134162">
          <w:t xml:space="preserve">ccelerometer </w:t>
        </w:r>
      </w:ins>
      <w:ins w:id="2571" w:author="jie sun" w:date="2018-04-16T22:26:00Z">
        <w:r w:rsidR="002910AD">
          <w:t>D</w:t>
        </w:r>
      </w:ins>
      <w:ins w:id="2572" w:author="像个男人一样" w:date="2018-03-21T01:39:00Z">
        <w:del w:id="2573" w:author="jie sun" w:date="2018-04-16T22:26:00Z">
          <w:r w:rsidRPr="00495DE5" w:rsidDel="002910AD">
            <w:delText>d</w:delText>
          </w:r>
        </w:del>
        <w:r w:rsidRPr="00134162">
          <w:t xml:space="preserve">ata </w:t>
        </w:r>
      </w:ins>
      <w:ins w:id="2574" w:author="jie sun" w:date="2018-04-16T22:26:00Z">
        <w:r w:rsidR="002910AD">
          <w:t>A</w:t>
        </w:r>
      </w:ins>
      <w:ins w:id="2575" w:author="像个男人一样" w:date="2018-03-21T01:39:00Z">
        <w:del w:id="2576" w:author="jie sun" w:date="2018-04-16T22:26:00Z">
          <w:r w:rsidRPr="00495DE5" w:rsidDel="002910AD">
            <w:delText>a</w:delText>
          </w:r>
        </w:del>
        <w:r w:rsidRPr="00134162">
          <w:t xml:space="preserve">fter </w:t>
        </w:r>
      </w:ins>
      <w:ins w:id="2577" w:author="jie sun" w:date="2018-04-16T22:26:00Z">
        <w:r w:rsidR="002910AD">
          <w:t>C</w:t>
        </w:r>
      </w:ins>
      <w:ins w:id="2578" w:author="像个男人一样" w:date="2018-03-21T01:39:00Z">
        <w:del w:id="2579" w:author="jie sun" w:date="2018-04-16T22:26:00Z">
          <w:r w:rsidRPr="00495DE5" w:rsidDel="002910AD">
            <w:delText>c</w:delText>
          </w:r>
        </w:del>
        <w:r w:rsidRPr="00134162">
          <w:t>alculation</w:t>
        </w:r>
      </w:ins>
      <w:bookmarkEnd w:id="2522"/>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478FC197" w14:textId="77777777" w:rsidR="0087014B" w:rsidRDefault="00D5184D">
      <w:pPr>
        <w:pStyle w:val="Subtitle"/>
        <w:rPr>
          <w:del w:id="2580" w:author="像个男人一样" w:date="2018-03-21T01:39:00Z"/>
        </w:rPr>
      </w:pPr>
      <w:del w:id="2581" w:author="像个男人一样" w:date="2018-03-21T01:39:00Z">
        <w:r>
          <w:delText>Picture 2.2.2.3</w:delText>
        </w:r>
        <w:bookmarkStart w:id="2582" w:name="_Toc511230180"/>
        <w:bookmarkStart w:id="2583" w:name="_Toc511295630"/>
        <w:bookmarkStart w:id="2584" w:name="_Toc511677513"/>
        <w:bookmarkStart w:id="2585" w:name="_Toc511677682"/>
        <w:bookmarkStart w:id="2586" w:name="_Toc511677734"/>
        <w:bookmarkStart w:id="2587" w:name="_Toc511906218"/>
        <w:bookmarkStart w:id="2588" w:name="_Toc517801766"/>
        <w:bookmarkStart w:id="2589" w:name="_Toc517813675"/>
        <w:bookmarkStart w:id="2590" w:name="_Toc517899090"/>
        <w:bookmarkStart w:id="2591" w:name="_Toc517899611"/>
        <w:bookmarkStart w:id="2592" w:name="_Toc517900219"/>
        <w:bookmarkStart w:id="2593" w:name="_Toc517900399"/>
        <w:bookmarkStart w:id="2594" w:name="_Toc517900668"/>
        <w:bookmarkStart w:id="2595" w:name="_Toc517900804"/>
        <w:bookmarkStart w:id="2596" w:name="_Toc517900936"/>
        <w:bookmarkStart w:id="2597" w:name="_Toc517902451"/>
        <w:bookmarkStart w:id="2598" w:name="_Toc517902901"/>
        <w:bookmarkStart w:id="2599" w:name="_Toc517903468"/>
        <w:bookmarkStart w:id="2600" w:name="_Toc517903604"/>
        <w:bookmarkStart w:id="2601" w:name="_Toc517903876"/>
        <w:bookmarkStart w:id="2602" w:name="_Toc517904011"/>
        <w:bookmarkStart w:id="2603" w:name="_Toc517973670"/>
        <w:bookmarkStart w:id="2604" w:name="_Toc517973799"/>
        <w:bookmarkStart w:id="2605" w:name="_Toc517973928"/>
        <w:bookmarkStart w:id="2606" w:name="_Toc517974182"/>
        <w:bookmarkStart w:id="2607" w:name="_Toc518334350"/>
        <w:bookmarkStart w:id="2608" w:name="_Toc518334620"/>
        <w:bookmarkStart w:id="2609" w:name="_Toc518334750"/>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del>
    </w:p>
    <w:p w14:paraId="7102A0C2" w14:textId="4C977187" w:rsidR="0087014B" w:rsidRDefault="00D5184D">
      <w:pPr>
        <w:pStyle w:val="Heading2"/>
      </w:pPr>
      <w:bookmarkStart w:id="2610" w:name="_Toc29813"/>
      <w:bookmarkStart w:id="2611" w:name="_Toc16250"/>
      <w:bookmarkStart w:id="2612" w:name="_Toc31781"/>
      <w:bookmarkStart w:id="2613" w:name="_Toc3853"/>
      <w:bookmarkStart w:id="2614" w:name="_Toc16309"/>
      <w:bookmarkStart w:id="2615" w:name="_Toc1838"/>
      <w:bookmarkStart w:id="2616" w:name="_Toc22456"/>
      <w:bookmarkStart w:id="2617" w:name="_Toc19662"/>
      <w:bookmarkStart w:id="2618" w:name="_Toc29507"/>
      <w:bookmarkStart w:id="2619" w:name="_Toc518334751"/>
      <w:r>
        <w:t xml:space="preserve">Key </w:t>
      </w:r>
      <w:ins w:id="2620" w:author="jie sun" w:date="2018-04-16T21:17:00Z">
        <w:r w:rsidR="00F51DEF">
          <w:t>A</w:t>
        </w:r>
      </w:ins>
      <w:del w:id="2621" w:author="jie sun" w:date="2018-04-16T21:17:00Z">
        <w:r w:rsidDel="00F51DEF">
          <w:delText>a</w:delText>
        </w:r>
      </w:del>
      <w:r>
        <w:t xml:space="preserve">lgorithms </w:t>
      </w:r>
      <w:ins w:id="2622" w:author="jie sun" w:date="2018-04-16T21:17:00Z">
        <w:r w:rsidR="00F51DEF">
          <w:rPr>
            <w:rFonts w:hint="eastAsia"/>
          </w:rPr>
          <w:t>O</w:t>
        </w:r>
      </w:ins>
      <w:del w:id="2623" w:author="jie sun" w:date="2018-04-16T21:17:00Z">
        <w:r w:rsidDel="00F51DEF">
          <w:delText>o</w:delText>
        </w:r>
      </w:del>
      <w:r>
        <w:t xml:space="preserve">f </w:t>
      </w:r>
      <w:ins w:id="2624" w:author="jie sun" w:date="2018-04-16T21:17:00Z">
        <w:r w:rsidR="00F51DEF">
          <w:t>R</w:t>
        </w:r>
      </w:ins>
      <w:del w:id="2625" w:author="jie sun" w:date="2018-04-16T21:17:00Z">
        <w:r w:rsidDel="00F51DEF">
          <w:delText>r</w:delText>
        </w:r>
      </w:del>
      <w:r>
        <w:t xml:space="preserve">ecording </w:t>
      </w:r>
      <w:ins w:id="2626" w:author="jie sun" w:date="2018-04-16T21:17:00Z">
        <w:r w:rsidR="00F51DEF">
          <w:rPr>
            <w:rFonts w:hint="eastAsia"/>
          </w:rPr>
          <w:t>S</w:t>
        </w:r>
      </w:ins>
      <w:del w:id="2627" w:author="jie sun" w:date="2018-04-16T21:17:00Z">
        <w:r w:rsidDel="00F51DEF">
          <w:delText>s</w:delText>
        </w:r>
      </w:del>
      <w:r>
        <w:t>teps</w:t>
      </w:r>
      <w:bookmarkEnd w:id="2610"/>
      <w:bookmarkEnd w:id="2611"/>
      <w:bookmarkEnd w:id="2612"/>
      <w:bookmarkEnd w:id="2613"/>
      <w:bookmarkEnd w:id="2614"/>
      <w:bookmarkEnd w:id="2615"/>
      <w:bookmarkEnd w:id="2616"/>
      <w:bookmarkEnd w:id="2617"/>
      <w:bookmarkEnd w:id="2618"/>
      <w:bookmarkEnd w:id="2619"/>
    </w:p>
    <w:p w14:paraId="0CDE29B1" w14:textId="26109BA8" w:rsidR="0087014B" w:rsidRDefault="00D5184D">
      <w:pPr>
        <w:pStyle w:val="Heading3"/>
        <w:rPr>
          <w:lang w:val="en-US"/>
        </w:rPr>
      </w:pPr>
      <w:bookmarkStart w:id="2628" w:name="_Toc22200"/>
      <w:bookmarkStart w:id="2629" w:name="_Toc28199"/>
      <w:bookmarkStart w:id="2630" w:name="_Toc9920"/>
      <w:bookmarkStart w:id="2631" w:name="_Toc28871"/>
      <w:bookmarkStart w:id="2632" w:name="_Toc25463"/>
      <w:bookmarkStart w:id="2633" w:name="_Toc6443"/>
      <w:bookmarkStart w:id="2634" w:name="_Toc28083"/>
      <w:bookmarkStart w:id="2635" w:name="_Toc1242"/>
      <w:bookmarkStart w:id="2636" w:name="_Toc10075"/>
      <w:bookmarkStart w:id="2637" w:name="_Toc518334752"/>
      <w:r>
        <w:rPr>
          <w:rFonts w:hint="eastAsia"/>
          <w:lang w:val="en-US"/>
        </w:rPr>
        <w:t>Peak Detection Algorithm</w:t>
      </w:r>
      <w:bookmarkEnd w:id="2628"/>
      <w:bookmarkEnd w:id="2629"/>
      <w:bookmarkEnd w:id="2630"/>
      <w:bookmarkEnd w:id="2631"/>
      <w:bookmarkEnd w:id="2632"/>
      <w:bookmarkEnd w:id="2633"/>
      <w:bookmarkEnd w:id="2634"/>
      <w:bookmarkEnd w:id="2635"/>
      <w:bookmarkEnd w:id="2636"/>
      <w:bookmarkEnd w:id="2637"/>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38" w:author="JIE  SUN" w:date="2018-06-25T16:01:00Z">
              <w:r w:rsidR="003350A8">
                <w:rPr>
                  <w:lang w:val="en-US"/>
                </w:rPr>
                <w:t xml:space="preserve"> </w:t>
              </w:r>
            </w:ins>
            <w:r>
              <w:rPr>
                <w:lang w:val="en-US"/>
              </w:rPr>
              <w:t>Current point is going down.</w:t>
            </w:r>
            <w:ins w:id="2639"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40"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41"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42" w:author="像个男人一样" w:date="2018-03-22T11:58:00Z"/>
        </w:rPr>
      </w:pPr>
      <w:r>
        <w:t>And we can go on to understand this algorithm by referring to the following diagram.</w:t>
      </w:r>
    </w:p>
    <w:p w14:paraId="5F20690D" w14:textId="77777777" w:rsidR="0087014B" w:rsidRDefault="00D5184D">
      <w:pPr>
        <w:pPrChange w:id="2643" w:author="像个男人一样" w:date="2018-03-21T01:40:00Z">
          <w:pPr>
            <w:pStyle w:val="Subtitle"/>
          </w:pPr>
        </w:pPrChange>
      </w:pPr>
      <w:del w:id="2644" w:author="像个男人一样" w:date="2018-03-22T11:58:00Z">
        <w:r>
          <w:delText xml:space="preserve">Figure 2. </w:delText>
        </w:r>
        <w:r>
          <w:fldChar w:fldCharType="begin"/>
        </w:r>
        <w:r>
          <w:delInstrText xml:space="preserve"> SEQ Figure_2. \* ARABIC </w:delInstrText>
        </w:r>
        <w:r>
          <w:fldChar w:fldCharType="separate"/>
        </w:r>
      </w:del>
      <w:ins w:id="2645" w:author="像个男人一样" w:date="2018-03-22T11:51:00Z">
        <w:del w:id="2646" w:author="像个男人一样" w:date="2018-03-22T11:58:00Z">
          <w:r>
            <w:rPr>
              <w:b/>
            </w:rPr>
            <w:delText>错误！未指定顺序。</w:delText>
          </w:r>
        </w:del>
      </w:ins>
      <w:ins w:id="2647" w:author="像个男人一样" w:date="2018-03-21T23:39:00Z">
        <w:del w:id="2648" w:author="像个男人一样" w:date="2018-03-22T11:58:00Z">
          <w:r>
            <w:rPr>
              <w:b/>
            </w:rPr>
            <w:delText>错误！未指定顺序。</w:delText>
          </w:r>
        </w:del>
      </w:ins>
      <w:ins w:id="2649" w:author="像个男人一样" w:date="2018-03-21T23:10:00Z">
        <w:del w:id="2650" w:author="像个男人一样" w:date="2018-03-22T11:58:00Z">
          <w:r>
            <w:rPr>
              <w:b/>
            </w:rPr>
            <w:delText>错误！未指定顺序。</w:delText>
          </w:r>
        </w:del>
      </w:ins>
      <w:ins w:id="2651" w:author="像个男人一样" w:date="2018-03-21T23:08:00Z">
        <w:del w:id="2652" w:author="像个男人一样" w:date="2018-03-22T11:58:00Z">
          <w:r>
            <w:rPr>
              <w:b/>
            </w:rPr>
            <w:delText>错误！未指定顺序。</w:delText>
          </w:r>
        </w:del>
      </w:ins>
      <w:ins w:id="2653" w:author="像个男人一样" w:date="2018-03-21T02:33:00Z">
        <w:del w:id="2654" w:author="像个男人一样" w:date="2018-03-22T11:58:00Z">
          <w:r>
            <w:rPr>
              <w:b/>
            </w:rPr>
            <w:delText>错误！未指定顺序。错误！未指定顺序。</w:delText>
          </w:r>
        </w:del>
      </w:ins>
      <w:ins w:id="2655" w:author="像个男人一样" w:date="2018-03-21T02:31:00Z">
        <w:del w:id="2656" w:author="像个男人一样" w:date="2018-03-22T11:58:00Z">
          <w:r>
            <w:rPr>
              <w:b/>
            </w:rPr>
            <w:delText>错误！未指定顺序。</w:delText>
          </w:r>
        </w:del>
      </w:ins>
      <w:ins w:id="2657" w:author="像个男人一样" w:date="2018-03-21T02:30:00Z">
        <w:del w:id="2658" w:author="像个男人一样" w:date="2018-03-22T11:58:00Z">
          <w:r>
            <w:rPr>
              <w:b/>
            </w:rPr>
            <w:delText>错误！未指定顺序。</w:delText>
          </w:r>
        </w:del>
      </w:ins>
      <w:ins w:id="2659" w:author="像个男人一样" w:date="2018-03-21T02:29:00Z">
        <w:del w:id="2660" w:author="像个男人一样" w:date="2018-03-22T11:58:00Z">
          <w:r>
            <w:rPr>
              <w:b/>
            </w:rPr>
            <w:delText>错误！未指定顺序。错误！未指定顺序。</w:delText>
          </w:r>
        </w:del>
      </w:ins>
      <w:ins w:id="2661" w:author="像个男人一样" w:date="2018-03-21T02:26:00Z">
        <w:del w:id="2662" w:author="像个男人一样" w:date="2018-03-22T11:58:00Z">
          <w:r>
            <w:rPr>
              <w:b/>
            </w:rPr>
            <w:delText>错误！未指定顺序。</w:delText>
          </w:r>
        </w:del>
      </w:ins>
      <w:ins w:id="2663" w:author="像个男人一样" w:date="2018-03-21T02:25:00Z">
        <w:del w:id="2664" w:author="像个男人一样" w:date="2018-03-22T11:58:00Z">
          <w:r>
            <w:rPr>
              <w:b/>
            </w:rPr>
            <w:delText>错误！未指定顺序。</w:delText>
          </w:r>
        </w:del>
      </w:ins>
      <w:ins w:id="2665" w:author="像个男人一样" w:date="2018-03-21T02:24:00Z">
        <w:del w:id="2666" w:author="像个男人一样" w:date="2018-03-22T11:58:00Z">
          <w:r>
            <w:rPr>
              <w:b/>
            </w:rPr>
            <w:delText>错误！未指定顺序。</w:delText>
          </w:r>
        </w:del>
      </w:ins>
      <w:ins w:id="2667" w:author="像个男人一样" w:date="2018-03-21T02:23:00Z">
        <w:del w:id="2668" w:author="像个男人一样" w:date="2018-03-22T11:58:00Z">
          <w:r>
            <w:rPr>
              <w:b/>
            </w:rPr>
            <w:delText>错误！未指定顺序。</w:delText>
          </w:r>
        </w:del>
      </w:ins>
      <w:ins w:id="2669" w:author="像个男人一样" w:date="2018-03-21T02:22:00Z">
        <w:del w:id="2670" w:author="像个男人一样" w:date="2018-03-22T11:58:00Z">
          <w:r>
            <w:rPr>
              <w:b/>
            </w:rPr>
            <w:delText>错误！未指定顺序。</w:delText>
          </w:r>
        </w:del>
      </w:ins>
      <w:ins w:id="2671" w:author="像个男人一样" w:date="2018-03-21T02:17:00Z">
        <w:del w:id="2672" w:author="像个男人一样" w:date="2018-03-22T11:58:00Z">
          <w:r>
            <w:rPr>
              <w:b/>
            </w:rPr>
            <w:delText>错误！未指定顺序。错误！未指定顺序。错误！未指定顺序。</w:delText>
          </w:r>
        </w:del>
      </w:ins>
      <w:ins w:id="2673" w:author="像个男人一样" w:date="2018-03-21T02:15:00Z">
        <w:del w:id="2674" w:author="像个男人一样" w:date="2018-03-22T11:58:00Z">
          <w:r>
            <w:rPr>
              <w:b/>
            </w:rPr>
            <w:delText>错误！未指定顺序。</w:delText>
          </w:r>
        </w:del>
      </w:ins>
      <w:ins w:id="2675" w:author="像个男人一样" w:date="2018-03-21T02:14:00Z">
        <w:del w:id="2676" w:author="像个男人一样" w:date="2018-03-22T11:58:00Z">
          <w:r>
            <w:rPr>
              <w:b/>
            </w:rPr>
            <w:delText>错误！未指定顺序。</w:delText>
          </w:r>
        </w:del>
      </w:ins>
      <w:ins w:id="2677" w:author="像个男人一样" w:date="2018-03-21T02:13:00Z">
        <w:del w:id="2678" w:author="像个男人一样" w:date="2018-03-22T11:58:00Z">
          <w:r>
            <w:rPr>
              <w:b/>
            </w:rPr>
            <w:delText>错误！未指定顺序。</w:delText>
          </w:r>
        </w:del>
      </w:ins>
      <w:ins w:id="2679" w:author="像个男人一样" w:date="2018-03-21T02:12:00Z">
        <w:del w:id="2680" w:author="像个男人一样" w:date="2018-03-22T11:58:00Z">
          <w:r>
            <w:rPr>
              <w:b/>
            </w:rPr>
            <w:delText>错误！未指定顺序。</w:delText>
          </w:r>
        </w:del>
      </w:ins>
      <w:ins w:id="2681" w:author="像个男人一样" w:date="2018-03-21T02:02:00Z">
        <w:del w:id="2682" w:author="像个男人一样" w:date="2018-03-22T11:58:00Z">
          <w:r>
            <w:rPr>
              <w:b/>
            </w:rPr>
            <w:delText>错误！未指定顺序。错误！未指定顺序。</w:delText>
          </w:r>
        </w:del>
      </w:ins>
      <w:ins w:id="2683" w:author="像个男人一样" w:date="2018-03-21T02:01:00Z">
        <w:del w:id="2684" w:author="像个男人一样" w:date="2018-03-22T11:58:00Z">
          <w:r>
            <w:rPr>
              <w:b/>
            </w:rPr>
            <w:delText>错误！未指定顺序。</w:delText>
          </w:r>
        </w:del>
      </w:ins>
      <w:ins w:id="2685" w:author="像个男人一样" w:date="2018-03-21T02:00:00Z">
        <w:del w:id="2686" w:author="像个男人一样" w:date="2018-03-22T11:58:00Z">
          <w:r>
            <w:rPr>
              <w:b/>
            </w:rPr>
            <w:delText>错误！未指定顺序。</w:delText>
          </w:r>
        </w:del>
      </w:ins>
      <w:ins w:id="2687" w:author="像个男人一样" w:date="2018-03-21T01:59:00Z">
        <w:del w:id="2688" w:author="像个男人一样" w:date="2018-03-22T11:58:00Z">
          <w:r>
            <w:rPr>
              <w:b/>
            </w:rPr>
            <w:delText>错误！未指定顺序。</w:delText>
          </w:r>
        </w:del>
      </w:ins>
      <w:ins w:id="2689" w:author="像个男人一样" w:date="2018-03-21T01:58:00Z">
        <w:del w:id="2690" w:author="像个男人一样" w:date="2018-03-22T11:58:00Z">
          <w:r>
            <w:rPr>
              <w:b/>
            </w:rPr>
            <w:delText>错误！未指定顺序。错误！未指定顺序。</w:delText>
          </w:r>
        </w:del>
      </w:ins>
      <w:ins w:id="2691" w:author="像个男人一样" w:date="2018-03-21T01:57:00Z">
        <w:del w:id="2692" w:author="像个男人一样" w:date="2018-03-22T11:58:00Z">
          <w:r>
            <w:rPr>
              <w:b/>
            </w:rPr>
            <w:delText>错误！未指定顺序。</w:delText>
          </w:r>
        </w:del>
      </w:ins>
      <w:ins w:id="2693" w:author="像个男人一样" w:date="2018-03-21T01:48:00Z">
        <w:del w:id="2694" w:author="像个男人一样" w:date="2018-03-22T11:58:00Z">
          <w:r>
            <w:rPr>
              <w:b/>
            </w:rPr>
            <w:delText>错误！未指定顺序。错误！未指定顺序。</w:delText>
          </w:r>
        </w:del>
      </w:ins>
      <w:ins w:id="2695" w:author="像个男人一样" w:date="2018-03-21T01:47:00Z">
        <w:del w:id="2696" w:author="像个男人一样" w:date="2018-03-22T11:58:00Z">
          <w:r>
            <w:rPr>
              <w:b/>
            </w:rPr>
            <w:delText>错误！未指定顺序。</w:delText>
          </w:r>
        </w:del>
      </w:ins>
      <w:ins w:id="2697" w:author="像个男人一样" w:date="2018-03-21T01:46:00Z">
        <w:del w:id="2698" w:author="像个男人一样" w:date="2018-03-22T11:58:00Z">
          <w:r>
            <w:rPr>
              <w:b/>
            </w:rPr>
            <w:delText>错误！未指定顺序。</w:delText>
          </w:r>
        </w:del>
      </w:ins>
      <w:ins w:id="2699" w:author="像个男人一样" w:date="2018-03-21T01:45:00Z">
        <w:del w:id="2700" w:author="像个男人一样" w:date="2018-03-22T11:58:00Z">
          <w:r>
            <w:rPr>
              <w:b/>
            </w:rPr>
            <w:delText>错误！未指定顺序。错误！未指定顺序。</w:delText>
          </w:r>
        </w:del>
      </w:ins>
      <w:ins w:id="2701" w:author="像个男人一样" w:date="2018-03-21T01:43:00Z">
        <w:del w:id="2702" w:author="像个男人一样" w:date="2018-03-22T11:58:00Z">
          <w:r>
            <w:rPr>
              <w:b/>
            </w:rPr>
            <w:delText>错误！未指定顺序。</w:delText>
          </w:r>
        </w:del>
      </w:ins>
      <w:ins w:id="2703" w:author="像个男人一样" w:date="2018-03-21T01:42:00Z">
        <w:del w:id="2704" w:author="像个男人一样" w:date="2018-03-22T11:58:00Z">
          <w:r>
            <w:rPr>
              <w:b/>
            </w:rPr>
            <w:delText>错误！未指定顺序。</w:delText>
          </w:r>
        </w:del>
      </w:ins>
      <w:ins w:id="2705" w:author="像个男人一样" w:date="2018-03-21T01:40:00Z">
        <w:del w:id="2706" w:author="像个男人一样" w:date="2018-03-22T11:58:00Z">
          <w:r>
            <w:rPr>
              <w:b/>
            </w:rPr>
            <w:delText>错误！未指定顺序。</w:delText>
          </w:r>
        </w:del>
      </w:ins>
      <w:del w:id="2707" w:author="像个男人一样" w:date="2018-03-22T11:58:00Z">
        <w:r>
          <w:delText>8</w:delText>
        </w:r>
        <w:r>
          <w:fldChar w:fldCharType="end"/>
        </w:r>
      </w:del>
      <w:del w:id="2708" w:author="像个男人一样" w:date="2018-03-21T01:40:00Z">
        <w:r>
          <w:delText xml:space="preserve"> </w:delText>
        </w:r>
      </w:del>
      <w:del w:id="2709" w:author="像个男人一样" w:date="2018-03-21T01:39:00Z">
        <w:r>
          <w:delText xml:space="preserve">The peak data of  the Accelerometer </w:delText>
        </w:r>
      </w:del>
    </w:p>
    <w:p w14:paraId="796B05DD" w14:textId="77777777" w:rsidR="0087014B" w:rsidRDefault="00D5184D">
      <w:pPr>
        <w:jc w:val="center"/>
        <w:rPr>
          <w:ins w:id="2710" w:author="像个男人一样" w:date="2018-03-21T01:39:00Z"/>
        </w:rPr>
        <w:pPrChange w:id="2711"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2AB3833B" w:rsidR="0087014B" w:rsidRDefault="00D5184D">
      <w:pPr>
        <w:pStyle w:val="Caption"/>
        <w:jc w:val="center"/>
        <w:pPrChange w:id="2712" w:author="jie sun" w:date="2018-04-16T21:33:00Z">
          <w:pPr/>
        </w:pPrChange>
      </w:pPr>
      <w:bookmarkStart w:id="2713" w:name="_Toc517801878"/>
      <w:ins w:id="2714" w:author="像个男人一样" w:date="2018-03-21T01:40:00Z">
        <w:r>
          <w:t xml:space="preserve">Figure </w:t>
        </w:r>
      </w:ins>
      <w:ins w:id="2715" w:author="JIE  SUN" w:date="2018-06-21T13:36:00Z">
        <w:r w:rsidR="00A64E7B">
          <w:fldChar w:fldCharType="begin"/>
        </w:r>
        <w:r w:rsidR="00A64E7B">
          <w:instrText xml:space="preserve"> STYLEREF 1 \s </w:instrText>
        </w:r>
      </w:ins>
      <w:r w:rsidR="00A64E7B">
        <w:fldChar w:fldCharType="separate"/>
      </w:r>
      <w:r w:rsidR="00030772">
        <w:rPr>
          <w:noProof/>
        </w:rPr>
        <w:t>3</w:t>
      </w:r>
      <w:ins w:id="271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5</w:t>
      </w:r>
      <w:ins w:id="2717" w:author="JIE  SUN" w:date="2018-06-21T13:36:00Z">
        <w:r w:rsidR="00A64E7B">
          <w:fldChar w:fldCharType="end"/>
        </w:r>
      </w:ins>
      <w:ins w:id="2718" w:author="jie sun" w:date="2018-04-19T13:00:00Z">
        <w:del w:id="2719" w:author="JIE  SUN" w:date="2018-06-21T13:34:00Z">
          <w:r w:rsidR="00083FE7" w:rsidDel="00A64E7B">
            <w:fldChar w:fldCharType="begin"/>
          </w:r>
          <w:r w:rsidR="00083FE7" w:rsidDel="00A64E7B">
            <w:delInstrText xml:space="preserve"> STYLEREF 1 \s </w:delInstrText>
          </w:r>
        </w:del>
      </w:ins>
      <w:del w:id="2720" w:author="JIE  SUN" w:date="2018-06-21T13:34:00Z">
        <w:r w:rsidR="00083FE7" w:rsidDel="00A64E7B">
          <w:fldChar w:fldCharType="separate"/>
        </w:r>
        <w:r w:rsidR="00083FE7" w:rsidDel="00A64E7B">
          <w:rPr>
            <w:noProof/>
          </w:rPr>
          <w:delText>2</w:delText>
        </w:r>
      </w:del>
      <w:ins w:id="2721" w:author="jie sun" w:date="2018-04-19T13:00:00Z">
        <w:del w:id="272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23" w:author="JIE  SUN" w:date="2018-06-21T13:34:00Z">
        <w:r w:rsidR="00083FE7" w:rsidDel="00A64E7B">
          <w:fldChar w:fldCharType="separate"/>
        </w:r>
      </w:del>
      <w:ins w:id="2724" w:author="jie sun" w:date="2018-04-19T13:00:00Z">
        <w:del w:id="2725" w:author="JIE  SUN" w:date="2018-06-21T13:34:00Z">
          <w:r w:rsidR="00083FE7" w:rsidDel="00A64E7B">
            <w:rPr>
              <w:noProof/>
            </w:rPr>
            <w:delText>8</w:delText>
          </w:r>
          <w:r w:rsidR="00083FE7" w:rsidDel="00A64E7B">
            <w:fldChar w:fldCharType="end"/>
          </w:r>
        </w:del>
      </w:ins>
      <w:ins w:id="2726" w:author="像个男人一样" w:date="2018-03-21T01:40:00Z">
        <w:del w:id="272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28" w:author="像个男人一样" w:date="2018-03-22T11:51:00Z">
        <w:del w:id="2729" w:author="jie sun" w:date="2018-04-10T21:45:00Z">
          <w:r w:rsidDel="00454521">
            <w:delText>8</w:delText>
          </w:r>
        </w:del>
      </w:ins>
      <w:ins w:id="2730" w:author="像个男人一样" w:date="2018-03-21T01:40:00Z">
        <w:del w:id="2731" w:author="jie sun" w:date="2018-04-10T21:45:00Z">
          <w:r w:rsidDel="00454521">
            <w:fldChar w:fldCharType="end"/>
          </w:r>
        </w:del>
        <w:bookmarkStart w:id="2732" w:name="_Toc29145"/>
        <w:bookmarkStart w:id="2733" w:name="_Toc2528"/>
        <w:bookmarkStart w:id="2734" w:name="_Toc2835"/>
        <w:bookmarkStart w:id="2735" w:name="_Toc25101"/>
        <w:bookmarkStart w:id="2736" w:name="_Toc16909"/>
        <w:bookmarkStart w:id="2737" w:name="_Toc2200"/>
        <w:bookmarkStart w:id="2738" w:name="_Toc17088"/>
        <w:bookmarkStart w:id="2739" w:name="_Toc4890"/>
        <w:bookmarkStart w:id="2740" w:name="_Toc11094"/>
        <w:bookmarkStart w:id="2741" w:name="_Toc19752"/>
        <w:bookmarkStart w:id="2742" w:name="_Toc22277"/>
        <w:bookmarkStart w:id="2743" w:name="_Toc7209"/>
        <w:bookmarkStart w:id="2744" w:name="_Toc2792"/>
        <w:bookmarkStart w:id="2745" w:name="_Toc4832"/>
        <w:bookmarkStart w:id="2746" w:name="_Toc20218"/>
        <w:bookmarkStart w:id="2747" w:name="_Toc22115"/>
        <w:bookmarkStart w:id="2748" w:name="_Toc14172"/>
        <w:bookmarkStart w:id="2749" w:name="_Toc435"/>
        <w:bookmarkStart w:id="2750" w:name="_Toc12522"/>
        <w:bookmarkStart w:id="2751" w:name="_Toc27786"/>
        <w:bookmarkStart w:id="2752" w:name="_Toc27317"/>
        <w:bookmarkStart w:id="2753" w:name="_Toc2481"/>
        <w:bookmarkStart w:id="2754" w:name="_Toc16876"/>
        <w:bookmarkStart w:id="2755" w:name="_Toc32553"/>
        <w:bookmarkStart w:id="2756" w:name="_Toc4186"/>
        <w:r>
          <w:rPr>
            <w:rFonts w:hint="eastAsia"/>
          </w:rPr>
          <w:t xml:space="preserve">:The </w:t>
        </w:r>
      </w:ins>
      <w:ins w:id="2757" w:author="jie sun" w:date="2018-04-16T22:26:00Z">
        <w:r w:rsidR="00EC735C">
          <w:t>P</w:t>
        </w:r>
      </w:ins>
      <w:ins w:id="2758" w:author="像个男人一样" w:date="2018-03-21T01:40:00Z">
        <w:del w:id="2759" w:author="jie sun" w:date="2018-04-16T22:26:00Z">
          <w:r w:rsidDel="00EC735C">
            <w:rPr>
              <w:rFonts w:hint="eastAsia"/>
            </w:rPr>
            <w:delText>p</w:delText>
          </w:r>
        </w:del>
        <w:r>
          <w:rPr>
            <w:rFonts w:hint="eastAsia"/>
          </w:rPr>
          <w:t xml:space="preserve">eak </w:t>
        </w:r>
      </w:ins>
      <w:ins w:id="2760" w:author="jie sun" w:date="2018-04-16T22:26:00Z">
        <w:r w:rsidR="00EC735C">
          <w:t>D</w:t>
        </w:r>
      </w:ins>
      <w:ins w:id="2761" w:author="像个男人一样" w:date="2018-03-21T01:40:00Z">
        <w:del w:id="2762" w:author="jie sun" w:date="2018-04-16T22:26:00Z">
          <w:r w:rsidDel="00EC735C">
            <w:rPr>
              <w:rFonts w:hint="eastAsia"/>
            </w:rPr>
            <w:delText>d</w:delText>
          </w:r>
        </w:del>
        <w:r>
          <w:rPr>
            <w:rFonts w:hint="eastAsia"/>
          </w:rPr>
          <w:t xml:space="preserve">ata </w:t>
        </w:r>
      </w:ins>
      <w:ins w:id="2763" w:author="jie sun" w:date="2018-04-16T22:26:00Z">
        <w:r w:rsidR="00EC735C">
          <w:t>O</w:t>
        </w:r>
      </w:ins>
      <w:ins w:id="2764" w:author="像个男人一样" w:date="2018-03-21T01:40:00Z">
        <w:del w:id="2765" w:author="jie sun" w:date="2018-04-16T22:26:00Z">
          <w:r w:rsidDel="00EC735C">
            <w:rPr>
              <w:rFonts w:hint="eastAsia"/>
            </w:rPr>
            <w:delText>o</w:delText>
          </w:r>
        </w:del>
        <w:r>
          <w:rPr>
            <w:rFonts w:hint="eastAsia"/>
          </w:rPr>
          <w:t xml:space="preserve">f  </w:t>
        </w:r>
      </w:ins>
      <w:ins w:id="2766" w:author="jie sun" w:date="2018-04-16T22:26:00Z">
        <w:r w:rsidR="00EC735C">
          <w:t>T</w:t>
        </w:r>
      </w:ins>
      <w:ins w:id="2767" w:author="像个男人一样" w:date="2018-03-21T01:40:00Z">
        <w:del w:id="2768" w:author="jie sun" w:date="2018-04-16T22:26:00Z">
          <w:r w:rsidDel="00EC735C">
            <w:rPr>
              <w:rFonts w:hint="eastAsia"/>
            </w:rPr>
            <w:delText>t</w:delText>
          </w:r>
        </w:del>
        <w:r>
          <w:rPr>
            <w:rFonts w:hint="eastAsia"/>
          </w:rPr>
          <w:t>he Accelerometer</w:t>
        </w:r>
      </w:ins>
      <w:bookmarkEnd w:id="2713"/>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14:paraId="661D9F61" w14:textId="5079F51F" w:rsidR="0087014B" w:rsidRDefault="00D5184D">
      <w:pPr>
        <w:pStyle w:val="Heading3"/>
        <w:rPr>
          <w:lang w:val="en-US"/>
        </w:rPr>
      </w:pPr>
      <w:bookmarkStart w:id="2769" w:name="_Toc24657"/>
      <w:bookmarkStart w:id="2770" w:name="_Toc6479"/>
      <w:bookmarkStart w:id="2771" w:name="_Toc13413"/>
      <w:bookmarkStart w:id="2772" w:name="_Toc28675"/>
      <w:bookmarkStart w:id="2773" w:name="_Toc25906"/>
      <w:bookmarkStart w:id="2774" w:name="_Toc15449"/>
      <w:bookmarkStart w:id="2775" w:name="_Toc20709"/>
      <w:bookmarkStart w:id="2776" w:name="_Toc2699"/>
      <w:bookmarkStart w:id="2777" w:name="_Toc1697"/>
      <w:bookmarkStart w:id="2778" w:name="_Toc518334753"/>
      <w:r>
        <w:rPr>
          <w:rFonts w:hint="eastAsia"/>
          <w:lang w:val="en-US"/>
        </w:rPr>
        <w:t>Transform Domain Algorithm</w:t>
      </w:r>
      <w:bookmarkEnd w:id="2769"/>
      <w:bookmarkEnd w:id="2770"/>
      <w:bookmarkEnd w:id="2771"/>
      <w:bookmarkEnd w:id="2772"/>
      <w:bookmarkEnd w:id="2773"/>
      <w:bookmarkEnd w:id="2774"/>
      <w:bookmarkEnd w:id="2775"/>
      <w:bookmarkEnd w:id="2776"/>
      <w:bookmarkEnd w:id="2777"/>
      <w:bookmarkEnd w:id="2778"/>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79" w:author="jie sun" w:date="2018-04-08T19:16:00Z"/>
          <w:lang w:val="en-US"/>
        </w:rPr>
      </w:pPr>
      <w:r>
        <w:rPr>
          <w:lang w:val="en-US"/>
        </w:rPr>
        <w:t>The duration of</w:t>
      </w:r>
      <w:del w:id="2780"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81" w:author="像个男人一样" w:date="2018-03-21T01:40:00Z">
          <w:pPr>
            <w:pStyle w:val="Subtitle"/>
          </w:pPr>
        </w:pPrChange>
      </w:pPr>
      <w:del w:id="2782" w:author="像个男人一样" w:date="2018-03-22T11:58:00Z">
        <w:r>
          <w:delText xml:space="preserve">Figure 2. </w:delText>
        </w:r>
        <w:r>
          <w:fldChar w:fldCharType="begin"/>
        </w:r>
        <w:r>
          <w:delInstrText xml:space="preserve"> SEQ Figure_2. \* ARABIC </w:delInstrText>
        </w:r>
        <w:r>
          <w:fldChar w:fldCharType="separate"/>
        </w:r>
      </w:del>
      <w:ins w:id="2783" w:author="像个男人一样" w:date="2018-03-22T11:51:00Z">
        <w:del w:id="2784" w:author="像个男人一样" w:date="2018-03-22T11:58:00Z">
          <w:r w:rsidRPr="00E90B93">
            <w:rPr>
              <w:rFonts w:hint="eastAsia"/>
              <w:b/>
              <w:rPrChange w:id="2785" w:author="jie sun" w:date="2018-04-08T19:16:00Z">
                <w:rPr>
                  <w:rFonts w:hint="eastAsia"/>
                </w:rPr>
              </w:rPrChange>
            </w:rPr>
            <w:delText>错误！未指定顺序。</w:delText>
          </w:r>
        </w:del>
      </w:ins>
      <w:ins w:id="2786" w:author="像个男人一样" w:date="2018-03-21T23:39:00Z">
        <w:del w:id="2787" w:author="像个男人一样" w:date="2018-03-22T11:58:00Z">
          <w:r w:rsidRPr="00E90B93">
            <w:rPr>
              <w:rFonts w:hint="eastAsia"/>
              <w:b/>
              <w:rPrChange w:id="2788" w:author="jie sun" w:date="2018-04-08T19:16:00Z">
                <w:rPr>
                  <w:rFonts w:hint="eastAsia"/>
                </w:rPr>
              </w:rPrChange>
            </w:rPr>
            <w:delText>错误！未指定顺序。</w:delText>
          </w:r>
        </w:del>
      </w:ins>
      <w:ins w:id="2789" w:author="像个男人一样" w:date="2018-03-21T23:10:00Z">
        <w:del w:id="2790" w:author="像个男人一样" w:date="2018-03-22T11:58:00Z">
          <w:r w:rsidRPr="00E90B93">
            <w:rPr>
              <w:rFonts w:hint="eastAsia"/>
              <w:b/>
              <w:rPrChange w:id="2791" w:author="jie sun" w:date="2018-04-08T19:16:00Z">
                <w:rPr>
                  <w:rFonts w:hint="eastAsia"/>
                </w:rPr>
              </w:rPrChange>
            </w:rPr>
            <w:delText>错误！未指定顺序。</w:delText>
          </w:r>
        </w:del>
      </w:ins>
      <w:ins w:id="2792" w:author="像个男人一样" w:date="2018-03-21T23:08:00Z">
        <w:del w:id="2793" w:author="像个男人一样" w:date="2018-03-22T11:58:00Z">
          <w:r w:rsidRPr="00E90B93">
            <w:rPr>
              <w:rFonts w:hint="eastAsia"/>
              <w:b/>
              <w:rPrChange w:id="2794" w:author="jie sun" w:date="2018-04-08T19:16:00Z">
                <w:rPr>
                  <w:rFonts w:hint="eastAsia"/>
                </w:rPr>
              </w:rPrChange>
            </w:rPr>
            <w:delText>错误！未指定顺序。</w:delText>
          </w:r>
        </w:del>
      </w:ins>
      <w:ins w:id="2795" w:author="像个男人一样" w:date="2018-03-21T02:33:00Z">
        <w:del w:id="2796" w:author="像个男人一样" w:date="2018-03-22T11:58:00Z">
          <w:r w:rsidRPr="00E90B93">
            <w:rPr>
              <w:rFonts w:hint="eastAsia"/>
              <w:b/>
              <w:rPrChange w:id="2797" w:author="jie sun" w:date="2018-04-08T19:16:00Z">
                <w:rPr>
                  <w:rFonts w:hint="eastAsia"/>
                </w:rPr>
              </w:rPrChange>
            </w:rPr>
            <w:delText>错误！未指定顺序。错误！未指定顺序。</w:delText>
          </w:r>
        </w:del>
      </w:ins>
      <w:ins w:id="2798" w:author="像个男人一样" w:date="2018-03-21T02:31:00Z">
        <w:del w:id="2799" w:author="像个男人一样" w:date="2018-03-22T11:58:00Z">
          <w:r w:rsidRPr="00E90B93">
            <w:rPr>
              <w:rFonts w:hint="eastAsia"/>
              <w:b/>
              <w:rPrChange w:id="2800" w:author="jie sun" w:date="2018-04-08T19:16:00Z">
                <w:rPr>
                  <w:rFonts w:hint="eastAsia"/>
                </w:rPr>
              </w:rPrChange>
            </w:rPr>
            <w:delText>错误！未指定顺序。</w:delText>
          </w:r>
        </w:del>
      </w:ins>
      <w:ins w:id="2801" w:author="像个男人一样" w:date="2018-03-21T02:30:00Z">
        <w:del w:id="2802" w:author="像个男人一样" w:date="2018-03-22T11:58:00Z">
          <w:r w:rsidRPr="00E90B93">
            <w:rPr>
              <w:rFonts w:hint="eastAsia"/>
              <w:b/>
              <w:rPrChange w:id="2803" w:author="jie sun" w:date="2018-04-08T19:16:00Z">
                <w:rPr>
                  <w:rFonts w:hint="eastAsia"/>
                </w:rPr>
              </w:rPrChange>
            </w:rPr>
            <w:delText>错误！未指定顺序。</w:delText>
          </w:r>
        </w:del>
      </w:ins>
      <w:ins w:id="2804" w:author="像个男人一样" w:date="2018-03-21T02:29:00Z">
        <w:del w:id="2805" w:author="像个男人一样" w:date="2018-03-22T11:58:00Z">
          <w:r w:rsidRPr="00E90B93">
            <w:rPr>
              <w:rFonts w:hint="eastAsia"/>
              <w:b/>
              <w:rPrChange w:id="2806" w:author="jie sun" w:date="2018-04-08T19:16:00Z">
                <w:rPr>
                  <w:rFonts w:hint="eastAsia"/>
                </w:rPr>
              </w:rPrChange>
            </w:rPr>
            <w:delText>错误！未指定顺序。错误！未指定顺序。</w:delText>
          </w:r>
        </w:del>
      </w:ins>
      <w:ins w:id="2807" w:author="像个男人一样" w:date="2018-03-21T02:26:00Z">
        <w:del w:id="2808" w:author="像个男人一样" w:date="2018-03-22T11:58:00Z">
          <w:r w:rsidRPr="00E90B93">
            <w:rPr>
              <w:rFonts w:hint="eastAsia"/>
              <w:b/>
              <w:rPrChange w:id="2809" w:author="jie sun" w:date="2018-04-08T19:16:00Z">
                <w:rPr>
                  <w:rFonts w:hint="eastAsia"/>
                </w:rPr>
              </w:rPrChange>
            </w:rPr>
            <w:delText>错误！未指定顺序。</w:delText>
          </w:r>
        </w:del>
      </w:ins>
      <w:ins w:id="2810" w:author="像个男人一样" w:date="2018-03-21T02:25:00Z">
        <w:del w:id="2811" w:author="像个男人一样" w:date="2018-03-22T11:58:00Z">
          <w:r w:rsidRPr="00E90B93">
            <w:rPr>
              <w:rFonts w:hint="eastAsia"/>
              <w:b/>
              <w:rPrChange w:id="2812" w:author="jie sun" w:date="2018-04-08T19:16:00Z">
                <w:rPr>
                  <w:rFonts w:hint="eastAsia"/>
                </w:rPr>
              </w:rPrChange>
            </w:rPr>
            <w:delText>错误！未指定顺序。</w:delText>
          </w:r>
        </w:del>
      </w:ins>
      <w:ins w:id="2813" w:author="像个男人一样" w:date="2018-03-21T02:24:00Z">
        <w:del w:id="2814" w:author="像个男人一样" w:date="2018-03-22T11:58:00Z">
          <w:r w:rsidRPr="00E90B93">
            <w:rPr>
              <w:rFonts w:hint="eastAsia"/>
              <w:b/>
              <w:rPrChange w:id="2815" w:author="jie sun" w:date="2018-04-08T19:16:00Z">
                <w:rPr>
                  <w:rFonts w:hint="eastAsia"/>
                </w:rPr>
              </w:rPrChange>
            </w:rPr>
            <w:delText>错误！未指定顺序。</w:delText>
          </w:r>
        </w:del>
      </w:ins>
      <w:ins w:id="2816" w:author="像个男人一样" w:date="2018-03-21T02:23:00Z">
        <w:del w:id="2817" w:author="像个男人一样" w:date="2018-03-22T11:58:00Z">
          <w:r w:rsidRPr="00E90B93">
            <w:rPr>
              <w:rFonts w:hint="eastAsia"/>
              <w:b/>
              <w:rPrChange w:id="2818" w:author="jie sun" w:date="2018-04-08T19:16:00Z">
                <w:rPr>
                  <w:rFonts w:hint="eastAsia"/>
                </w:rPr>
              </w:rPrChange>
            </w:rPr>
            <w:delText>错误！未指定顺序。</w:delText>
          </w:r>
        </w:del>
      </w:ins>
      <w:ins w:id="2819" w:author="像个男人一样" w:date="2018-03-21T02:22:00Z">
        <w:del w:id="2820" w:author="像个男人一样" w:date="2018-03-22T11:58:00Z">
          <w:r w:rsidRPr="00E90B93">
            <w:rPr>
              <w:rFonts w:hint="eastAsia"/>
              <w:b/>
              <w:rPrChange w:id="2821" w:author="jie sun" w:date="2018-04-08T19:16:00Z">
                <w:rPr>
                  <w:rFonts w:hint="eastAsia"/>
                </w:rPr>
              </w:rPrChange>
            </w:rPr>
            <w:delText>错误！未指定顺序。</w:delText>
          </w:r>
        </w:del>
      </w:ins>
      <w:ins w:id="2822" w:author="像个男人一样" w:date="2018-03-21T02:17:00Z">
        <w:del w:id="2823" w:author="像个男人一样" w:date="2018-03-22T11:58:00Z">
          <w:r w:rsidRPr="00E90B93">
            <w:rPr>
              <w:rFonts w:hint="eastAsia"/>
              <w:b/>
              <w:rPrChange w:id="2824" w:author="jie sun" w:date="2018-04-08T19:16:00Z">
                <w:rPr>
                  <w:rFonts w:hint="eastAsia"/>
                </w:rPr>
              </w:rPrChange>
            </w:rPr>
            <w:delText>错误！未指定顺序。错误！未指定顺序。错误！未指定顺序。</w:delText>
          </w:r>
        </w:del>
      </w:ins>
      <w:ins w:id="2825" w:author="像个男人一样" w:date="2018-03-21T02:15:00Z">
        <w:del w:id="2826" w:author="像个男人一样" w:date="2018-03-22T11:58:00Z">
          <w:r w:rsidRPr="00E90B93">
            <w:rPr>
              <w:rFonts w:hint="eastAsia"/>
              <w:b/>
              <w:rPrChange w:id="2827" w:author="jie sun" w:date="2018-04-08T19:16:00Z">
                <w:rPr>
                  <w:rFonts w:hint="eastAsia"/>
                </w:rPr>
              </w:rPrChange>
            </w:rPr>
            <w:delText>错误！未指定顺序。</w:delText>
          </w:r>
        </w:del>
      </w:ins>
      <w:ins w:id="2828" w:author="像个男人一样" w:date="2018-03-21T02:14:00Z">
        <w:del w:id="2829" w:author="像个男人一样" w:date="2018-03-22T11:58:00Z">
          <w:r w:rsidRPr="00E90B93">
            <w:rPr>
              <w:rFonts w:hint="eastAsia"/>
              <w:b/>
              <w:rPrChange w:id="2830" w:author="jie sun" w:date="2018-04-08T19:16:00Z">
                <w:rPr>
                  <w:rFonts w:hint="eastAsia"/>
                </w:rPr>
              </w:rPrChange>
            </w:rPr>
            <w:delText>错误！未指定顺序。</w:delText>
          </w:r>
        </w:del>
      </w:ins>
      <w:ins w:id="2831" w:author="像个男人一样" w:date="2018-03-21T02:13:00Z">
        <w:del w:id="2832" w:author="像个男人一样" w:date="2018-03-22T11:58:00Z">
          <w:r w:rsidRPr="00E90B93">
            <w:rPr>
              <w:rFonts w:hint="eastAsia"/>
              <w:b/>
              <w:rPrChange w:id="2833" w:author="jie sun" w:date="2018-04-08T19:16:00Z">
                <w:rPr>
                  <w:rFonts w:hint="eastAsia"/>
                </w:rPr>
              </w:rPrChange>
            </w:rPr>
            <w:delText>错误！未指定顺序。</w:delText>
          </w:r>
        </w:del>
      </w:ins>
      <w:ins w:id="2834" w:author="像个男人一样" w:date="2018-03-21T02:12:00Z">
        <w:del w:id="2835" w:author="像个男人一样" w:date="2018-03-22T11:58:00Z">
          <w:r w:rsidRPr="00E90B93">
            <w:rPr>
              <w:rFonts w:hint="eastAsia"/>
              <w:b/>
              <w:rPrChange w:id="2836" w:author="jie sun" w:date="2018-04-08T19:16:00Z">
                <w:rPr>
                  <w:rFonts w:hint="eastAsia"/>
                </w:rPr>
              </w:rPrChange>
            </w:rPr>
            <w:delText>错误！未指定顺序。</w:delText>
          </w:r>
        </w:del>
      </w:ins>
      <w:ins w:id="2837" w:author="像个男人一样" w:date="2018-03-21T02:02:00Z">
        <w:del w:id="2838" w:author="像个男人一样" w:date="2018-03-22T11:58:00Z">
          <w:r w:rsidRPr="00E90B93">
            <w:rPr>
              <w:rFonts w:hint="eastAsia"/>
              <w:b/>
              <w:rPrChange w:id="2839" w:author="jie sun" w:date="2018-04-08T19:16:00Z">
                <w:rPr>
                  <w:rFonts w:hint="eastAsia"/>
                </w:rPr>
              </w:rPrChange>
            </w:rPr>
            <w:delText>错误！未指定顺序。错误！未指定顺序。</w:delText>
          </w:r>
        </w:del>
      </w:ins>
      <w:ins w:id="2840" w:author="像个男人一样" w:date="2018-03-21T02:01:00Z">
        <w:del w:id="2841" w:author="像个男人一样" w:date="2018-03-22T11:58:00Z">
          <w:r w:rsidRPr="00E90B93">
            <w:rPr>
              <w:rFonts w:hint="eastAsia"/>
              <w:b/>
              <w:rPrChange w:id="2842" w:author="jie sun" w:date="2018-04-08T19:16:00Z">
                <w:rPr>
                  <w:rFonts w:hint="eastAsia"/>
                </w:rPr>
              </w:rPrChange>
            </w:rPr>
            <w:delText>错误！未指定顺序。</w:delText>
          </w:r>
        </w:del>
      </w:ins>
      <w:ins w:id="2843" w:author="像个男人一样" w:date="2018-03-21T02:00:00Z">
        <w:del w:id="2844" w:author="像个男人一样" w:date="2018-03-22T11:58:00Z">
          <w:r w:rsidRPr="00E90B93">
            <w:rPr>
              <w:rFonts w:hint="eastAsia"/>
              <w:b/>
              <w:rPrChange w:id="2845" w:author="jie sun" w:date="2018-04-08T19:16:00Z">
                <w:rPr>
                  <w:rFonts w:hint="eastAsia"/>
                </w:rPr>
              </w:rPrChange>
            </w:rPr>
            <w:delText>错误！未指定顺序。</w:delText>
          </w:r>
        </w:del>
      </w:ins>
      <w:ins w:id="2846" w:author="像个男人一样" w:date="2018-03-21T01:59:00Z">
        <w:del w:id="2847" w:author="像个男人一样" w:date="2018-03-22T11:58:00Z">
          <w:r w:rsidRPr="00E90B93">
            <w:rPr>
              <w:rFonts w:hint="eastAsia"/>
              <w:b/>
              <w:rPrChange w:id="2848" w:author="jie sun" w:date="2018-04-08T19:16:00Z">
                <w:rPr>
                  <w:rFonts w:hint="eastAsia"/>
                </w:rPr>
              </w:rPrChange>
            </w:rPr>
            <w:delText>错误！未指定顺序。</w:delText>
          </w:r>
        </w:del>
      </w:ins>
      <w:ins w:id="2849" w:author="像个男人一样" w:date="2018-03-21T01:58:00Z">
        <w:del w:id="2850" w:author="像个男人一样" w:date="2018-03-22T11:58:00Z">
          <w:r w:rsidRPr="00E90B93">
            <w:rPr>
              <w:rFonts w:hint="eastAsia"/>
              <w:b/>
              <w:rPrChange w:id="2851" w:author="jie sun" w:date="2018-04-08T19:16:00Z">
                <w:rPr>
                  <w:rFonts w:hint="eastAsia"/>
                </w:rPr>
              </w:rPrChange>
            </w:rPr>
            <w:delText>错误！未指定顺序。错误！未指定顺序。</w:delText>
          </w:r>
        </w:del>
      </w:ins>
      <w:ins w:id="2852" w:author="像个男人一样" w:date="2018-03-21T01:57:00Z">
        <w:del w:id="2853" w:author="像个男人一样" w:date="2018-03-22T11:58:00Z">
          <w:r w:rsidRPr="00E90B93">
            <w:rPr>
              <w:rFonts w:hint="eastAsia"/>
              <w:b/>
              <w:rPrChange w:id="2854" w:author="jie sun" w:date="2018-04-08T19:16:00Z">
                <w:rPr>
                  <w:rFonts w:hint="eastAsia"/>
                </w:rPr>
              </w:rPrChange>
            </w:rPr>
            <w:delText>错误！未指定顺序。</w:delText>
          </w:r>
        </w:del>
      </w:ins>
      <w:ins w:id="2855" w:author="像个男人一样" w:date="2018-03-21T01:48:00Z">
        <w:del w:id="2856" w:author="像个男人一样" w:date="2018-03-22T11:58:00Z">
          <w:r w:rsidRPr="00E90B93">
            <w:rPr>
              <w:rFonts w:hint="eastAsia"/>
              <w:b/>
              <w:rPrChange w:id="2857" w:author="jie sun" w:date="2018-04-08T19:16:00Z">
                <w:rPr>
                  <w:rFonts w:hint="eastAsia"/>
                </w:rPr>
              </w:rPrChange>
            </w:rPr>
            <w:delText>错误！未指定顺序。错误！未指定顺序。</w:delText>
          </w:r>
        </w:del>
      </w:ins>
      <w:ins w:id="2858" w:author="像个男人一样" w:date="2018-03-21T01:47:00Z">
        <w:del w:id="2859" w:author="像个男人一样" w:date="2018-03-22T11:58:00Z">
          <w:r w:rsidRPr="00E90B93">
            <w:rPr>
              <w:rFonts w:hint="eastAsia"/>
              <w:b/>
              <w:rPrChange w:id="2860" w:author="jie sun" w:date="2018-04-08T19:16:00Z">
                <w:rPr>
                  <w:rFonts w:hint="eastAsia"/>
                </w:rPr>
              </w:rPrChange>
            </w:rPr>
            <w:delText>错误！未指定顺序。</w:delText>
          </w:r>
        </w:del>
      </w:ins>
      <w:ins w:id="2861" w:author="像个男人一样" w:date="2018-03-21T01:46:00Z">
        <w:del w:id="2862" w:author="像个男人一样" w:date="2018-03-22T11:58:00Z">
          <w:r w:rsidRPr="00E90B93">
            <w:rPr>
              <w:rFonts w:hint="eastAsia"/>
              <w:b/>
              <w:rPrChange w:id="2863" w:author="jie sun" w:date="2018-04-08T19:16:00Z">
                <w:rPr>
                  <w:rFonts w:hint="eastAsia"/>
                </w:rPr>
              </w:rPrChange>
            </w:rPr>
            <w:delText>错误！未指定顺序。</w:delText>
          </w:r>
        </w:del>
      </w:ins>
      <w:ins w:id="2864" w:author="像个男人一样" w:date="2018-03-21T01:45:00Z">
        <w:del w:id="2865" w:author="像个男人一样" w:date="2018-03-22T11:58:00Z">
          <w:r w:rsidRPr="00E90B93">
            <w:rPr>
              <w:rFonts w:hint="eastAsia"/>
              <w:b/>
              <w:rPrChange w:id="2866" w:author="jie sun" w:date="2018-04-08T19:16:00Z">
                <w:rPr>
                  <w:rFonts w:hint="eastAsia"/>
                </w:rPr>
              </w:rPrChange>
            </w:rPr>
            <w:delText>错误！未指定顺序。错误！未指定顺序。</w:delText>
          </w:r>
        </w:del>
      </w:ins>
      <w:ins w:id="2867" w:author="像个男人一样" w:date="2018-03-21T01:43:00Z">
        <w:del w:id="2868" w:author="像个男人一样" w:date="2018-03-22T11:58:00Z">
          <w:r w:rsidRPr="00E90B93">
            <w:rPr>
              <w:rFonts w:hint="eastAsia"/>
              <w:b/>
              <w:rPrChange w:id="2869" w:author="jie sun" w:date="2018-04-08T19:16:00Z">
                <w:rPr>
                  <w:rFonts w:hint="eastAsia"/>
                </w:rPr>
              </w:rPrChange>
            </w:rPr>
            <w:delText>错误！未指定顺序。</w:delText>
          </w:r>
        </w:del>
      </w:ins>
      <w:ins w:id="2870" w:author="像个男人一样" w:date="2018-03-21T01:42:00Z">
        <w:del w:id="2871" w:author="像个男人一样" w:date="2018-03-22T11:58:00Z">
          <w:r w:rsidRPr="00E90B93">
            <w:rPr>
              <w:rFonts w:hint="eastAsia"/>
              <w:b/>
              <w:rPrChange w:id="2872" w:author="jie sun" w:date="2018-04-08T19:16:00Z">
                <w:rPr>
                  <w:rFonts w:hint="eastAsia"/>
                </w:rPr>
              </w:rPrChange>
            </w:rPr>
            <w:delText>错误！未指定顺序。</w:delText>
          </w:r>
        </w:del>
      </w:ins>
      <w:del w:id="2873" w:author="像个男人一样" w:date="2018-03-22T11:58:00Z">
        <w:r>
          <w:delText>9</w:delText>
        </w:r>
        <w:r>
          <w:fldChar w:fldCharType="end"/>
        </w:r>
      </w:del>
      <w:del w:id="2874" w:author="像个男人一样" w:date="2018-03-21T01:41:00Z">
        <w:r>
          <w:delText xml:space="preserve"> The intervals among the peaks </w:delText>
        </w:r>
      </w:del>
    </w:p>
    <w:p w14:paraId="7CF1E088" w14:textId="77777777" w:rsidR="0087014B" w:rsidRDefault="00D5184D">
      <w:pPr>
        <w:jc w:val="center"/>
        <w:rPr>
          <w:ins w:id="2875" w:author="像个男人一样" w:date="2018-03-21T01:41:00Z"/>
        </w:rPr>
        <w:pPrChange w:id="2876"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239C5222" w:rsidR="0087014B" w:rsidRDefault="00D5184D">
      <w:pPr>
        <w:pStyle w:val="Caption"/>
        <w:jc w:val="center"/>
        <w:pPrChange w:id="2877" w:author="jie sun" w:date="2018-04-16T21:34:00Z">
          <w:pPr/>
        </w:pPrChange>
      </w:pPr>
      <w:bookmarkStart w:id="2878" w:name="_Toc517801879"/>
      <w:ins w:id="2879" w:author="像个男人一样" w:date="2018-03-21T01:41:00Z">
        <w:r>
          <w:t xml:space="preserve">Figure </w:t>
        </w:r>
      </w:ins>
      <w:ins w:id="2880" w:author="JIE  SUN" w:date="2018-06-21T13:36:00Z">
        <w:r w:rsidR="00A64E7B">
          <w:fldChar w:fldCharType="begin"/>
        </w:r>
        <w:r w:rsidR="00A64E7B">
          <w:instrText xml:space="preserve"> STYLEREF 1 \s </w:instrText>
        </w:r>
      </w:ins>
      <w:r w:rsidR="00A64E7B">
        <w:fldChar w:fldCharType="separate"/>
      </w:r>
      <w:r w:rsidR="00030772">
        <w:rPr>
          <w:noProof/>
        </w:rPr>
        <w:t>3</w:t>
      </w:r>
      <w:ins w:id="288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6</w:t>
      </w:r>
      <w:ins w:id="2882" w:author="JIE  SUN" w:date="2018-06-21T13:36:00Z">
        <w:r w:rsidR="00A64E7B">
          <w:fldChar w:fldCharType="end"/>
        </w:r>
      </w:ins>
      <w:ins w:id="2883" w:author="jie sun" w:date="2018-04-19T13:00:00Z">
        <w:del w:id="2884" w:author="JIE  SUN" w:date="2018-06-21T13:34:00Z">
          <w:r w:rsidR="00083FE7" w:rsidDel="00A64E7B">
            <w:fldChar w:fldCharType="begin"/>
          </w:r>
          <w:r w:rsidR="00083FE7" w:rsidDel="00A64E7B">
            <w:delInstrText xml:space="preserve"> STYLEREF 1 \s </w:delInstrText>
          </w:r>
        </w:del>
      </w:ins>
      <w:del w:id="2885" w:author="JIE  SUN" w:date="2018-06-21T13:34:00Z">
        <w:r w:rsidR="00083FE7" w:rsidDel="00A64E7B">
          <w:fldChar w:fldCharType="separate"/>
        </w:r>
        <w:r w:rsidR="00083FE7" w:rsidDel="00A64E7B">
          <w:rPr>
            <w:noProof/>
          </w:rPr>
          <w:delText>2</w:delText>
        </w:r>
      </w:del>
      <w:ins w:id="2886" w:author="jie sun" w:date="2018-04-19T13:00:00Z">
        <w:del w:id="288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88" w:author="JIE  SUN" w:date="2018-06-21T13:34:00Z">
        <w:r w:rsidR="00083FE7" w:rsidDel="00A64E7B">
          <w:fldChar w:fldCharType="separate"/>
        </w:r>
      </w:del>
      <w:ins w:id="2889" w:author="jie sun" w:date="2018-04-19T13:00:00Z">
        <w:del w:id="2890" w:author="JIE  SUN" w:date="2018-06-21T13:34:00Z">
          <w:r w:rsidR="00083FE7" w:rsidDel="00A64E7B">
            <w:rPr>
              <w:noProof/>
            </w:rPr>
            <w:delText>9</w:delText>
          </w:r>
          <w:r w:rsidR="00083FE7" w:rsidDel="00A64E7B">
            <w:fldChar w:fldCharType="end"/>
          </w:r>
        </w:del>
      </w:ins>
      <w:ins w:id="2891" w:author="像个男人一样" w:date="2018-03-21T01:41:00Z">
        <w:del w:id="289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893" w:author="像个男人一样" w:date="2018-03-22T11:51:00Z">
        <w:del w:id="2894" w:author="jie sun" w:date="2018-04-10T21:45:00Z">
          <w:r w:rsidDel="00454521">
            <w:delText>9</w:delText>
          </w:r>
        </w:del>
      </w:ins>
      <w:ins w:id="2895" w:author="像个男人一样" w:date="2018-03-21T01:41:00Z">
        <w:del w:id="2896" w:author="jie sun" w:date="2018-04-10T21:45:00Z">
          <w:r w:rsidDel="00454521">
            <w:fldChar w:fldCharType="end"/>
          </w:r>
        </w:del>
        <w:bookmarkStart w:id="2897" w:name="_Toc28630"/>
        <w:bookmarkStart w:id="2898" w:name="_Toc20181"/>
        <w:bookmarkStart w:id="2899" w:name="_Toc1368"/>
        <w:bookmarkStart w:id="2900" w:name="_Toc1985"/>
        <w:bookmarkStart w:id="2901" w:name="_Toc473"/>
        <w:bookmarkStart w:id="2902" w:name="_Toc30065"/>
        <w:bookmarkStart w:id="2903" w:name="_Toc6461"/>
        <w:bookmarkStart w:id="2904" w:name="_Toc27155"/>
        <w:bookmarkStart w:id="2905" w:name="_Toc28664"/>
        <w:bookmarkStart w:id="2906" w:name="_Toc23526"/>
        <w:bookmarkStart w:id="2907" w:name="_Toc23073"/>
        <w:bookmarkStart w:id="2908" w:name="_Toc31468"/>
        <w:bookmarkStart w:id="2909" w:name="_Toc18099"/>
        <w:bookmarkStart w:id="2910" w:name="_Toc12438"/>
        <w:bookmarkStart w:id="2911" w:name="_Toc6829"/>
        <w:bookmarkStart w:id="2912" w:name="_Toc20173"/>
        <w:bookmarkStart w:id="2913" w:name="_Toc32110"/>
        <w:bookmarkStart w:id="2914" w:name="_Toc29089"/>
        <w:bookmarkStart w:id="2915" w:name="_Toc26482"/>
        <w:bookmarkStart w:id="2916" w:name="_Toc21016"/>
        <w:bookmarkStart w:id="2917" w:name="_Toc12772"/>
        <w:bookmarkStart w:id="2918" w:name="_Toc21350"/>
        <w:bookmarkStart w:id="2919" w:name="_Toc29483"/>
        <w:bookmarkStart w:id="2920" w:name="_Toc5366"/>
        <w:bookmarkStart w:id="2921" w:name="_Toc5328"/>
        <w:r w:rsidRPr="00606542">
          <w:t>:</w:t>
        </w:r>
      </w:ins>
      <w:r w:rsidR="0093575E">
        <w:t xml:space="preserve"> </w:t>
      </w:r>
      <w:ins w:id="2922" w:author="像个男人一样" w:date="2018-03-21T01:41:00Z">
        <w:r w:rsidRPr="00606542">
          <w:t xml:space="preserve">The </w:t>
        </w:r>
      </w:ins>
      <w:ins w:id="2923" w:author="jie sun" w:date="2018-04-16T22:26:00Z">
        <w:r w:rsidR="00727BC8">
          <w:t>I</w:t>
        </w:r>
      </w:ins>
      <w:ins w:id="2924" w:author="像个男人一样" w:date="2018-03-21T01:41:00Z">
        <w:del w:id="2925" w:author="jie sun" w:date="2018-04-16T22:26:00Z">
          <w:r w:rsidRPr="00606542" w:rsidDel="00727BC8">
            <w:delText>i</w:delText>
          </w:r>
        </w:del>
        <w:r w:rsidRPr="00606542">
          <w:t xml:space="preserve">ntervals </w:t>
        </w:r>
      </w:ins>
      <w:ins w:id="2926" w:author="jie sun" w:date="2018-04-16T22:26:00Z">
        <w:r w:rsidR="00727BC8">
          <w:t>A</w:t>
        </w:r>
      </w:ins>
      <w:ins w:id="2927" w:author="像个男人一样" w:date="2018-03-21T01:41:00Z">
        <w:del w:id="2928" w:author="jie sun" w:date="2018-04-16T22:26:00Z">
          <w:r w:rsidRPr="00606542" w:rsidDel="00727BC8">
            <w:delText>a</w:delText>
          </w:r>
        </w:del>
        <w:r w:rsidRPr="00606542">
          <w:t xml:space="preserve">mong </w:t>
        </w:r>
      </w:ins>
      <w:ins w:id="2929" w:author="jie sun" w:date="2018-04-16T22:27:00Z">
        <w:r w:rsidR="00727BC8">
          <w:t>T</w:t>
        </w:r>
      </w:ins>
      <w:ins w:id="2930" w:author="像个男人一样" w:date="2018-03-21T01:41:00Z">
        <w:del w:id="2931" w:author="jie sun" w:date="2018-04-16T22:27:00Z">
          <w:r w:rsidRPr="00606542" w:rsidDel="00727BC8">
            <w:delText>t</w:delText>
          </w:r>
        </w:del>
        <w:r w:rsidRPr="00606542">
          <w:t xml:space="preserve">he </w:t>
        </w:r>
      </w:ins>
      <w:ins w:id="2932" w:author="jie sun" w:date="2018-04-16T22:27:00Z">
        <w:r w:rsidR="00727BC8">
          <w:t>P</w:t>
        </w:r>
      </w:ins>
      <w:ins w:id="2933" w:author="像个男人一样" w:date="2018-03-21T01:41:00Z">
        <w:del w:id="2934" w:author="jie sun" w:date="2018-04-16T22:27:00Z">
          <w:r w:rsidRPr="00606542" w:rsidDel="00727BC8">
            <w:delText>p</w:delText>
          </w:r>
        </w:del>
        <w:r w:rsidRPr="00606542">
          <w:t>eaks</w:t>
        </w:r>
      </w:ins>
      <w:bookmarkEnd w:id="2878"/>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p>
    <w:p w14:paraId="369A335B" w14:textId="77777777" w:rsidR="0087014B" w:rsidRDefault="00D5184D">
      <w:pPr>
        <w:rPr>
          <w:ins w:id="2935" w:author="jie sun" w:date="2018-04-08T18:25:00Z"/>
        </w:rPr>
      </w:pPr>
      <w:del w:id="2936" w:author="jie sun" w:date="2018-04-16T21:34:00Z">
        <w:r w:rsidDel="007057AF">
          <w:rPr>
            <w:rFonts w:hint="eastAsia"/>
          </w:rPr>
          <w:delText>So</w:delText>
        </w:r>
        <w:r w:rsidDel="00D61186">
          <w:delText xml:space="preserve"> </w:delText>
        </w:r>
      </w:del>
      <w:ins w:id="2937" w:author="jie sun" w:date="2018-04-16T21:34:00Z">
        <w:r w:rsidR="00D61186">
          <w:rPr>
            <w:rFonts w:hint="eastAsia"/>
          </w:rPr>
          <w:t>W</w:t>
        </w:r>
      </w:ins>
      <w:del w:id="2938"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39" w:name="_Toc3264"/>
      <w:bookmarkStart w:id="2940" w:name="_Toc22958"/>
      <w:bookmarkStart w:id="2941" w:name="_Toc18539"/>
      <w:bookmarkStart w:id="2942" w:name="_Toc23908"/>
      <w:bookmarkStart w:id="2943" w:name="_Toc236"/>
      <w:bookmarkStart w:id="2944" w:name="_Toc30131"/>
      <w:bookmarkStart w:id="2945" w:name="_Toc11068"/>
      <w:bookmarkStart w:id="2946" w:name="_Toc25229"/>
      <w:bookmarkStart w:id="2947" w:name="_Toc440"/>
      <w:bookmarkStart w:id="2948" w:name="_Toc518334754"/>
      <w:r>
        <w:rPr>
          <w:lang w:val="en-US"/>
        </w:rPr>
        <w:t xml:space="preserve">Threshold </w:t>
      </w:r>
      <w:r>
        <w:rPr>
          <w:rFonts w:hint="eastAsia"/>
          <w:lang w:val="en-US"/>
        </w:rPr>
        <w:t>Filtering Algorithm</w:t>
      </w:r>
      <w:bookmarkEnd w:id="2939"/>
      <w:bookmarkEnd w:id="2940"/>
      <w:bookmarkEnd w:id="2941"/>
      <w:bookmarkEnd w:id="2942"/>
      <w:bookmarkEnd w:id="2943"/>
      <w:bookmarkEnd w:id="2944"/>
      <w:bookmarkEnd w:id="2945"/>
      <w:bookmarkEnd w:id="2946"/>
      <w:bookmarkEnd w:id="2947"/>
      <w:bookmarkEnd w:id="2948"/>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49" w:author="jie sun" w:date="2018-04-15T19:24:00Z">
                  <w:rPr/>
                </w:rPrChange>
              </w:rPr>
            </w:pPr>
            <w:r w:rsidRPr="008F4478">
              <w:rPr>
                <w:lang w:val="en-US"/>
                <w:rPrChange w:id="2950" w:author="jie sun" w:date="2018-04-15T19:24:00Z">
                  <w:rPr/>
                </w:rPrChange>
              </w:rPr>
              <w:t>2.</w:t>
            </w:r>
            <w:r>
              <w:rPr>
                <w:lang w:val="en-US"/>
              </w:rPr>
              <w:t xml:space="preserve"> The Threshold is Dynamic and related with different walking patterns. </w:t>
            </w:r>
            <w:del w:id="2951" w:author="jie sun" w:date="2018-04-15T19:28:00Z">
              <w:r w:rsidRPr="008F4478" w:rsidDel="00122733">
                <w:rPr>
                  <w:lang w:val="en-US"/>
                  <w:rPrChange w:id="2952" w:author="jie sun" w:date="2018-04-15T19:24:00Z">
                    <w:rPr/>
                  </w:rPrChange>
                </w:rPr>
                <w:delText>(</w:delText>
              </w:r>
            </w:del>
            <w:r w:rsidRPr="008F4478">
              <w:rPr>
                <w:lang w:val="en-US"/>
                <w:rPrChange w:id="2953" w:author="jie sun" w:date="2018-04-15T19:24:00Z">
                  <w:rPr/>
                </w:rPrChange>
              </w:rPr>
              <w:t>There is one red peak datum being filtered.</w:t>
            </w:r>
            <w:del w:id="2954" w:author="jie sun" w:date="2018-04-15T19:28:00Z">
              <w:r w:rsidRPr="008F4478" w:rsidDel="00122733">
                <w:rPr>
                  <w:lang w:val="en-US"/>
                  <w:rPrChange w:id="2955" w:author="jie sun" w:date="2018-04-15T19:24:00Z">
                    <w:rPr/>
                  </w:rPrChange>
                </w:rPr>
                <w:delText>)</w:delText>
              </w:r>
            </w:del>
          </w:p>
        </w:tc>
      </w:tr>
    </w:tbl>
    <w:p w14:paraId="614D9AFB" w14:textId="77777777" w:rsidR="0087014B" w:rsidRPr="00DA038E" w:rsidRDefault="00D5184D">
      <w:pPr>
        <w:pStyle w:val="Caption"/>
        <w:rPr>
          <w:del w:id="2956" w:author="像个男人一样" w:date="2018-03-22T11:58:00Z"/>
        </w:rPr>
        <w:pPrChange w:id="2957" w:author="像个男人一样" w:date="2018-03-21T01:42:00Z">
          <w:pPr/>
        </w:pPrChange>
      </w:pPr>
      <w:r w:rsidRPr="00DA038E">
        <w:t xml:space="preserve">The following </w:t>
      </w:r>
      <w:del w:id="2958" w:author="jie sun" w:date="2018-04-08T18:25:00Z">
        <w:r w:rsidRPr="00DA038E" w:rsidDel="006C170B">
          <w:delText xml:space="preserve">diagram </w:delText>
        </w:r>
      </w:del>
      <w:ins w:id="2959"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60" w:author="像个男人一样" w:date="2018-03-21T01:42:00Z">
          <w:pPr>
            <w:pStyle w:val="Subtitle"/>
          </w:pPr>
        </w:pPrChange>
      </w:pPr>
      <w:del w:id="2961" w:author="像个男人一样" w:date="2018-03-22T11:58:00Z">
        <w:r>
          <w:delText xml:space="preserve">Figure 2. </w:delText>
        </w:r>
        <w:r>
          <w:fldChar w:fldCharType="begin"/>
        </w:r>
        <w:r>
          <w:delInstrText xml:space="preserve"> SEQ Figure_2. \* ARABIC </w:delInstrText>
        </w:r>
        <w:r>
          <w:fldChar w:fldCharType="separate"/>
        </w:r>
      </w:del>
      <w:ins w:id="2962" w:author="像个男人一样" w:date="2018-03-22T11:51:00Z">
        <w:del w:id="2963" w:author="像个男人一样" w:date="2018-03-22T11:58:00Z">
          <w:r>
            <w:rPr>
              <w:b/>
            </w:rPr>
            <w:delText>错误！未指定顺序。</w:delText>
          </w:r>
        </w:del>
      </w:ins>
      <w:ins w:id="2964" w:author="像个男人一样" w:date="2018-03-21T23:39:00Z">
        <w:del w:id="2965" w:author="像个男人一样" w:date="2018-03-22T11:58:00Z">
          <w:r>
            <w:rPr>
              <w:b/>
            </w:rPr>
            <w:delText>错误！未指定顺序。</w:delText>
          </w:r>
        </w:del>
      </w:ins>
      <w:ins w:id="2966" w:author="像个男人一样" w:date="2018-03-21T23:10:00Z">
        <w:del w:id="2967" w:author="像个男人一样" w:date="2018-03-22T11:58:00Z">
          <w:r>
            <w:rPr>
              <w:b/>
            </w:rPr>
            <w:delText>错误！未指定顺序。</w:delText>
          </w:r>
        </w:del>
      </w:ins>
      <w:ins w:id="2968" w:author="像个男人一样" w:date="2018-03-21T23:08:00Z">
        <w:del w:id="2969" w:author="像个男人一样" w:date="2018-03-22T11:58:00Z">
          <w:r>
            <w:rPr>
              <w:b/>
            </w:rPr>
            <w:delText>错误！未指定顺序。</w:delText>
          </w:r>
        </w:del>
      </w:ins>
      <w:ins w:id="2970" w:author="像个男人一样" w:date="2018-03-21T02:33:00Z">
        <w:del w:id="2971" w:author="像个男人一样" w:date="2018-03-22T11:58:00Z">
          <w:r>
            <w:rPr>
              <w:b/>
            </w:rPr>
            <w:delText>错误！未指定顺序。错误！未指定顺序。</w:delText>
          </w:r>
        </w:del>
      </w:ins>
      <w:ins w:id="2972" w:author="像个男人一样" w:date="2018-03-21T02:31:00Z">
        <w:del w:id="2973" w:author="像个男人一样" w:date="2018-03-22T11:58:00Z">
          <w:r>
            <w:rPr>
              <w:b/>
            </w:rPr>
            <w:delText>错误！未指定顺序。</w:delText>
          </w:r>
        </w:del>
      </w:ins>
      <w:ins w:id="2974" w:author="像个男人一样" w:date="2018-03-21T02:30:00Z">
        <w:del w:id="2975" w:author="像个男人一样" w:date="2018-03-22T11:58:00Z">
          <w:r>
            <w:rPr>
              <w:b/>
            </w:rPr>
            <w:delText>错误！未指定顺序。</w:delText>
          </w:r>
        </w:del>
      </w:ins>
      <w:ins w:id="2976" w:author="像个男人一样" w:date="2018-03-21T02:29:00Z">
        <w:del w:id="2977" w:author="像个男人一样" w:date="2018-03-22T11:58:00Z">
          <w:r>
            <w:rPr>
              <w:b/>
            </w:rPr>
            <w:delText>错误！未指定顺序。错误！未指定顺序。</w:delText>
          </w:r>
        </w:del>
      </w:ins>
      <w:ins w:id="2978" w:author="像个男人一样" w:date="2018-03-21T02:26:00Z">
        <w:del w:id="2979" w:author="像个男人一样" w:date="2018-03-22T11:58:00Z">
          <w:r>
            <w:rPr>
              <w:b/>
            </w:rPr>
            <w:delText>错误！未指定顺序。</w:delText>
          </w:r>
        </w:del>
      </w:ins>
      <w:ins w:id="2980" w:author="像个男人一样" w:date="2018-03-21T02:25:00Z">
        <w:del w:id="2981" w:author="像个男人一样" w:date="2018-03-22T11:58:00Z">
          <w:r>
            <w:rPr>
              <w:b/>
            </w:rPr>
            <w:delText>错误！未指定顺序。</w:delText>
          </w:r>
        </w:del>
      </w:ins>
      <w:ins w:id="2982" w:author="像个男人一样" w:date="2018-03-21T02:24:00Z">
        <w:del w:id="2983" w:author="像个男人一样" w:date="2018-03-22T11:58:00Z">
          <w:r>
            <w:rPr>
              <w:b/>
            </w:rPr>
            <w:delText>错误！未指定顺序。</w:delText>
          </w:r>
        </w:del>
      </w:ins>
      <w:ins w:id="2984" w:author="像个男人一样" w:date="2018-03-21T02:23:00Z">
        <w:del w:id="2985" w:author="像个男人一样" w:date="2018-03-22T11:58:00Z">
          <w:r>
            <w:rPr>
              <w:b/>
            </w:rPr>
            <w:delText>错误！未指定顺序。</w:delText>
          </w:r>
        </w:del>
      </w:ins>
      <w:ins w:id="2986" w:author="像个男人一样" w:date="2018-03-21T02:22:00Z">
        <w:del w:id="2987" w:author="像个男人一样" w:date="2018-03-22T11:58:00Z">
          <w:r>
            <w:rPr>
              <w:b/>
            </w:rPr>
            <w:delText>错误！未指定顺序。</w:delText>
          </w:r>
        </w:del>
      </w:ins>
      <w:ins w:id="2988" w:author="像个男人一样" w:date="2018-03-21T02:17:00Z">
        <w:del w:id="2989" w:author="像个男人一样" w:date="2018-03-22T11:58:00Z">
          <w:r>
            <w:rPr>
              <w:b/>
            </w:rPr>
            <w:delText>错误！未指定顺序。错误！未指定顺序。错误！未指定顺序。</w:delText>
          </w:r>
        </w:del>
      </w:ins>
      <w:ins w:id="2990" w:author="像个男人一样" w:date="2018-03-21T02:15:00Z">
        <w:del w:id="2991" w:author="像个男人一样" w:date="2018-03-22T11:58:00Z">
          <w:r>
            <w:rPr>
              <w:b/>
            </w:rPr>
            <w:delText>错误！未指定顺序。</w:delText>
          </w:r>
        </w:del>
      </w:ins>
      <w:ins w:id="2992" w:author="像个男人一样" w:date="2018-03-21T02:14:00Z">
        <w:del w:id="2993" w:author="像个男人一样" w:date="2018-03-22T11:58:00Z">
          <w:r>
            <w:rPr>
              <w:b/>
            </w:rPr>
            <w:delText>错误！未指定顺序。</w:delText>
          </w:r>
        </w:del>
      </w:ins>
      <w:ins w:id="2994" w:author="像个男人一样" w:date="2018-03-21T02:13:00Z">
        <w:del w:id="2995" w:author="像个男人一样" w:date="2018-03-22T11:58:00Z">
          <w:r>
            <w:rPr>
              <w:b/>
            </w:rPr>
            <w:delText>错误！未指定顺序。</w:delText>
          </w:r>
        </w:del>
      </w:ins>
      <w:ins w:id="2996" w:author="像个男人一样" w:date="2018-03-21T02:12:00Z">
        <w:del w:id="2997" w:author="像个男人一样" w:date="2018-03-22T11:58:00Z">
          <w:r>
            <w:rPr>
              <w:b/>
            </w:rPr>
            <w:delText>错误！未指定顺序。</w:delText>
          </w:r>
        </w:del>
      </w:ins>
      <w:ins w:id="2998" w:author="像个男人一样" w:date="2018-03-21T02:02:00Z">
        <w:del w:id="2999" w:author="像个男人一样" w:date="2018-03-22T11:58:00Z">
          <w:r>
            <w:rPr>
              <w:b/>
            </w:rPr>
            <w:delText>错误！未指定顺序。错误！未指定顺序。</w:delText>
          </w:r>
        </w:del>
      </w:ins>
      <w:ins w:id="3000" w:author="像个男人一样" w:date="2018-03-21T02:01:00Z">
        <w:del w:id="3001" w:author="像个男人一样" w:date="2018-03-22T11:58:00Z">
          <w:r>
            <w:rPr>
              <w:b/>
            </w:rPr>
            <w:delText>错误！未指定顺序。</w:delText>
          </w:r>
        </w:del>
      </w:ins>
      <w:ins w:id="3002" w:author="像个男人一样" w:date="2018-03-21T02:00:00Z">
        <w:del w:id="3003" w:author="像个男人一样" w:date="2018-03-22T11:58:00Z">
          <w:r>
            <w:rPr>
              <w:b/>
            </w:rPr>
            <w:delText>错误！未指定顺序。</w:delText>
          </w:r>
        </w:del>
      </w:ins>
      <w:ins w:id="3004" w:author="像个男人一样" w:date="2018-03-21T01:59:00Z">
        <w:del w:id="3005" w:author="像个男人一样" w:date="2018-03-22T11:58:00Z">
          <w:r>
            <w:rPr>
              <w:b/>
            </w:rPr>
            <w:delText>错误！未指定顺序。</w:delText>
          </w:r>
        </w:del>
      </w:ins>
      <w:ins w:id="3006" w:author="像个男人一样" w:date="2018-03-21T01:58:00Z">
        <w:del w:id="3007" w:author="像个男人一样" w:date="2018-03-22T11:58:00Z">
          <w:r>
            <w:rPr>
              <w:b/>
            </w:rPr>
            <w:delText>错误！未指定顺序。错误！未指定顺序。</w:delText>
          </w:r>
        </w:del>
      </w:ins>
      <w:ins w:id="3008" w:author="像个男人一样" w:date="2018-03-21T01:57:00Z">
        <w:del w:id="3009" w:author="像个男人一样" w:date="2018-03-22T11:58:00Z">
          <w:r>
            <w:rPr>
              <w:b/>
            </w:rPr>
            <w:delText>错误！未指定顺序。</w:delText>
          </w:r>
        </w:del>
      </w:ins>
      <w:ins w:id="3010" w:author="像个男人一样" w:date="2018-03-21T01:48:00Z">
        <w:del w:id="3011" w:author="像个男人一样" w:date="2018-03-22T11:58:00Z">
          <w:r>
            <w:rPr>
              <w:b/>
            </w:rPr>
            <w:delText>错误！未指定顺序。错误！未指定顺序。</w:delText>
          </w:r>
        </w:del>
      </w:ins>
      <w:ins w:id="3012" w:author="像个男人一样" w:date="2018-03-21T01:47:00Z">
        <w:del w:id="3013" w:author="像个男人一样" w:date="2018-03-22T11:58:00Z">
          <w:r>
            <w:rPr>
              <w:b/>
            </w:rPr>
            <w:delText>错误！未指定顺序。</w:delText>
          </w:r>
        </w:del>
      </w:ins>
      <w:ins w:id="3014" w:author="像个男人一样" w:date="2018-03-21T01:46:00Z">
        <w:del w:id="3015" w:author="像个男人一样" w:date="2018-03-22T11:58:00Z">
          <w:r>
            <w:rPr>
              <w:b/>
            </w:rPr>
            <w:delText>错误！未指定顺序。</w:delText>
          </w:r>
        </w:del>
      </w:ins>
      <w:ins w:id="3016" w:author="像个男人一样" w:date="2018-03-21T01:45:00Z">
        <w:del w:id="3017" w:author="像个男人一样" w:date="2018-03-22T11:58:00Z">
          <w:r>
            <w:rPr>
              <w:b/>
            </w:rPr>
            <w:delText>错误！未指定顺序。错误！未指定顺序。</w:delText>
          </w:r>
        </w:del>
      </w:ins>
      <w:ins w:id="3018" w:author="像个男人一样" w:date="2018-03-21T01:43:00Z">
        <w:del w:id="3019" w:author="像个男人一样" w:date="2018-03-22T11:58:00Z">
          <w:r>
            <w:rPr>
              <w:b/>
            </w:rPr>
            <w:delText>错误！未指定顺序。</w:delText>
          </w:r>
        </w:del>
      </w:ins>
      <w:del w:id="3020" w:author="像个男人一样" w:date="2018-03-22T11:58:00Z">
        <w:r>
          <w:delText>10</w:delText>
        </w:r>
        <w:r>
          <w:fldChar w:fldCharType="end"/>
        </w:r>
      </w:del>
      <w:del w:id="3021" w:author="像个男人一样" w:date="2018-03-21T01:42:00Z">
        <w:r>
          <w:delText xml:space="preserve"> </w:delText>
        </w:r>
      </w:del>
      <w:del w:id="3022" w:author="像个男人一样" w:date="2018-03-21T01:41:00Z">
        <w:r>
          <w:delText>The threshold figure</w:delText>
        </w:r>
      </w:del>
    </w:p>
    <w:p w14:paraId="10E65A45" w14:textId="77777777" w:rsidR="0087014B" w:rsidRDefault="00D5184D">
      <w:pPr>
        <w:jc w:val="center"/>
        <w:rPr>
          <w:ins w:id="3023" w:author="像个男人一样" w:date="2018-03-21T01:42:00Z"/>
        </w:rPr>
        <w:pPrChange w:id="3024" w:author="jie sun" w:date="2018-04-16T21:34:00Z">
          <w:pPr/>
        </w:pPrChange>
      </w:pPr>
      <w:del w:id="3025"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26"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570A2119" w:rsidR="0087014B" w:rsidRDefault="00D5184D">
      <w:pPr>
        <w:pStyle w:val="Caption"/>
        <w:jc w:val="center"/>
        <w:rPr>
          <w:lang w:val="en-US"/>
        </w:rPr>
        <w:pPrChange w:id="3027" w:author="jie sun" w:date="2018-04-16T21:34:00Z">
          <w:pPr/>
        </w:pPrChange>
      </w:pPr>
      <w:bookmarkStart w:id="3028" w:name="_Toc517801880"/>
      <w:ins w:id="3029" w:author="像个男人一样" w:date="2018-03-21T01:42:00Z">
        <w:r>
          <w:t xml:space="preserve">Figure </w:t>
        </w:r>
      </w:ins>
      <w:ins w:id="3030" w:author="JIE  SUN" w:date="2018-06-21T13:36:00Z">
        <w:r w:rsidR="00A64E7B">
          <w:fldChar w:fldCharType="begin"/>
        </w:r>
        <w:r w:rsidR="00A64E7B">
          <w:instrText xml:space="preserve"> STYLEREF 1 \s </w:instrText>
        </w:r>
      </w:ins>
      <w:r w:rsidR="00A64E7B">
        <w:fldChar w:fldCharType="separate"/>
      </w:r>
      <w:r w:rsidR="00030772">
        <w:rPr>
          <w:noProof/>
        </w:rPr>
        <w:t>3</w:t>
      </w:r>
      <w:ins w:id="303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7</w:t>
      </w:r>
      <w:ins w:id="3032" w:author="JIE  SUN" w:date="2018-06-21T13:36:00Z">
        <w:r w:rsidR="00A64E7B">
          <w:fldChar w:fldCharType="end"/>
        </w:r>
      </w:ins>
      <w:ins w:id="3033" w:author="jie sun" w:date="2018-04-19T13:00:00Z">
        <w:del w:id="3034" w:author="JIE  SUN" w:date="2018-06-21T13:34:00Z">
          <w:r w:rsidR="00083FE7" w:rsidDel="00A64E7B">
            <w:fldChar w:fldCharType="begin"/>
          </w:r>
          <w:r w:rsidR="00083FE7" w:rsidDel="00A64E7B">
            <w:delInstrText xml:space="preserve"> STYLEREF 1 \s </w:delInstrText>
          </w:r>
        </w:del>
      </w:ins>
      <w:del w:id="3035" w:author="JIE  SUN" w:date="2018-06-21T13:34:00Z">
        <w:r w:rsidR="00083FE7" w:rsidDel="00A64E7B">
          <w:fldChar w:fldCharType="separate"/>
        </w:r>
        <w:r w:rsidR="00083FE7" w:rsidDel="00A64E7B">
          <w:rPr>
            <w:noProof/>
          </w:rPr>
          <w:delText>2</w:delText>
        </w:r>
      </w:del>
      <w:ins w:id="3036" w:author="jie sun" w:date="2018-04-19T13:00:00Z">
        <w:del w:id="303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38" w:author="JIE  SUN" w:date="2018-06-21T13:34:00Z">
        <w:r w:rsidR="00083FE7" w:rsidDel="00A64E7B">
          <w:fldChar w:fldCharType="separate"/>
        </w:r>
      </w:del>
      <w:ins w:id="3039" w:author="jie sun" w:date="2018-04-19T13:00:00Z">
        <w:del w:id="3040" w:author="JIE  SUN" w:date="2018-06-21T13:34:00Z">
          <w:r w:rsidR="00083FE7" w:rsidDel="00A64E7B">
            <w:rPr>
              <w:noProof/>
            </w:rPr>
            <w:delText>10</w:delText>
          </w:r>
          <w:r w:rsidR="00083FE7" w:rsidDel="00A64E7B">
            <w:fldChar w:fldCharType="end"/>
          </w:r>
        </w:del>
      </w:ins>
      <w:ins w:id="3041" w:author="像个男人一样" w:date="2018-03-21T01:42:00Z">
        <w:del w:id="304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43" w:author="像个男人一样" w:date="2018-03-22T11:51:00Z">
        <w:del w:id="3044" w:author="jie sun" w:date="2018-04-10T21:45:00Z">
          <w:r w:rsidDel="00454521">
            <w:delText>10</w:delText>
          </w:r>
        </w:del>
      </w:ins>
      <w:ins w:id="3045" w:author="像个男人一样" w:date="2018-03-21T01:42:00Z">
        <w:del w:id="3046" w:author="jie sun" w:date="2018-04-10T21:45:00Z">
          <w:r w:rsidDel="00454521">
            <w:fldChar w:fldCharType="end"/>
          </w:r>
        </w:del>
        <w:bookmarkStart w:id="3047" w:name="_Toc5409"/>
        <w:bookmarkStart w:id="3048" w:name="_Toc1166"/>
        <w:bookmarkStart w:id="3049" w:name="_Toc6554"/>
        <w:bookmarkStart w:id="3050" w:name="_Toc13454"/>
        <w:bookmarkStart w:id="3051" w:name="_Toc21765"/>
        <w:bookmarkStart w:id="3052" w:name="_Toc23823"/>
        <w:bookmarkStart w:id="3053" w:name="_Toc29933"/>
        <w:bookmarkStart w:id="3054" w:name="_Toc730"/>
        <w:bookmarkStart w:id="3055" w:name="_Toc12423"/>
        <w:bookmarkStart w:id="3056" w:name="_Toc29736"/>
        <w:bookmarkStart w:id="3057" w:name="_Toc7802"/>
        <w:bookmarkStart w:id="3058" w:name="_Toc14551"/>
        <w:bookmarkStart w:id="3059" w:name="_Toc12117"/>
        <w:bookmarkStart w:id="3060" w:name="_Toc25358"/>
        <w:bookmarkStart w:id="3061" w:name="_Toc30572"/>
        <w:bookmarkStart w:id="3062" w:name="_Toc8461"/>
        <w:bookmarkStart w:id="3063" w:name="_Toc22751"/>
        <w:bookmarkStart w:id="3064" w:name="_Toc5984"/>
        <w:bookmarkStart w:id="3065" w:name="_Toc11656"/>
        <w:bookmarkStart w:id="3066" w:name="_Toc15753"/>
        <w:bookmarkStart w:id="3067" w:name="_Toc7503"/>
        <w:bookmarkStart w:id="3068" w:name="_Toc227"/>
        <w:bookmarkStart w:id="3069" w:name="_Toc2081"/>
        <w:bookmarkStart w:id="3070" w:name="_Toc22325"/>
        <w:bookmarkStart w:id="3071" w:name="_Toc5034"/>
        <w:r>
          <w:rPr>
            <w:rFonts w:hint="eastAsia"/>
          </w:rPr>
          <w:t>:</w:t>
        </w:r>
      </w:ins>
      <w:r w:rsidR="0093575E">
        <w:t xml:space="preserve"> </w:t>
      </w:r>
      <w:ins w:id="3072" w:author="像个男人一样" w:date="2018-03-21T01:42:00Z">
        <w:r>
          <w:rPr>
            <w:rFonts w:hint="eastAsia"/>
          </w:rPr>
          <w:t xml:space="preserve">The </w:t>
        </w:r>
      </w:ins>
      <w:ins w:id="3073" w:author="jie sun" w:date="2018-04-16T22:27:00Z">
        <w:r w:rsidR="00BB4424">
          <w:t>T</w:t>
        </w:r>
      </w:ins>
      <w:ins w:id="3074" w:author="像个男人一样" w:date="2018-03-21T01:42:00Z">
        <w:del w:id="3075" w:author="jie sun" w:date="2018-04-16T22:27:00Z">
          <w:r w:rsidDel="00BB4424">
            <w:rPr>
              <w:rFonts w:hint="eastAsia"/>
            </w:rPr>
            <w:delText>t</w:delText>
          </w:r>
        </w:del>
        <w:r>
          <w:rPr>
            <w:rFonts w:hint="eastAsia"/>
          </w:rPr>
          <w:t xml:space="preserve">hreshold </w:t>
        </w:r>
      </w:ins>
      <w:ins w:id="3076" w:author="jie sun" w:date="2018-04-16T22:27:00Z">
        <w:r w:rsidR="00BB4424">
          <w:t>F</w:t>
        </w:r>
      </w:ins>
      <w:ins w:id="3077" w:author="像个男人一样" w:date="2018-03-21T01:42:00Z">
        <w:del w:id="3078" w:author="jie sun" w:date="2018-04-16T22:27:00Z">
          <w:r w:rsidDel="00BB4424">
            <w:rPr>
              <w:rFonts w:hint="eastAsia"/>
            </w:rPr>
            <w:delText>f</w:delText>
          </w:r>
        </w:del>
        <w:r>
          <w:rPr>
            <w:rFonts w:hint="eastAsia"/>
          </w:rPr>
          <w:t>igure</w:t>
        </w:r>
      </w:ins>
      <w:bookmarkEnd w:id="3028"/>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5864FC83" w14:textId="44B3C6D6" w:rsidR="0087014B" w:rsidRDefault="00D5184D">
      <w:pPr>
        <w:pStyle w:val="Heading3"/>
        <w:rPr>
          <w:lang w:val="en-US"/>
        </w:rPr>
      </w:pPr>
      <w:bookmarkStart w:id="3079" w:name="_Toc14406"/>
      <w:bookmarkStart w:id="3080" w:name="_Toc11047"/>
      <w:bookmarkStart w:id="3081" w:name="_Toc5176"/>
      <w:bookmarkStart w:id="3082" w:name="_Toc28426"/>
      <w:bookmarkStart w:id="3083" w:name="_Toc32033"/>
      <w:bookmarkStart w:id="3084" w:name="_Toc24111"/>
      <w:bookmarkStart w:id="3085" w:name="_Toc11901"/>
      <w:bookmarkStart w:id="3086" w:name="_Toc23423"/>
      <w:bookmarkStart w:id="3087" w:name="_Toc15273"/>
      <w:bookmarkStart w:id="3088" w:name="_Toc518334755"/>
      <w:r>
        <w:rPr>
          <w:rFonts w:hint="eastAsia"/>
          <w:lang w:val="en-US"/>
        </w:rPr>
        <w:t>Pattern Recognition Algorithm</w:t>
      </w:r>
      <w:bookmarkEnd w:id="3079"/>
      <w:bookmarkEnd w:id="3080"/>
      <w:bookmarkEnd w:id="3081"/>
      <w:bookmarkEnd w:id="3082"/>
      <w:bookmarkEnd w:id="3083"/>
      <w:bookmarkEnd w:id="3084"/>
      <w:bookmarkEnd w:id="3085"/>
      <w:bookmarkEnd w:id="3086"/>
      <w:bookmarkEnd w:id="3087"/>
      <w:bookmarkEnd w:id="3088"/>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89" w:author="像个男人一样" w:date="2018-03-21T01:43:00Z">
                <w:pPr>
                  <w:spacing w:after="0"/>
                </w:pPr>
              </w:pPrChange>
            </w:pPr>
            <w:del w:id="3090" w:author="像个男人一样" w:date="2018-03-22T11:57:00Z">
              <w:r w:rsidRPr="009276F8">
                <w:rPr>
                  <w:iCs w:val="0"/>
                  <w:color w:val="auto"/>
                  <w:sz w:val="24"/>
                  <w:szCs w:val="22"/>
                  <w:lang w:val="en-US"/>
                  <w:rPrChange w:id="3091" w:author="jie sun" w:date="2018-04-08T15:17:00Z">
                    <w:rPr>
                      <w:iCs/>
                    </w:rPr>
                  </w:rPrChange>
                </w:rPr>
                <w:delText>1.</w:delText>
              </w:r>
            </w:del>
            <w:del w:id="3092" w:author="像个男人一样" w:date="2018-03-22T11:58:00Z">
              <w:r w:rsidRPr="009276F8">
                <w:rPr>
                  <w:iCs w:val="0"/>
                  <w:color w:val="auto"/>
                  <w:sz w:val="24"/>
                  <w:szCs w:val="22"/>
                  <w:lang w:val="en-US"/>
                  <w:rPrChange w:id="3093" w:author="jie sun" w:date="2018-04-08T15:17:00Z">
                    <w:rPr>
                      <w:iCs/>
                    </w:rPr>
                  </w:rPrChange>
                </w:rPr>
                <w:delText xml:space="preserve"> </w:delText>
              </w:r>
            </w:del>
            <w:r w:rsidRPr="009276F8">
              <w:rPr>
                <w:iCs w:val="0"/>
                <w:color w:val="auto"/>
                <w:sz w:val="24"/>
                <w:szCs w:val="22"/>
                <w:lang w:val="en-US"/>
                <w:rPrChange w:id="3094" w:author="jie sun" w:date="2018-04-08T15:17:00Z">
                  <w:rPr>
                    <w:iCs/>
                  </w:rPr>
                </w:rPrChange>
              </w:rPr>
              <w:t>In different patterns, you can see the distinction of the wave variation of accel</w:t>
            </w:r>
            <w:ins w:id="3095" w:author="像个男人一样" w:date="2018-03-22T11:57:00Z">
              <w:r w:rsidRPr="009276F8">
                <w:rPr>
                  <w:iCs w:val="0"/>
                  <w:color w:val="auto"/>
                  <w:sz w:val="24"/>
                  <w:szCs w:val="22"/>
                  <w:lang w:val="en-US"/>
                </w:rPr>
                <w:t>e</w:t>
              </w:r>
            </w:ins>
            <w:ins w:id="3096" w:author="像个男人一样" w:date="2018-03-22T11:58:00Z">
              <w:r w:rsidRPr="009276F8">
                <w:rPr>
                  <w:iCs w:val="0"/>
                  <w:color w:val="auto"/>
                  <w:sz w:val="24"/>
                  <w:szCs w:val="22"/>
                  <w:lang w:val="en-US"/>
                </w:rPr>
                <w:t xml:space="preserve">rometer </w:t>
              </w:r>
            </w:ins>
            <w:del w:id="3097" w:author="jie sun" w:date="2018-04-08T15:17:00Z">
              <w:r w:rsidRPr="009276F8" w:rsidDel="009276F8">
                <w:rPr>
                  <w:iCs w:val="0"/>
                  <w:color w:val="auto"/>
                  <w:sz w:val="24"/>
                  <w:szCs w:val="22"/>
                  <w:lang w:val="en-US"/>
                  <w:rPrChange w:id="3098" w:author="jie sun" w:date="2018-04-08T15:17:00Z">
                    <w:rPr>
                      <w:iCs/>
                    </w:rPr>
                  </w:rPrChange>
                </w:rPr>
                <w:delText xml:space="preserve"> </w:delText>
              </w:r>
            </w:del>
            <w:r w:rsidRPr="009276F8">
              <w:rPr>
                <w:iCs w:val="0"/>
                <w:color w:val="auto"/>
                <w:sz w:val="24"/>
                <w:szCs w:val="22"/>
                <w:lang w:val="en-US"/>
                <w:rPrChange w:id="3099"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00" w:author="jie sun" w:date="2018-04-08T15:17:00Z">
                  <w:rPr>
                    <w:iCs/>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101" w:author="像个男人一样" w:date="2018-03-22T11:57:00Z"/>
          <w:lang w:val="en-US"/>
        </w:rPr>
      </w:pPr>
    </w:p>
    <w:p w14:paraId="56B0E402" w14:textId="77777777" w:rsidR="0087014B" w:rsidRDefault="00D5184D">
      <w:pPr>
        <w:pStyle w:val="Subtitle"/>
        <w:rPr>
          <w:del w:id="3102" w:author="像个男人一样" w:date="2018-03-21T01:43:00Z"/>
          <w:lang w:val="en-US"/>
        </w:rPr>
      </w:pPr>
      <w:del w:id="3103" w:author="像个男人一样" w:date="2018-03-22T11:57:00Z">
        <w:r>
          <w:delText xml:space="preserve">Figure 2. </w:delText>
        </w:r>
        <w:r>
          <w:fldChar w:fldCharType="begin"/>
        </w:r>
        <w:r>
          <w:delInstrText xml:space="preserve"> SEQ Figure_2. \* ARABIC </w:delInstrText>
        </w:r>
        <w:r>
          <w:fldChar w:fldCharType="separate"/>
        </w:r>
      </w:del>
      <w:ins w:id="3104" w:author="像个男人一样" w:date="2018-03-22T11:51:00Z">
        <w:del w:id="3105" w:author="像个男人一样" w:date="2018-03-22T11:57:00Z">
          <w:r>
            <w:rPr>
              <w:b/>
            </w:rPr>
            <w:delText>错误！未指定顺序。</w:delText>
          </w:r>
        </w:del>
      </w:ins>
      <w:ins w:id="3106" w:author="像个男人一样" w:date="2018-03-21T23:39:00Z">
        <w:del w:id="3107" w:author="像个男人一样" w:date="2018-03-22T11:57:00Z">
          <w:r>
            <w:rPr>
              <w:b/>
            </w:rPr>
            <w:delText>错误！未指定顺序。</w:delText>
          </w:r>
        </w:del>
      </w:ins>
      <w:ins w:id="3108" w:author="像个男人一样" w:date="2018-03-21T23:10:00Z">
        <w:del w:id="3109" w:author="像个男人一样" w:date="2018-03-22T11:57:00Z">
          <w:r>
            <w:rPr>
              <w:b/>
            </w:rPr>
            <w:delText>错误！未指定顺序。</w:delText>
          </w:r>
        </w:del>
      </w:ins>
      <w:ins w:id="3110" w:author="像个男人一样" w:date="2018-03-21T23:08:00Z">
        <w:del w:id="3111" w:author="像个男人一样" w:date="2018-03-22T11:57:00Z">
          <w:r>
            <w:rPr>
              <w:b/>
            </w:rPr>
            <w:delText>错误！未指定顺序。</w:delText>
          </w:r>
        </w:del>
      </w:ins>
      <w:ins w:id="3112" w:author="像个男人一样" w:date="2018-03-21T02:33:00Z">
        <w:del w:id="3113" w:author="像个男人一样" w:date="2018-03-22T11:57:00Z">
          <w:r>
            <w:rPr>
              <w:b/>
            </w:rPr>
            <w:delText>错误！未指定顺序。错误！未指定顺序。</w:delText>
          </w:r>
        </w:del>
      </w:ins>
      <w:ins w:id="3114" w:author="像个男人一样" w:date="2018-03-21T02:31:00Z">
        <w:del w:id="3115" w:author="像个男人一样" w:date="2018-03-22T11:57:00Z">
          <w:r>
            <w:rPr>
              <w:b/>
            </w:rPr>
            <w:delText>错误！未指定顺序。</w:delText>
          </w:r>
        </w:del>
      </w:ins>
      <w:ins w:id="3116" w:author="像个男人一样" w:date="2018-03-21T02:30:00Z">
        <w:del w:id="3117" w:author="像个男人一样" w:date="2018-03-22T11:57:00Z">
          <w:r>
            <w:rPr>
              <w:b/>
            </w:rPr>
            <w:delText>错误！未指定顺序。</w:delText>
          </w:r>
        </w:del>
      </w:ins>
      <w:ins w:id="3118" w:author="像个男人一样" w:date="2018-03-21T02:29:00Z">
        <w:del w:id="3119" w:author="像个男人一样" w:date="2018-03-22T11:57:00Z">
          <w:r>
            <w:rPr>
              <w:b/>
            </w:rPr>
            <w:delText>错误！未指定顺序。错误！未指定顺序。</w:delText>
          </w:r>
        </w:del>
      </w:ins>
      <w:ins w:id="3120" w:author="像个男人一样" w:date="2018-03-21T02:26:00Z">
        <w:del w:id="3121" w:author="像个男人一样" w:date="2018-03-22T11:57:00Z">
          <w:r>
            <w:rPr>
              <w:b/>
            </w:rPr>
            <w:delText>错误！未指定顺序。</w:delText>
          </w:r>
        </w:del>
      </w:ins>
      <w:ins w:id="3122" w:author="像个男人一样" w:date="2018-03-21T02:25:00Z">
        <w:del w:id="3123" w:author="像个男人一样" w:date="2018-03-22T11:57:00Z">
          <w:r>
            <w:rPr>
              <w:b/>
            </w:rPr>
            <w:delText>错误！未指定顺序。</w:delText>
          </w:r>
        </w:del>
      </w:ins>
      <w:ins w:id="3124" w:author="像个男人一样" w:date="2018-03-21T02:24:00Z">
        <w:del w:id="3125" w:author="像个男人一样" w:date="2018-03-22T11:57:00Z">
          <w:r>
            <w:rPr>
              <w:b/>
            </w:rPr>
            <w:delText>错误！未指定顺序。</w:delText>
          </w:r>
        </w:del>
      </w:ins>
      <w:ins w:id="3126" w:author="像个男人一样" w:date="2018-03-21T02:23:00Z">
        <w:del w:id="3127" w:author="像个男人一样" w:date="2018-03-22T11:57:00Z">
          <w:r>
            <w:rPr>
              <w:b/>
            </w:rPr>
            <w:delText>错误！未指定顺序。</w:delText>
          </w:r>
        </w:del>
      </w:ins>
      <w:ins w:id="3128" w:author="像个男人一样" w:date="2018-03-21T02:22:00Z">
        <w:del w:id="3129" w:author="像个男人一样" w:date="2018-03-22T11:57:00Z">
          <w:r>
            <w:rPr>
              <w:b/>
            </w:rPr>
            <w:delText>错误！未指定顺序。</w:delText>
          </w:r>
        </w:del>
      </w:ins>
      <w:ins w:id="3130" w:author="像个男人一样" w:date="2018-03-21T02:17:00Z">
        <w:del w:id="3131" w:author="像个男人一样" w:date="2018-03-22T11:57:00Z">
          <w:r>
            <w:rPr>
              <w:b/>
            </w:rPr>
            <w:delText>错误！未指定顺序。错误！未指定顺序。错误！未指定顺序。</w:delText>
          </w:r>
        </w:del>
      </w:ins>
      <w:ins w:id="3132" w:author="像个男人一样" w:date="2018-03-21T02:15:00Z">
        <w:del w:id="3133" w:author="像个男人一样" w:date="2018-03-22T11:57:00Z">
          <w:r>
            <w:rPr>
              <w:b/>
            </w:rPr>
            <w:delText>错误！未指定顺序。</w:delText>
          </w:r>
        </w:del>
      </w:ins>
      <w:ins w:id="3134" w:author="像个男人一样" w:date="2018-03-21T02:14:00Z">
        <w:del w:id="3135" w:author="像个男人一样" w:date="2018-03-22T11:57:00Z">
          <w:r>
            <w:rPr>
              <w:b/>
            </w:rPr>
            <w:delText>错误！未指定顺序。</w:delText>
          </w:r>
        </w:del>
      </w:ins>
      <w:ins w:id="3136" w:author="像个男人一样" w:date="2018-03-21T02:13:00Z">
        <w:del w:id="3137" w:author="像个男人一样" w:date="2018-03-22T11:57:00Z">
          <w:r>
            <w:rPr>
              <w:b/>
            </w:rPr>
            <w:delText>错误！未指定顺序。</w:delText>
          </w:r>
        </w:del>
      </w:ins>
      <w:ins w:id="3138" w:author="像个男人一样" w:date="2018-03-21T02:12:00Z">
        <w:del w:id="3139" w:author="像个男人一样" w:date="2018-03-22T11:57:00Z">
          <w:r>
            <w:rPr>
              <w:b/>
            </w:rPr>
            <w:delText>错误！未指定顺序。</w:delText>
          </w:r>
        </w:del>
      </w:ins>
      <w:ins w:id="3140" w:author="像个男人一样" w:date="2018-03-21T02:02:00Z">
        <w:del w:id="3141" w:author="像个男人一样" w:date="2018-03-22T11:57:00Z">
          <w:r>
            <w:rPr>
              <w:b/>
            </w:rPr>
            <w:delText>错误！未指定顺序。错误！未指定顺序。</w:delText>
          </w:r>
        </w:del>
      </w:ins>
      <w:ins w:id="3142" w:author="像个男人一样" w:date="2018-03-21T02:01:00Z">
        <w:del w:id="3143" w:author="像个男人一样" w:date="2018-03-22T11:57:00Z">
          <w:r>
            <w:rPr>
              <w:b/>
            </w:rPr>
            <w:delText>错误！未指定顺序。</w:delText>
          </w:r>
        </w:del>
      </w:ins>
      <w:ins w:id="3144" w:author="像个男人一样" w:date="2018-03-21T02:00:00Z">
        <w:del w:id="3145" w:author="像个男人一样" w:date="2018-03-22T11:57:00Z">
          <w:r>
            <w:rPr>
              <w:b/>
            </w:rPr>
            <w:delText>错误！未指定顺序。</w:delText>
          </w:r>
        </w:del>
      </w:ins>
      <w:ins w:id="3146" w:author="像个男人一样" w:date="2018-03-21T01:59:00Z">
        <w:del w:id="3147" w:author="像个男人一样" w:date="2018-03-22T11:57:00Z">
          <w:r>
            <w:rPr>
              <w:b/>
            </w:rPr>
            <w:delText>错误！未指定顺序。</w:delText>
          </w:r>
        </w:del>
      </w:ins>
      <w:ins w:id="3148" w:author="像个男人一样" w:date="2018-03-21T01:58:00Z">
        <w:del w:id="3149" w:author="像个男人一样" w:date="2018-03-22T11:57:00Z">
          <w:r>
            <w:rPr>
              <w:b/>
            </w:rPr>
            <w:delText>错误！未指定顺序。错误！未指定顺序。</w:delText>
          </w:r>
        </w:del>
      </w:ins>
      <w:ins w:id="3150" w:author="像个男人一样" w:date="2018-03-21T01:57:00Z">
        <w:del w:id="3151" w:author="像个男人一样" w:date="2018-03-22T11:57:00Z">
          <w:r>
            <w:rPr>
              <w:b/>
            </w:rPr>
            <w:delText>错误！未指定顺序。</w:delText>
          </w:r>
        </w:del>
      </w:ins>
      <w:ins w:id="3152" w:author="像个男人一样" w:date="2018-03-21T01:48:00Z">
        <w:del w:id="3153" w:author="像个男人一样" w:date="2018-03-22T11:57:00Z">
          <w:r>
            <w:rPr>
              <w:b/>
            </w:rPr>
            <w:delText>错误！未指定顺序。错误！未指定顺序。</w:delText>
          </w:r>
        </w:del>
      </w:ins>
      <w:ins w:id="3154" w:author="像个男人一样" w:date="2018-03-21T01:47:00Z">
        <w:del w:id="3155" w:author="像个男人一样" w:date="2018-03-22T11:57:00Z">
          <w:r>
            <w:rPr>
              <w:b/>
            </w:rPr>
            <w:delText>错误！未指定顺序。</w:delText>
          </w:r>
        </w:del>
      </w:ins>
      <w:ins w:id="3156" w:author="像个男人一样" w:date="2018-03-21T01:46:00Z">
        <w:del w:id="3157" w:author="像个男人一样" w:date="2018-03-22T11:57:00Z">
          <w:r>
            <w:rPr>
              <w:b/>
            </w:rPr>
            <w:delText>错误！未指定顺序。</w:delText>
          </w:r>
        </w:del>
      </w:ins>
      <w:ins w:id="3158" w:author="像个男人一样" w:date="2018-03-21T01:45:00Z">
        <w:del w:id="3159" w:author="像个男人一样" w:date="2018-03-22T11:57:00Z">
          <w:r>
            <w:rPr>
              <w:b/>
            </w:rPr>
            <w:delText>错误！未指定顺序。错误！未指定顺序。</w:delText>
          </w:r>
        </w:del>
      </w:ins>
      <w:del w:id="3160" w:author="像个男人一样" w:date="2018-03-22T11:57:00Z">
        <w:r>
          <w:delText>11</w:delText>
        </w:r>
        <w:r>
          <w:fldChar w:fldCharType="end"/>
        </w:r>
      </w:del>
      <w:del w:id="3161" w:author="像个男人一样" w:date="2018-03-21T01:43:00Z">
        <w:r>
          <w:delText xml:space="preserve"> </w:delText>
        </w:r>
      </w:del>
      <w:del w:id="3162" w:author="像个男人一样" w:date="2018-03-21T01:42:00Z">
        <w:r>
          <w:delText xml:space="preserve">The different Pattern data </w:delText>
        </w:r>
      </w:del>
    </w:p>
    <w:p w14:paraId="5B280ECB" w14:textId="77777777" w:rsidR="0087014B" w:rsidRDefault="00D5184D">
      <w:pPr>
        <w:pStyle w:val="Subtitle"/>
        <w:jc w:val="center"/>
        <w:rPr>
          <w:ins w:id="3163" w:author="像个男人一样" w:date="2018-03-21T01:42:00Z"/>
        </w:rPr>
        <w:pPrChange w:id="3164"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4657ACB3" w:rsidR="0087014B" w:rsidRDefault="00D5184D">
      <w:pPr>
        <w:pStyle w:val="Caption"/>
        <w:jc w:val="center"/>
        <w:rPr>
          <w:lang w:val="en-US"/>
        </w:rPr>
        <w:pPrChange w:id="3165" w:author="jie sun" w:date="2018-04-16T21:34:00Z">
          <w:pPr/>
        </w:pPrChange>
      </w:pPr>
      <w:bookmarkStart w:id="3166" w:name="_Toc517801881"/>
      <w:ins w:id="3167" w:author="像个男人一样" w:date="2018-03-21T01:43:00Z">
        <w:r>
          <w:t xml:space="preserve">Figure </w:t>
        </w:r>
      </w:ins>
      <w:ins w:id="3168" w:author="JIE  SUN" w:date="2018-06-21T13:36:00Z">
        <w:r w:rsidR="00A64E7B">
          <w:fldChar w:fldCharType="begin"/>
        </w:r>
        <w:r w:rsidR="00A64E7B">
          <w:instrText xml:space="preserve"> STYLEREF 1 \s </w:instrText>
        </w:r>
      </w:ins>
      <w:r w:rsidR="00A64E7B">
        <w:fldChar w:fldCharType="separate"/>
      </w:r>
      <w:r w:rsidR="00030772">
        <w:rPr>
          <w:noProof/>
        </w:rPr>
        <w:t>3</w:t>
      </w:r>
      <w:ins w:id="31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8</w:t>
      </w:r>
      <w:ins w:id="3170" w:author="JIE  SUN" w:date="2018-06-21T13:36:00Z">
        <w:r w:rsidR="00A64E7B">
          <w:fldChar w:fldCharType="end"/>
        </w:r>
      </w:ins>
      <w:ins w:id="3171" w:author="jie sun" w:date="2018-04-19T13:00:00Z">
        <w:del w:id="3172" w:author="JIE  SUN" w:date="2018-06-21T13:34:00Z">
          <w:r w:rsidR="00083FE7" w:rsidDel="00A64E7B">
            <w:fldChar w:fldCharType="begin"/>
          </w:r>
          <w:r w:rsidR="00083FE7" w:rsidDel="00A64E7B">
            <w:delInstrText xml:space="preserve"> STYLEREF 1 \s </w:delInstrText>
          </w:r>
        </w:del>
      </w:ins>
      <w:del w:id="3173" w:author="JIE  SUN" w:date="2018-06-21T13:34:00Z">
        <w:r w:rsidR="00083FE7" w:rsidDel="00A64E7B">
          <w:fldChar w:fldCharType="separate"/>
        </w:r>
        <w:r w:rsidR="00083FE7" w:rsidDel="00A64E7B">
          <w:rPr>
            <w:noProof/>
          </w:rPr>
          <w:delText>2</w:delText>
        </w:r>
      </w:del>
      <w:ins w:id="3174" w:author="jie sun" w:date="2018-04-19T13:00:00Z">
        <w:del w:id="31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76" w:author="JIE  SUN" w:date="2018-06-21T13:34:00Z">
        <w:r w:rsidR="00083FE7" w:rsidDel="00A64E7B">
          <w:fldChar w:fldCharType="separate"/>
        </w:r>
      </w:del>
      <w:ins w:id="3177" w:author="jie sun" w:date="2018-04-19T13:00:00Z">
        <w:del w:id="3178" w:author="JIE  SUN" w:date="2018-06-21T13:34:00Z">
          <w:r w:rsidR="00083FE7" w:rsidDel="00A64E7B">
            <w:rPr>
              <w:noProof/>
            </w:rPr>
            <w:delText>11</w:delText>
          </w:r>
          <w:r w:rsidR="00083FE7" w:rsidDel="00A64E7B">
            <w:fldChar w:fldCharType="end"/>
          </w:r>
        </w:del>
      </w:ins>
      <w:ins w:id="3179" w:author="像个男人一样" w:date="2018-03-21T01:43:00Z">
        <w:del w:id="318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81" w:author="像个男人一样" w:date="2018-03-22T11:51:00Z">
        <w:del w:id="3182" w:author="jie sun" w:date="2018-04-10T21:45:00Z">
          <w:r w:rsidDel="00454521">
            <w:delText>11</w:delText>
          </w:r>
        </w:del>
      </w:ins>
      <w:ins w:id="3183" w:author="像个男人一样" w:date="2018-03-21T01:43:00Z">
        <w:del w:id="3184" w:author="jie sun" w:date="2018-04-10T21:45:00Z">
          <w:r w:rsidDel="00454521">
            <w:fldChar w:fldCharType="end"/>
          </w:r>
        </w:del>
        <w:bookmarkStart w:id="3185" w:name="_Toc24867"/>
        <w:bookmarkStart w:id="3186" w:name="_Toc3603"/>
        <w:bookmarkStart w:id="3187" w:name="_Toc2334"/>
        <w:bookmarkStart w:id="3188" w:name="_Toc15096"/>
        <w:bookmarkStart w:id="3189" w:name="_Toc16716"/>
        <w:bookmarkStart w:id="3190" w:name="_Toc28126"/>
        <w:bookmarkStart w:id="3191" w:name="_Toc5849"/>
        <w:bookmarkStart w:id="3192" w:name="_Toc25770"/>
        <w:bookmarkStart w:id="3193" w:name="_Toc28705"/>
        <w:bookmarkStart w:id="3194" w:name="_Toc4822"/>
        <w:bookmarkStart w:id="3195" w:name="_Toc10644"/>
        <w:bookmarkStart w:id="3196" w:name="_Toc13567"/>
        <w:bookmarkStart w:id="3197" w:name="_Toc32615"/>
        <w:bookmarkStart w:id="3198" w:name="_Toc8298"/>
        <w:bookmarkStart w:id="3199" w:name="_Toc30948"/>
        <w:bookmarkStart w:id="3200" w:name="_Toc28309"/>
        <w:bookmarkStart w:id="3201" w:name="_Toc16860"/>
        <w:bookmarkStart w:id="3202" w:name="_Toc6168"/>
        <w:bookmarkStart w:id="3203" w:name="_Toc16944"/>
        <w:bookmarkStart w:id="3204" w:name="_Toc18388"/>
        <w:bookmarkStart w:id="3205" w:name="_Toc3052"/>
        <w:bookmarkStart w:id="3206" w:name="_Toc14041"/>
        <w:bookmarkStart w:id="3207" w:name="_Toc20676"/>
        <w:bookmarkStart w:id="3208" w:name="_Toc19676"/>
        <w:bookmarkStart w:id="3209" w:name="_Toc24715"/>
        <w:r>
          <w:rPr>
            <w:rFonts w:hint="eastAsia"/>
          </w:rPr>
          <w:t xml:space="preserve">:The </w:t>
        </w:r>
      </w:ins>
      <w:ins w:id="3210" w:author="jie sun" w:date="2018-04-16T22:27:00Z">
        <w:r w:rsidR="001D281C">
          <w:t>D</w:t>
        </w:r>
      </w:ins>
      <w:ins w:id="3211" w:author="像个男人一样" w:date="2018-03-21T01:43:00Z">
        <w:del w:id="3212" w:author="jie sun" w:date="2018-04-16T22:27:00Z">
          <w:r w:rsidDel="001D281C">
            <w:rPr>
              <w:rFonts w:hint="eastAsia"/>
            </w:rPr>
            <w:delText>d</w:delText>
          </w:r>
        </w:del>
        <w:r>
          <w:rPr>
            <w:rFonts w:hint="eastAsia"/>
          </w:rPr>
          <w:t xml:space="preserve">ifferent Pattern </w:t>
        </w:r>
      </w:ins>
      <w:ins w:id="3213" w:author="jie sun" w:date="2018-04-16T22:27:00Z">
        <w:r w:rsidR="001D281C">
          <w:t>D</w:t>
        </w:r>
      </w:ins>
      <w:ins w:id="3214" w:author="像个男人一样" w:date="2018-03-21T01:43:00Z">
        <w:del w:id="3215" w:author="jie sun" w:date="2018-04-16T22:27:00Z">
          <w:r w:rsidDel="001D281C">
            <w:rPr>
              <w:rFonts w:hint="eastAsia"/>
            </w:rPr>
            <w:delText>d</w:delText>
          </w:r>
        </w:del>
        <w:r>
          <w:rPr>
            <w:rFonts w:hint="eastAsia"/>
          </w:rPr>
          <w:t>ata</w:t>
        </w:r>
      </w:ins>
      <w:bookmarkEnd w:id="3166"/>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p>
    <w:p w14:paraId="01A80434" w14:textId="35642477" w:rsidR="0087014B" w:rsidRDefault="00D5184D">
      <w:pPr>
        <w:pStyle w:val="Heading2"/>
        <w:rPr>
          <w:lang w:val="en-US"/>
        </w:rPr>
      </w:pPr>
      <w:bookmarkStart w:id="3216" w:name="_Toc27060"/>
      <w:bookmarkStart w:id="3217" w:name="_Toc9407"/>
      <w:bookmarkStart w:id="3218" w:name="_Toc32328"/>
      <w:bookmarkStart w:id="3219" w:name="_Toc13077"/>
      <w:bookmarkStart w:id="3220" w:name="_Toc11478"/>
      <w:bookmarkStart w:id="3221" w:name="_Toc11816"/>
      <w:bookmarkStart w:id="3222" w:name="_Toc28969"/>
      <w:bookmarkStart w:id="3223" w:name="_Toc32457"/>
      <w:bookmarkStart w:id="3224" w:name="_Toc19703"/>
      <w:del w:id="3225" w:author="jie sun" w:date="2018-04-16T21:18:00Z">
        <w:r w:rsidDel="00CE2B4F">
          <w:rPr>
            <w:rFonts w:hint="eastAsia"/>
            <w:lang w:val="en-US"/>
          </w:rPr>
          <w:delText xml:space="preserve">My </w:delText>
        </w:r>
      </w:del>
      <w:bookmarkStart w:id="3226" w:name="_Toc518334756"/>
      <w:ins w:id="3227" w:author="jie sun" w:date="2018-04-16T21:18:00Z">
        <w:r w:rsidR="00CE2B4F">
          <w:rPr>
            <w:rFonts w:hint="eastAsia"/>
            <w:lang w:val="en-US"/>
          </w:rPr>
          <w:t>The</w:t>
        </w:r>
        <w:r w:rsidR="00CE2B4F">
          <w:rPr>
            <w:lang w:val="en-US"/>
          </w:rPr>
          <w:t xml:space="preserve"> </w:t>
        </w:r>
      </w:ins>
      <w:ins w:id="3228" w:author="jie sun" w:date="2018-04-16T21:17:00Z">
        <w:r w:rsidR="003C5DE6">
          <w:rPr>
            <w:rFonts w:hint="eastAsia"/>
            <w:lang w:val="en-US"/>
          </w:rPr>
          <w:t>P</w:t>
        </w:r>
      </w:ins>
      <w:del w:id="3229" w:author="jie sun" w:date="2018-04-16T21:17:00Z">
        <w:r w:rsidDel="003C5DE6">
          <w:rPr>
            <w:lang w:val="en-US"/>
          </w:rPr>
          <w:delText>p</w:delText>
        </w:r>
      </w:del>
      <w:r>
        <w:rPr>
          <w:lang w:val="en-US"/>
        </w:rPr>
        <w:t xml:space="preserve">edometer </w:t>
      </w:r>
      <w:ins w:id="3230" w:author="jie sun" w:date="2018-04-16T21:17:00Z">
        <w:r w:rsidR="003C5DE6">
          <w:rPr>
            <w:rFonts w:hint="eastAsia"/>
            <w:lang w:val="en-US"/>
          </w:rPr>
          <w:t>P</w:t>
        </w:r>
      </w:ins>
      <w:ins w:id="3231" w:author="jie sun" w:date="2018-04-15T19:31:00Z">
        <w:r w:rsidR="00506E82">
          <w:rPr>
            <w:lang w:val="en-US"/>
          </w:rPr>
          <w:t>rogram</w:t>
        </w:r>
      </w:ins>
      <w:bookmarkEnd w:id="3226"/>
      <w:del w:id="3232" w:author="jie sun" w:date="2018-04-15T19:31:00Z">
        <w:r w:rsidDel="00506E82">
          <w:rPr>
            <w:lang w:val="en-US"/>
          </w:rPr>
          <w:delText>program</w:delText>
        </w:r>
      </w:del>
      <w:bookmarkEnd w:id="3216"/>
      <w:bookmarkEnd w:id="3217"/>
      <w:bookmarkEnd w:id="3218"/>
      <w:bookmarkEnd w:id="3219"/>
      <w:bookmarkEnd w:id="3220"/>
      <w:bookmarkEnd w:id="3221"/>
      <w:bookmarkEnd w:id="3222"/>
      <w:bookmarkEnd w:id="3223"/>
      <w:bookmarkEnd w:id="3224"/>
    </w:p>
    <w:p w14:paraId="25B5FF2E" w14:textId="7BAE9E15" w:rsidR="0087014B" w:rsidRDefault="00D5184D">
      <w:pPr>
        <w:pStyle w:val="Heading3"/>
        <w:rPr>
          <w:lang w:val="en-US"/>
        </w:rPr>
      </w:pPr>
      <w:bookmarkStart w:id="3233" w:name="_Toc31093"/>
      <w:bookmarkStart w:id="3234" w:name="_Toc7971"/>
      <w:bookmarkStart w:id="3235" w:name="_Toc27947"/>
      <w:bookmarkStart w:id="3236" w:name="_Toc22341"/>
      <w:bookmarkStart w:id="3237" w:name="_Toc28904"/>
      <w:bookmarkStart w:id="3238" w:name="_Toc17001"/>
      <w:bookmarkStart w:id="3239" w:name="_Toc14458"/>
      <w:bookmarkStart w:id="3240" w:name="_Toc12214"/>
      <w:bookmarkStart w:id="3241" w:name="_Toc23909"/>
      <w:bookmarkStart w:id="3242" w:name="_Toc518334757"/>
      <w:r>
        <w:rPr>
          <w:lang w:val="en-US"/>
        </w:rPr>
        <w:t xml:space="preserve">The </w:t>
      </w:r>
      <w:ins w:id="3243" w:author="jie sun" w:date="2018-04-16T21:18:00Z">
        <w:r w:rsidR="0071591E">
          <w:rPr>
            <w:rFonts w:hint="eastAsia"/>
            <w:lang w:val="en-US"/>
          </w:rPr>
          <w:t>P</w:t>
        </w:r>
      </w:ins>
      <w:del w:id="3244" w:author="jie sun" w:date="2018-04-16T21:18:00Z">
        <w:r w:rsidDel="0071591E">
          <w:rPr>
            <w:lang w:val="en-US"/>
          </w:rPr>
          <w:delText>p</w:delText>
        </w:r>
      </w:del>
      <w:r>
        <w:rPr>
          <w:lang w:val="en-US"/>
        </w:rPr>
        <w:t xml:space="preserve">rogram </w:t>
      </w:r>
      <w:ins w:id="3245" w:author="jie sun" w:date="2018-04-16T21:18:00Z">
        <w:r w:rsidR="0071591E">
          <w:rPr>
            <w:rFonts w:hint="eastAsia"/>
            <w:lang w:val="en-US"/>
          </w:rPr>
          <w:t>O</w:t>
        </w:r>
      </w:ins>
      <w:del w:id="3246" w:author="jie sun" w:date="2018-04-16T21:18:00Z">
        <w:r w:rsidDel="0071591E">
          <w:rPr>
            <w:lang w:val="en-US"/>
          </w:rPr>
          <w:delText>o</w:delText>
        </w:r>
      </w:del>
      <w:r>
        <w:rPr>
          <w:lang w:val="en-US"/>
        </w:rPr>
        <w:t>peration</w:t>
      </w:r>
      <w:bookmarkEnd w:id="3233"/>
      <w:bookmarkEnd w:id="3234"/>
      <w:bookmarkEnd w:id="3235"/>
      <w:bookmarkEnd w:id="3236"/>
      <w:bookmarkEnd w:id="3237"/>
      <w:bookmarkEnd w:id="3238"/>
      <w:bookmarkEnd w:id="3239"/>
      <w:bookmarkEnd w:id="3240"/>
      <w:bookmarkEnd w:id="3241"/>
      <w:bookmarkEnd w:id="3242"/>
    </w:p>
    <w:p w14:paraId="520B5BB5" w14:textId="77777777" w:rsidR="0087014B" w:rsidRDefault="00D5184D">
      <w:pPr>
        <w:rPr>
          <w:lang w:val="en-US"/>
        </w:rPr>
      </w:pPr>
      <w:r>
        <w:rPr>
          <w:lang w:val="en-US"/>
        </w:rPr>
        <w:t xml:space="preserve">To run this program showed in follow </w:t>
      </w:r>
      <w:del w:id="324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48"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49"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50" w:author="像个男人一样" w:date="2018-03-22T11:57:00Z"/>
        </w:rPr>
      </w:pPr>
      <w:r>
        <w:rPr>
          <w:lang w:val="en-US"/>
        </w:rPr>
        <w:t>Fill in the exact count steps in the Exact Steps</w:t>
      </w:r>
      <w:ins w:id="3251" w:author="jie sun" w:date="2018-04-08T15:16:00Z">
        <w:r w:rsidR="00EE45CE">
          <w:rPr>
            <w:lang w:val="en-US"/>
          </w:rPr>
          <w:t xml:space="preserve"> </w:t>
        </w:r>
      </w:ins>
      <w:del w:id="3252" w:author="jie sun" w:date="2018-04-08T15:16:00Z">
        <w:r w:rsidDel="00EE45CE">
          <w:rPr>
            <w:lang w:val="en-US"/>
          </w:rPr>
          <w:delText xml:space="preserve">, </w:delText>
        </w:r>
      </w:del>
      <w:del w:id="3253" w:author="jie sun" w:date="2018-04-08T15:17:00Z">
        <w:r w:rsidDel="00EE45CE">
          <w:rPr>
            <w:lang w:val="en-US"/>
          </w:rPr>
          <w:delText>a</w:delText>
        </w:r>
        <w:r w:rsidDel="00EE45CE">
          <w:delText>nd</w:delText>
        </w:r>
      </w:del>
      <w:ins w:id="3254" w:author="jie sun" w:date="2018-04-08T15:17:00Z">
        <w:r w:rsidR="00EE45CE">
          <w:rPr>
            <w:lang w:val="en-US"/>
          </w:rPr>
          <w:t>and</w:t>
        </w:r>
      </w:ins>
      <w:r>
        <w:t xml:space="preserve"> </w:t>
      </w:r>
      <w:r>
        <w:rPr>
          <w:lang w:val="en-US"/>
        </w:rPr>
        <w:t>click Calculating</w:t>
      </w:r>
      <w:ins w:id="3255" w:author="像个男人一样" w:date="2018-03-22T11:57:00Z">
        <w:r>
          <w:rPr>
            <w:rFonts w:hint="eastAsia"/>
            <w:lang w:val="en-US"/>
          </w:rPr>
          <w:t>.</w:t>
        </w:r>
      </w:ins>
      <w:del w:id="3256" w:author="像个男人一样" w:date="2018-03-22T11:57:00Z">
        <w:r>
          <w:rPr>
            <w:lang w:val="en-US"/>
          </w:rPr>
          <w:delText>.</w:delText>
        </w:r>
      </w:del>
    </w:p>
    <w:p w14:paraId="75C9E9D1" w14:textId="77777777" w:rsidR="0087014B" w:rsidRDefault="0087014B">
      <w:pPr>
        <w:numPr>
          <w:ilvl w:val="0"/>
          <w:numId w:val="4"/>
        </w:numPr>
        <w:rPr>
          <w:del w:id="3257" w:author="像个男人一样" w:date="2018-03-22T11:57:00Z"/>
        </w:rPr>
        <w:pPrChange w:id="3258" w:author="像个男人一样" w:date="2018-03-21T01:44:00Z">
          <w:pPr/>
        </w:pPrChange>
      </w:pPr>
    </w:p>
    <w:p w14:paraId="5E1BF135" w14:textId="77777777" w:rsidR="0087014B" w:rsidRDefault="00D5184D">
      <w:pPr>
        <w:numPr>
          <w:ilvl w:val="0"/>
          <w:numId w:val="4"/>
        </w:numPr>
        <w:pPrChange w:id="3259" w:author="像个男人一样" w:date="2018-03-21T01:44:00Z">
          <w:pPr>
            <w:pStyle w:val="Subtitle"/>
          </w:pPr>
        </w:pPrChange>
      </w:pPr>
      <w:del w:id="3260" w:author="像个男人一样" w:date="2018-03-22T11:57:00Z">
        <w:r>
          <w:delText xml:space="preserve">Figure 2. </w:delText>
        </w:r>
        <w:r>
          <w:fldChar w:fldCharType="begin"/>
        </w:r>
        <w:r>
          <w:delInstrText xml:space="preserve"> SEQ Figure_2. \* ARABIC </w:delInstrText>
        </w:r>
        <w:r>
          <w:fldChar w:fldCharType="separate"/>
        </w:r>
      </w:del>
      <w:ins w:id="3261" w:author="像个男人一样" w:date="2018-03-22T11:51:00Z">
        <w:del w:id="3262" w:author="像个男人一样" w:date="2018-03-22T11:57:00Z">
          <w:r>
            <w:rPr>
              <w:b/>
            </w:rPr>
            <w:delText>错误！未指定顺序。</w:delText>
          </w:r>
        </w:del>
      </w:ins>
      <w:ins w:id="3263" w:author="像个男人一样" w:date="2018-03-21T23:39:00Z">
        <w:del w:id="3264" w:author="像个男人一样" w:date="2018-03-22T11:57:00Z">
          <w:r>
            <w:rPr>
              <w:b/>
            </w:rPr>
            <w:delText>错误！未指定顺序。</w:delText>
          </w:r>
        </w:del>
      </w:ins>
      <w:ins w:id="3265" w:author="像个男人一样" w:date="2018-03-21T23:10:00Z">
        <w:del w:id="3266" w:author="像个男人一样" w:date="2018-03-22T11:57:00Z">
          <w:r>
            <w:rPr>
              <w:b/>
            </w:rPr>
            <w:delText>错误！未指定顺序。</w:delText>
          </w:r>
        </w:del>
      </w:ins>
      <w:ins w:id="3267" w:author="像个男人一样" w:date="2018-03-21T23:08:00Z">
        <w:del w:id="3268" w:author="像个男人一样" w:date="2018-03-22T11:57:00Z">
          <w:r>
            <w:rPr>
              <w:b/>
            </w:rPr>
            <w:delText>错误！未指定顺序。</w:delText>
          </w:r>
        </w:del>
      </w:ins>
      <w:ins w:id="3269" w:author="像个男人一样" w:date="2018-03-21T02:33:00Z">
        <w:del w:id="3270" w:author="像个男人一样" w:date="2018-03-22T11:57:00Z">
          <w:r>
            <w:rPr>
              <w:b/>
            </w:rPr>
            <w:delText>错误！未指定顺序。错误！未指定顺序。</w:delText>
          </w:r>
        </w:del>
      </w:ins>
      <w:ins w:id="3271" w:author="像个男人一样" w:date="2018-03-21T02:31:00Z">
        <w:del w:id="3272" w:author="像个男人一样" w:date="2018-03-22T11:57:00Z">
          <w:r>
            <w:rPr>
              <w:b/>
            </w:rPr>
            <w:delText>错误！未指定顺序。</w:delText>
          </w:r>
        </w:del>
      </w:ins>
      <w:ins w:id="3273" w:author="像个男人一样" w:date="2018-03-21T02:30:00Z">
        <w:del w:id="3274" w:author="像个男人一样" w:date="2018-03-22T11:57:00Z">
          <w:r>
            <w:rPr>
              <w:b/>
            </w:rPr>
            <w:delText>错误！未指定顺序。</w:delText>
          </w:r>
        </w:del>
      </w:ins>
      <w:ins w:id="3275" w:author="像个男人一样" w:date="2018-03-21T02:29:00Z">
        <w:del w:id="3276" w:author="像个男人一样" w:date="2018-03-22T11:57:00Z">
          <w:r>
            <w:rPr>
              <w:b/>
            </w:rPr>
            <w:delText>错误！未指定顺序。错误！未指定顺序。</w:delText>
          </w:r>
        </w:del>
      </w:ins>
      <w:ins w:id="3277" w:author="像个男人一样" w:date="2018-03-21T02:26:00Z">
        <w:del w:id="3278" w:author="像个男人一样" w:date="2018-03-22T11:57:00Z">
          <w:r>
            <w:rPr>
              <w:b/>
            </w:rPr>
            <w:delText>错误！未指定顺序。</w:delText>
          </w:r>
        </w:del>
      </w:ins>
      <w:ins w:id="3279" w:author="像个男人一样" w:date="2018-03-21T02:25:00Z">
        <w:del w:id="3280" w:author="像个男人一样" w:date="2018-03-22T11:57:00Z">
          <w:r>
            <w:rPr>
              <w:b/>
            </w:rPr>
            <w:delText>错误！未指定顺序。</w:delText>
          </w:r>
        </w:del>
      </w:ins>
      <w:ins w:id="3281" w:author="像个男人一样" w:date="2018-03-21T02:24:00Z">
        <w:del w:id="3282" w:author="像个男人一样" w:date="2018-03-22T11:57:00Z">
          <w:r>
            <w:rPr>
              <w:b/>
            </w:rPr>
            <w:delText>错误！未指定顺序。</w:delText>
          </w:r>
        </w:del>
      </w:ins>
      <w:ins w:id="3283" w:author="像个男人一样" w:date="2018-03-21T02:23:00Z">
        <w:del w:id="3284" w:author="像个男人一样" w:date="2018-03-22T11:57:00Z">
          <w:r>
            <w:rPr>
              <w:b/>
            </w:rPr>
            <w:delText>错误！未指定顺序。</w:delText>
          </w:r>
        </w:del>
      </w:ins>
      <w:ins w:id="3285" w:author="像个男人一样" w:date="2018-03-21T02:22:00Z">
        <w:del w:id="3286" w:author="像个男人一样" w:date="2018-03-22T11:57:00Z">
          <w:r>
            <w:rPr>
              <w:b/>
            </w:rPr>
            <w:delText>错误！未指定顺序。</w:delText>
          </w:r>
        </w:del>
      </w:ins>
      <w:ins w:id="3287" w:author="像个男人一样" w:date="2018-03-21T02:17:00Z">
        <w:del w:id="3288" w:author="像个男人一样" w:date="2018-03-22T11:57:00Z">
          <w:r>
            <w:rPr>
              <w:b/>
            </w:rPr>
            <w:delText>错误！未指定顺序。错误！未指定顺序。错误！未指定顺序。</w:delText>
          </w:r>
        </w:del>
      </w:ins>
      <w:ins w:id="3289" w:author="像个男人一样" w:date="2018-03-21T02:15:00Z">
        <w:del w:id="3290" w:author="像个男人一样" w:date="2018-03-22T11:57:00Z">
          <w:r>
            <w:rPr>
              <w:b/>
            </w:rPr>
            <w:delText>错误！未指定顺序。</w:delText>
          </w:r>
        </w:del>
      </w:ins>
      <w:ins w:id="3291" w:author="像个男人一样" w:date="2018-03-21T02:14:00Z">
        <w:del w:id="3292" w:author="像个男人一样" w:date="2018-03-22T11:57:00Z">
          <w:r>
            <w:rPr>
              <w:b/>
            </w:rPr>
            <w:delText>错误！未指定顺序。</w:delText>
          </w:r>
        </w:del>
      </w:ins>
      <w:ins w:id="3293" w:author="像个男人一样" w:date="2018-03-21T02:13:00Z">
        <w:del w:id="3294" w:author="像个男人一样" w:date="2018-03-22T11:57:00Z">
          <w:r>
            <w:rPr>
              <w:b/>
            </w:rPr>
            <w:delText>错误！未指定顺序。</w:delText>
          </w:r>
        </w:del>
      </w:ins>
      <w:ins w:id="3295" w:author="像个男人一样" w:date="2018-03-21T02:12:00Z">
        <w:del w:id="3296" w:author="像个男人一样" w:date="2018-03-22T11:57:00Z">
          <w:r>
            <w:rPr>
              <w:b/>
            </w:rPr>
            <w:delText>错误！未指定顺序。</w:delText>
          </w:r>
        </w:del>
      </w:ins>
      <w:ins w:id="3297" w:author="像个男人一样" w:date="2018-03-21T02:02:00Z">
        <w:del w:id="3298" w:author="像个男人一样" w:date="2018-03-22T11:57:00Z">
          <w:r>
            <w:rPr>
              <w:b/>
            </w:rPr>
            <w:delText>错误！未指定顺序。错误！未指定顺序。</w:delText>
          </w:r>
        </w:del>
      </w:ins>
      <w:ins w:id="3299" w:author="像个男人一样" w:date="2018-03-21T02:01:00Z">
        <w:del w:id="3300" w:author="像个男人一样" w:date="2018-03-22T11:57:00Z">
          <w:r>
            <w:rPr>
              <w:b/>
            </w:rPr>
            <w:delText>错误！未指定顺序。</w:delText>
          </w:r>
        </w:del>
      </w:ins>
      <w:ins w:id="3301" w:author="像个男人一样" w:date="2018-03-21T02:00:00Z">
        <w:del w:id="3302" w:author="像个男人一样" w:date="2018-03-22T11:57:00Z">
          <w:r>
            <w:rPr>
              <w:b/>
            </w:rPr>
            <w:delText>错误！未指定顺序。</w:delText>
          </w:r>
        </w:del>
      </w:ins>
      <w:ins w:id="3303" w:author="像个男人一样" w:date="2018-03-21T01:59:00Z">
        <w:del w:id="3304" w:author="像个男人一样" w:date="2018-03-22T11:57:00Z">
          <w:r>
            <w:rPr>
              <w:b/>
            </w:rPr>
            <w:delText>错误！未指定顺序。</w:delText>
          </w:r>
        </w:del>
      </w:ins>
      <w:ins w:id="3305" w:author="像个男人一样" w:date="2018-03-21T01:58:00Z">
        <w:del w:id="3306" w:author="像个男人一样" w:date="2018-03-22T11:57:00Z">
          <w:r>
            <w:rPr>
              <w:b/>
            </w:rPr>
            <w:delText>错误！未指定顺序。错误！未指定顺序。</w:delText>
          </w:r>
        </w:del>
      </w:ins>
      <w:ins w:id="3307" w:author="像个男人一样" w:date="2018-03-21T01:57:00Z">
        <w:del w:id="3308" w:author="像个男人一样" w:date="2018-03-22T11:57:00Z">
          <w:r>
            <w:rPr>
              <w:b/>
            </w:rPr>
            <w:delText>错误！未指定顺序。</w:delText>
          </w:r>
        </w:del>
      </w:ins>
      <w:ins w:id="3309" w:author="像个男人一样" w:date="2018-03-21T01:48:00Z">
        <w:del w:id="3310" w:author="像个男人一样" w:date="2018-03-22T11:57:00Z">
          <w:r>
            <w:rPr>
              <w:b/>
            </w:rPr>
            <w:delText>错误！未指定顺序。错误！未指定顺序。</w:delText>
          </w:r>
        </w:del>
      </w:ins>
      <w:ins w:id="3311" w:author="像个男人一样" w:date="2018-03-21T01:47:00Z">
        <w:del w:id="3312" w:author="像个男人一样" w:date="2018-03-22T11:57:00Z">
          <w:r>
            <w:rPr>
              <w:b/>
            </w:rPr>
            <w:delText>错误！未指定顺序。</w:delText>
          </w:r>
        </w:del>
      </w:ins>
      <w:ins w:id="3313" w:author="像个男人一样" w:date="2018-03-21T01:46:00Z">
        <w:del w:id="3314" w:author="像个男人一样" w:date="2018-03-22T11:57:00Z">
          <w:r>
            <w:rPr>
              <w:b/>
            </w:rPr>
            <w:delText>错误！未指定顺序。</w:delText>
          </w:r>
        </w:del>
      </w:ins>
      <w:ins w:id="3315" w:author="像个男人一样" w:date="2018-03-21T01:45:00Z">
        <w:del w:id="3316" w:author="像个男人一样" w:date="2018-03-22T11:57:00Z">
          <w:r>
            <w:rPr>
              <w:b/>
            </w:rPr>
            <w:delText>错误！未指定顺序。错误！未指定顺序。</w:delText>
          </w:r>
        </w:del>
      </w:ins>
      <w:del w:id="3317" w:author="像个男人一样" w:date="2018-03-22T11:57:00Z">
        <w:r>
          <w:delText>12</w:delText>
        </w:r>
        <w:r>
          <w:fldChar w:fldCharType="end"/>
        </w:r>
      </w:del>
      <w:del w:id="3318" w:author="像个男人一样" w:date="2018-03-21T01:44:00Z">
        <w:r>
          <w:delText xml:space="preserve"> </w:delText>
        </w:r>
      </w:del>
      <w:del w:id="3319" w:author="像个男人一样" w:date="2018-03-21T01:43:00Z">
        <w:r>
          <w:delText>The program of calculating the steps</w:delText>
        </w:r>
      </w:del>
    </w:p>
    <w:p w14:paraId="710168E0" w14:textId="77777777" w:rsidR="0087014B" w:rsidRDefault="00D5184D">
      <w:pPr>
        <w:jc w:val="center"/>
        <w:rPr>
          <w:ins w:id="3320" w:author="像个男人一样" w:date="2018-03-21T01:44:00Z"/>
        </w:rPr>
        <w:pPrChange w:id="3321"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53356868" w:rsidR="0087014B" w:rsidRDefault="00D5184D">
      <w:pPr>
        <w:pStyle w:val="Caption"/>
        <w:jc w:val="center"/>
        <w:rPr>
          <w:ins w:id="3322" w:author="jie sun" w:date="2018-04-18T00:25:00Z"/>
        </w:rPr>
      </w:pPr>
      <w:bookmarkStart w:id="3323" w:name="_Toc517801882"/>
      <w:ins w:id="3324" w:author="像个男人一样" w:date="2018-03-21T01:44:00Z">
        <w:r>
          <w:t xml:space="preserve">Figure </w:t>
        </w:r>
      </w:ins>
      <w:ins w:id="3325" w:author="JIE  SUN" w:date="2018-06-21T13:36:00Z">
        <w:r w:rsidR="00A64E7B">
          <w:fldChar w:fldCharType="begin"/>
        </w:r>
        <w:r w:rsidR="00A64E7B">
          <w:instrText xml:space="preserve"> STYLEREF 1 \s </w:instrText>
        </w:r>
      </w:ins>
      <w:r w:rsidR="00A64E7B">
        <w:fldChar w:fldCharType="separate"/>
      </w:r>
      <w:r w:rsidR="00030772">
        <w:rPr>
          <w:noProof/>
        </w:rPr>
        <w:t>3</w:t>
      </w:r>
      <w:ins w:id="332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9</w:t>
      </w:r>
      <w:ins w:id="3327" w:author="JIE  SUN" w:date="2018-06-21T13:36:00Z">
        <w:r w:rsidR="00A64E7B">
          <w:fldChar w:fldCharType="end"/>
        </w:r>
      </w:ins>
      <w:ins w:id="3328" w:author="jie sun" w:date="2018-04-19T13:00:00Z">
        <w:del w:id="3329" w:author="JIE  SUN" w:date="2018-06-21T13:34:00Z">
          <w:r w:rsidR="00083FE7" w:rsidDel="00A64E7B">
            <w:fldChar w:fldCharType="begin"/>
          </w:r>
          <w:r w:rsidR="00083FE7" w:rsidDel="00A64E7B">
            <w:delInstrText xml:space="preserve"> STYLEREF 1 \s </w:delInstrText>
          </w:r>
        </w:del>
      </w:ins>
      <w:del w:id="3330" w:author="JIE  SUN" w:date="2018-06-21T13:34:00Z">
        <w:r w:rsidR="00083FE7" w:rsidDel="00A64E7B">
          <w:fldChar w:fldCharType="separate"/>
        </w:r>
        <w:r w:rsidR="00083FE7" w:rsidDel="00A64E7B">
          <w:rPr>
            <w:noProof/>
          </w:rPr>
          <w:delText>2</w:delText>
        </w:r>
      </w:del>
      <w:ins w:id="3331" w:author="jie sun" w:date="2018-04-19T13:00:00Z">
        <w:del w:id="333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33" w:author="JIE  SUN" w:date="2018-06-21T13:34:00Z">
        <w:r w:rsidR="00083FE7" w:rsidDel="00A64E7B">
          <w:fldChar w:fldCharType="separate"/>
        </w:r>
      </w:del>
      <w:ins w:id="3334" w:author="jie sun" w:date="2018-04-19T13:00:00Z">
        <w:del w:id="3335" w:author="JIE  SUN" w:date="2018-06-21T13:34:00Z">
          <w:r w:rsidR="00083FE7" w:rsidDel="00A64E7B">
            <w:rPr>
              <w:noProof/>
            </w:rPr>
            <w:delText>12</w:delText>
          </w:r>
          <w:r w:rsidR="00083FE7" w:rsidDel="00A64E7B">
            <w:fldChar w:fldCharType="end"/>
          </w:r>
        </w:del>
      </w:ins>
      <w:ins w:id="3336" w:author="像个男人一样" w:date="2018-03-21T01:44:00Z">
        <w:del w:id="333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38" w:author="像个男人一样" w:date="2018-03-22T11:51:00Z">
        <w:del w:id="3339" w:author="jie sun" w:date="2018-04-10T21:45:00Z">
          <w:r w:rsidDel="00454521">
            <w:delText>12</w:delText>
          </w:r>
        </w:del>
      </w:ins>
      <w:ins w:id="3340" w:author="像个男人一样" w:date="2018-03-21T01:44:00Z">
        <w:del w:id="3341" w:author="jie sun" w:date="2018-04-10T21:45:00Z">
          <w:r w:rsidDel="00454521">
            <w:fldChar w:fldCharType="end"/>
          </w:r>
        </w:del>
        <w:bookmarkStart w:id="3342" w:name="_Toc3925"/>
        <w:bookmarkStart w:id="3343" w:name="_Toc21674"/>
        <w:bookmarkStart w:id="3344" w:name="_Toc27267"/>
        <w:bookmarkStart w:id="3345" w:name="_Toc24804"/>
        <w:bookmarkStart w:id="3346" w:name="_Toc19265"/>
        <w:bookmarkStart w:id="3347" w:name="_Toc6766"/>
        <w:bookmarkStart w:id="3348" w:name="_Toc31458"/>
        <w:bookmarkStart w:id="3349" w:name="_Toc13309"/>
        <w:bookmarkStart w:id="3350" w:name="_Toc7119"/>
        <w:bookmarkStart w:id="3351" w:name="_Toc16526"/>
        <w:bookmarkStart w:id="3352" w:name="_Toc1057"/>
        <w:bookmarkStart w:id="3353" w:name="_Toc24307"/>
        <w:bookmarkStart w:id="3354" w:name="_Toc2233"/>
        <w:bookmarkStart w:id="3355" w:name="_Toc23335"/>
        <w:bookmarkStart w:id="3356" w:name="_Toc4134"/>
        <w:bookmarkStart w:id="3357" w:name="_Toc2105"/>
        <w:bookmarkStart w:id="3358" w:name="_Toc624"/>
        <w:bookmarkStart w:id="3359" w:name="_Toc31611"/>
        <w:bookmarkStart w:id="3360" w:name="_Toc9890"/>
        <w:bookmarkStart w:id="3361" w:name="_Toc3"/>
        <w:bookmarkStart w:id="3362" w:name="_Toc14186"/>
        <w:bookmarkStart w:id="3363" w:name="_Toc30015"/>
        <w:bookmarkStart w:id="3364" w:name="_Toc19416"/>
        <w:bookmarkStart w:id="3365" w:name="_Toc16263"/>
        <w:bookmarkStart w:id="3366" w:name="_Toc28772"/>
        <w:r>
          <w:rPr>
            <w:rFonts w:hint="eastAsia"/>
          </w:rPr>
          <w:t xml:space="preserve">:The </w:t>
        </w:r>
      </w:ins>
      <w:ins w:id="3367" w:author="jie sun" w:date="2018-04-16T22:27:00Z">
        <w:r w:rsidR="00924B19">
          <w:t>P</w:t>
        </w:r>
      </w:ins>
      <w:ins w:id="3368" w:author="像个男人一样" w:date="2018-03-21T01:44:00Z">
        <w:del w:id="3369" w:author="jie sun" w:date="2018-04-16T22:27:00Z">
          <w:r w:rsidDel="00924B19">
            <w:rPr>
              <w:rFonts w:hint="eastAsia"/>
            </w:rPr>
            <w:delText>p</w:delText>
          </w:r>
        </w:del>
        <w:r>
          <w:rPr>
            <w:rFonts w:hint="eastAsia"/>
          </w:rPr>
          <w:t xml:space="preserve">rogram </w:t>
        </w:r>
      </w:ins>
      <w:ins w:id="3370" w:author="jie sun" w:date="2018-04-16T22:27:00Z">
        <w:r w:rsidR="00924B19">
          <w:t>O</w:t>
        </w:r>
      </w:ins>
      <w:ins w:id="3371" w:author="像个男人一样" w:date="2018-03-21T01:44:00Z">
        <w:del w:id="3372" w:author="jie sun" w:date="2018-04-16T22:27:00Z">
          <w:r w:rsidDel="00924B19">
            <w:rPr>
              <w:rFonts w:hint="eastAsia"/>
            </w:rPr>
            <w:delText>o</w:delText>
          </w:r>
        </w:del>
        <w:r>
          <w:rPr>
            <w:rFonts w:hint="eastAsia"/>
          </w:rPr>
          <w:t xml:space="preserve">f </w:t>
        </w:r>
      </w:ins>
      <w:ins w:id="3373" w:author="jie sun" w:date="2018-04-16T22:27:00Z">
        <w:r w:rsidR="00924B19">
          <w:t>C</w:t>
        </w:r>
      </w:ins>
      <w:ins w:id="3374" w:author="像个男人一样" w:date="2018-03-21T01:44:00Z">
        <w:del w:id="3375" w:author="jie sun" w:date="2018-04-16T22:27:00Z">
          <w:r w:rsidDel="00924B19">
            <w:rPr>
              <w:rFonts w:hint="eastAsia"/>
            </w:rPr>
            <w:delText>c</w:delText>
          </w:r>
        </w:del>
        <w:r>
          <w:rPr>
            <w:rFonts w:hint="eastAsia"/>
          </w:rPr>
          <w:t xml:space="preserve">alculating </w:t>
        </w:r>
      </w:ins>
      <w:ins w:id="3376" w:author="jie sun" w:date="2018-04-16T22:27:00Z">
        <w:r w:rsidR="00924B19">
          <w:t>T</w:t>
        </w:r>
      </w:ins>
      <w:ins w:id="3377" w:author="像个男人一样" w:date="2018-03-21T01:44:00Z">
        <w:del w:id="3378" w:author="jie sun" w:date="2018-04-16T22:27:00Z">
          <w:r w:rsidDel="00924B19">
            <w:rPr>
              <w:rFonts w:hint="eastAsia"/>
            </w:rPr>
            <w:delText>t</w:delText>
          </w:r>
        </w:del>
        <w:r>
          <w:rPr>
            <w:rFonts w:hint="eastAsia"/>
          </w:rPr>
          <w:t xml:space="preserve">he </w:t>
        </w:r>
      </w:ins>
      <w:ins w:id="3379" w:author="jie sun" w:date="2018-04-16T22:27:00Z">
        <w:r w:rsidR="00924B19">
          <w:rPr>
            <w:rFonts w:hint="eastAsia"/>
          </w:rPr>
          <w:t>S</w:t>
        </w:r>
      </w:ins>
      <w:ins w:id="3380" w:author="像个男人一样" w:date="2018-03-21T01:44:00Z">
        <w:del w:id="3381" w:author="jie sun" w:date="2018-04-16T22:27:00Z">
          <w:r w:rsidDel="00924B19">
            <w:rPr>
              <w:rFonts w:hint="eastAsia"/>
            </w:rPr>
            <w:delText>s</w:delText>
          </w:r>
        </w:del>
        <w:r>
          <w:rPr>
            <w:rFonts w:hint="eastAsia"/>
          </w:rPr>
          <w:t>teps</w:t>
        </w:r>
      </w:ins>
      <w:bookmarkEnd w:id="3323"/>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3D711760" w14:textId="77777777" w:rsidR="0026271D" w:rsidRPr="0026271D" w:rsidRDefault="0026271D">
      <w:pPr>
        <w:rPr>
          <w:rPrChange w:id="3382" w:author="jie sun" w:date="2018-04-18T00:25:00Z">
            <w:rPr>
              <w:lang w:val="en-US"/>
            </w:rPr>
          </w:rPrChange>
        </w:rPr>
      </w:pPr>
    </w:p>
    <w:p w14:paraId="369AA13B" w14:textId="64B624FA" w:rsidR="0087014B" w:rsidRDefault="00D5184D">
      <w:pPr>
        <w:pStyle w:val="Heading3"/>
      </w:pPr>
      <w:bookmarkStart w:id="3383" w:name="_Toc27776"/>
      <w:bookmarkStart w:id="3384" w:name="_Toc3378"/>
      <w:bookmarkStart w:id="3385" w:name="_Toc19861"/>
      <w:bookmarkStart w:id="3386" w:name="_Toc9129"/>
      <w:bookmarkStart w:id="3387" w:name="_Toc20356"/>
      <w:bookmarkStart w:id="3388" w:name="_Toc28951"/>
      <w:bookmarkStart w:id="3389" w:name="_Toc32112"/>
      <w:bookmarkStart w:id="3390" w:name="_Toc16134"/>
      <w:bookmarkStart w:id="3391" w:name="_Toc10472"/>
      <w:bookmarkStart w:id="3392" w:name="_Toc518334758"/>
      <w:r>
        <w:t xml:space="preserve">The </w:t>
      </w:r>
      <w:ins w:id="3393" w:author="jie sun" w:date="2018-04-16T21:18:00Z">
        <w:r w:rsidR="00562CE6">
          <w:rPr>
            <w:rFonts w:hint="eastAsia"/>
          </w:rPr>
          <w:t>A</w:t>
        </w:r>
      </w:ins>
      <w:del w:id="3394" w:author="jie sun" w:date="2018-04-16T21:18:00Z">
        <w:r w:rsidDel="00562CE6">
          <w:delText>a</w:delText>
        </w:r>
      </w:del>
      <w:r>
        <w:rPr>
          <w:rFonts w:hint="eastAsia"/>
        </w:rPr>
        <w:t xml:space="preserve">ccuracy </w:t>
      </w:r>
      <w:ins w:id="3395" w:author="jie sun" w:date="2018-04-16T21:18:00Z">
        <w:r w:rsidR="00562CE6">
          <w:rPr>
            <w:rFonts w:hint="eastAsia"/>
          </w:rPr>
          <w:t>O</w:t>
        </w:r>
      </w:ins>
      <w:del w:id="3396" w:author="jie sun" w:date="2018-04-16T21:18:00Z">
        <w:r w:rsidDel="00562CE6">
          <w:delText>o</w:delText>
        </w:r>
      </w:del>
      <w:r>
        <w:t xml:space="preserve">f </w:t>
      </w:r>
      <w:ins w:id="3397" w:author="jie sun" w:date="2018-04-16T21:18:00Z">
        <w:r w:rsidR="00562CE6">
          <w:rPr>
            <w:rFonts w:hint="eastAsia"/>
          </w:rPr>
          <w:t>R</w:t>
        </w:r>
      </w:ins>
      <w:del w:id="3398" w:author="jie sun" w:date="2018-04-16T21:18:00Z">
        <w:r w:rsidDel="00562CE6">
          <w:delText>r</w:delText>
        </w:r>
      </w:del>
      <w:r>
        <w:rPr>
          <w:rFonts w:hint="eastAsia"/>
        </w:rPr>
        <w:t>esults</w:t>
      </w:r>
      <w:bookmarkEnd w:id="3383"/>
      <w:bookmarkEnd w:id="3384"/>
      <w:bookmarkEnd w:id="3385"/>
      <w:bookmarkEnd w:id="3386"/>
      <w:bookmarkEnd w:id="3387"/>
      <w:bookmarkEnd w:id="3388"/>
      <w:bookmarkEnd w:id="3389"/>
      <w:bookmarkEnd w:id="3390"/>
      <w:bookmarkEnd w:id="3391"/>
      <w:bookmarkEnd w:id="3392"/>
      <w:r>
        <w:rPr>
          <w:rFonts w:hint="eastAsia"/>
        </w:rPr>
        <w:t xml:space="preserve"> </w:t>
      </w:r>
    </w:p>
    <w:p w14:paraId="652828BA" w14:textId="77777777" w:rsidR="0026271D" w:rsidRPr="007E13D1" w:rsidRDefault="00D5184D">
      <w:pPr>
        <w:spacing w:before="240" w:after="0"/>
        <w:rPr>
          <w:ins w:id="3399" w:author="jie sun" w:date="2018-04-18T00:25:00Z"/>
        </w:rPr>
        <w:pPrChange w:id="340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01" w:author="jie sun" w:date="2018-04-18T00:26:00Z">
        <w:r w:rsidR="007E13D1" w:rsidRPr="007E13D1">
          <w:rPr>
            <w:rPrChange w:id="3402" w:author="jie sun" w:date="2018-04-18T00:26:00Z">
              <w:rPr>
                <w:lang w:val="en-US"/>
              </w:rPr>
            </w:rPrChange>
          </w:rPr>
          <w:t>s.</w:t>
        </w:r>
      </w:ins>
      <w:del w:id="3403" w:author="jie sun" w:date="2018-04-18T00:26:00Z">
        <w:r w:rsidRPr="007E13D1" w:rsidDel="007E13D1">
          <w:delText>s</w:delText>
        </w:r>
      </w:del>
    </w:p>
    <w:p w14:paraId="50AF4EAC" w14:textId="77777777" w:rsidR="007E13D1" w:rsidRDefault="007E13D1">
      <w:pPr>
        <w:spacing w:after="0" w:line="360" w:lineRule="auto"/>
        <w:rPr>
          <w:ins w:id="3404" w:author="jie sun" w:date="2018-04-18T00:27:00Z"/>
        </w:rPr>
      </w:pPr>
    </w:p>
    <w:p w14:paraId="7069F3EC" w14:textId="77777777" w:rsidR="007E13D1" w:rsidRDefault="007E13D1">
      <w:pPr>
        <w:spacing w:after="0" w:line="360" w:lineRule="auto"/>
        <w:rPr>
          <w:ins w:id="3405" w:author="jie sun" w:date="2018-04-18T00:27:00Z"/>
        </w:rPr>
      </w:pPr>
    </w:p>
    <w:p w14:paraId="2BBFA3F7" w14:textId="77777777" w:rsidR="007E13D1" w:rsidRDefault="007E13D1">
      <w:pPr>
        <w:spacing w:after="0" w:line="360" w:lineRule="auto"/>
        <w:rPr>
          <w:ins w:id="3406" w:author="jie sun" w:date="2018-04-18T00:27:00Z"/>
        </w:rPr>
      </w:pPr>
    </w:p>
    <w:p w14:paraId="7201FEB0" w14:textId="77777777" w:rsidR="007E13D1" w:rsidRDefault="007E13D1">
      <w:pPr>
        <w:spacing w:after="0" w:line="360" w:lineRule="auto"/>
        <w:rPr>
          <w:ins w:id="3407" w:author="jie sun" w:date="2018-04-18T00:27:00Z"/>
        </w:rPr>
      </w:pPr>
    </w:p>
    <w:p w14:paraId="51949C79" w14:textId="77777777" w:rsidR="007E13D1" w:rsidRDefault="007E13D1">
      <w:pPr>
        <w:spacing w:after="0" w:line="360" w:lineRule="auto"/>
        <w:rPr>
          <w:ins w:id="3408" w:author="jie sun" w:date="2018-04-18T00:27:00Z"/>
        </w:rPr>
      </w:pPr>
    </w:p>
    <w:p w14:paraId="4D43B595" w14:textId="77777777" w:rsidR="007E13D1" w:rsidRDefault="007E13D1">
      <w:pPr>
        <w:spacing w:after="0" w:line="360" w:lineRule="auto"/>
        <w:rPr>
          <w:ins w:id="3409" w:author="jie sun" w:date="2018-04-18T00:27:00Z"/>
        </w:rPr>
      </w:pPr>
    </w:p>
    <w:p w14:paraId="3999F6FC" w14:textId="77777777" w:rsidR="007E13D1" w:rsidRDefault="007E13D1">
      <w:pPr>
        <w:spacing w:after="0" w:line="360" w:lineRule="auto"/>
        <w:rPr>
          <w:ins w:id="3410" w:author="jie sun" w:date="2018-04-18T00:27:00Z"/>
        </w:rPr>
      </w:pPr>
    </w:p>
    <w:p w14:paraId="62A503ED" w14:textId="77777777" w:rsidR="007E13D1" w:rsidRDefault="007E13D1">
      <w:pPr>
        <w:spacing w:after="0" w:line="360" w:lineRule="auto"/>
        <w:rPr>
          <w:ins w:id="3411" w:author="jie sun" w:date="2018-04-18T00:27:00Z"/>
        </w:rPr>
      </w:pPr>
    </w:p>
    <w:p w14:paraId="6F9487E4" w14:textId="77777777" w:rsidR="007E13D1" w:rsidRDefault="007E13D1">
      <w:pPr>
        <w:spacing w:after="0" w:line="360" w:lineRule="auto"/>
        <w:rPr>
          <w:ins w:id="341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41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414"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415" w:author="jie sun" w:date="2018-04-18T00:26:00Z"/>
                <w:rFonts w:ascii="Arial" w:eastAsia="Times New Roman" w:hAnsi="Arial" w:cs="Arial"/>
                <w:b/>
                <w:bCs/>
                <w:color w:val="FFFFFF"/>
                <w:sz w:val="20"/>
                <w:szCs w:val="14"/>
              </w:rPr>
            </w:pPr>
            <w:ins w:id="341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417" w:author="jie sun" w:date="2018-04-18T00:26:00Z"/>
                <w:rFonts w:ascii="Arial" w:eastAsia="Times New Roman" w:hAnsi="Arial" w:cs="Arial"/>
                <w:b/>
                <w:bCs/>
                <w:color w:val="FFFFFF"/>
                <w:sz w:val="20"/>
                <w:szCs w:val="14"/>
              </w:rPr>
            </w:pPr>
            <w:ins w:id="341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419" w:author="jie sun" w:date="2018-04-18T00:26:00Z"/>
                <w:rFonts w:ascii="Arial" w:eastAsia="Times New Roman" w:hAnsi="Arial" w:cs="Arial"/>
                <w:b/>
                <w:bCs/>
                <w:color w:val="FFFFFF"/>
                <w:sz w:val="20"/>
                <w:szCs w:val="14"/>
              </w:rPr>
            </w:pPr>
            <w:ins w:id="342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21" w:author="jie sun" w:date="2018-04-18T00:26:00Z"/>
                <w:rFonts w:ascii="Arial" w:eastAsia="Times New Roman" w:hAnsi="Arial" w:cs="Arial"/>
                <w:b/>
                <w:bCs/>
                <w:color w:val="FFFFFF"/>
                <w:sz w:val="20"/>
                <w:szCs w:val="14"/>
              </w:rPr>
            </w:pPr>
            <w:ins w:id="342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23" w:author="jie sun" w:date="2018-04-18T00:26:00Z"/>
                <w:rFonts w:ascii="Arial" w:eastAsia="Times New Roman" w:hAnsi="Arial" w:cs="Arial"/>
                <w:b/>
                <w:bCs/>
                <w:color w:val="FFFFFF"/>
                <w:sz w:val="20"/>
                <w:szCs w:val="14"/>
              </w:rPr>
            </w:pPr>
            <w:ins w:id="342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25" w:author="jie sun" w:date="2018-04-18T00:26:00Z"/>
                <w:rFonts w:ascii="Arial" w:eastAsia="Times New Roman" w:hAnsi="Arial" w:cs="Arial"/>
                <w:b/>
                <w:bCs/>
                <w:color w:val="FFFFFF"/>
                <w:sz w:val="20"/>
                <w:szCs w:val="14"/>
              </w:rPr>
            </w:pPr>
            <w:ins w:id="342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27" w:author="jie sun" w:date="2018-04-18T00:26:00Z"/>
                <w:rFonts w:ascii="Arial" w:eastAsia="Times New Roman" w:hAnsi="Arial" w:cs="Arial"/>
                <w:b/>
                <w:bCs/>
                <w:color w:val="FFFFFF"/>
                <w:sz w:val="20"/>
                <w:szCs w:val="14"/>
              </w:rPr>
            </w:pPr>
            <w:ins w:id="342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29" w:author="jie sun" w:date="2018-04-18T00:26:00Z"/>
                <w:rFonts w:ascii="Arial" w:eastAsia="Times New Roman" w:hAnsi="Arial" w:cs="Arial"/>
                <w:b/>
                <w:bCs/>
                <w:color w:val="FFFFFF"/>
                <w:sz w:val="20"/>
                <w:szCs w:val="14"/>
              </w:rPr>
            </w:pPr>
            <w:ins w:id="343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31" w:author="jie sun" w:date="2018-04-18T00:26:00Z"/>
                <w:rFonts w:ascii="Arial" w:eastAsia="Times New Roman" w:hAnsi="Arial" w:cs="Arial"/>
                <w:b/>
                <w:bCs/>
                <w:color w:val="FFFFFF"/>
                <w:sz w:val="20"/>
                <w:szCs w:val="14"/>
              </w:rPr>
            </w:pPr>
            <w:ins w:id="343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33" w:author="jie sun" w:date="2018-04-18T00:26:00Z"/>
                <w:rFonts w:ascii="Arial" w:eastAsia="Times New Roman" w:hAnsi="Arial" w:cs="Arial"/>
                <w:b/>
                <w:bCs/>
                <w:color w:val="FFFFFF"/>
                <w:sz w:val="20"/>
                <w:szCs w:val="14"/>
              </w:rPr>
            </w:pPr>
            <w:ins w:id="3434"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3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36" w:author="jie sun" w:date="2018-04-18T00:26:00Z"/>
                <w:rFonts w:ascii="Arial" w:eastAsia="Times New Roman" w:hAnsi="Arial" w:cs="Arial"/>
                <w:b/>
                <w:bCs/>
                <w:color w:val="FFFFFF"/>
                <w:sz w:val="20"/>
                <w:szCs w:val="14"/>
              </w:rPr>
            </w:pPr>
            <w:ins w:id="343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38" w:author="jie sun" w:date="2018-04-18T00:26:00Z"/>
                <w:rFonts w:ascii="Arial" w:eastAsia="Times New Roman" w:hAnsi="Arial" w:cs="Arial"/>
                <w:color w:val="000000"/>
                <w:sz w:val="20"/>
                <w:szCs w:val="14"/>
              </w:rPr>
            </w:pPr>
            <w:ins w:id="343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40" w:author="jie sun" w:date="2018-04-18T00:26:00Z"/>
                <w:rFonts w:ascii="Arial" w:eastAsia="Times New Roman" w:hAnsi="Arial" w:cs="Arial"/>
                <w:color w:val="000000"/>
                <w:sz w:val="20"/>
                <w:szCs w:val="14"/>
              </w:rPr>
            </w:pPr>
            <w:ins w:id="344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42" w:author="jie sun" w:date="2018-04-18T00:26:00Z"/>
                <w:rFonts w:ascii="Arial" w:eastAsia="Times New Roman" w:hAnsi="Arial" w:cs="Arial"/>
                <w:color w:val="000000"/>
                <w:sz w:val="20"/>
                <w:szCs w:val="14"/>
              </w:rPr>
            </w:pPr>
            <w:ins w:id="344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44" w:author="jie sun" w:date="2018-04-18T00:26:00Z"/>
                <w:rFonts w:ascii="Arial" w:eastAsia="Times New Roman" w:hAnsi="Arial" w:cs="Arial"/>
                <w:color w:val="000000"/>
                <w:sz w:val="20"/>
                <w:szCs w:val="14"/>
              </w:rPr>
            </w:pPr>
            <w:ins w:id="344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46" w:author="jie sun" w:date="2018-04-18T00:26:00Z"/>
                <w:rFonts w:ascii="Arial" w:eastAsia="Times New Roman" w:hAnsi="Arial" w:cs="Arial"/>
                <w:color w:val="000000"/>
                <w:sz w:val="20"/>
                <w:szCs w:val="14"/>
              </w:rPr>
            </w:pPr>
            <w:ins w:id="344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48" w:author="jie sun" w:date="2018-04-18T00:26:00Z"/>
                <w:rFonts w:ascii="Arial" w:eastAsia="Times New Roman" w:hAnsi="Arial" w:cs="Arial"/>
                <w:color w:val="000000"/>
                <w:sz w:val="20"/>
                <w:szCs w:val="14"/>
              </w:rPr>
            </w:pPr>
            <w:ins w:id="344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50" w:author="jie sun" w:date="2018-04-18T00:26:00Z"/>
                <w:rFonts w:ascii="Arial" w:eastAsia="Times New Roman" w:hAnsi="Arial" w:cs="Arial"/>
                <w:color w:val="000000"/>
                <w:sz w:val="20"/>
                <w:szCs w:val="14"/>
              </w:rPr>
            </w:pPr>
            <w:ins w:id="345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52" w:author="jie sun" w:date="2018-04-18T00:26:00Z"/>
                <w:rFonts w:ascii="Arial" w:eastAsia="Times New Roman" w:hAnsi="Arial" w:cs="Arial"/>
                <w:color w:val="000000"/>
                <w:sz w:val="20"/>
                <w:szCs w:val="14"/>
              </w:rPr>
            </w:pPr>
            <w:ins w:id="345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54" w:author="jie sun" w:date="2018-04-18T00:26:00Z"/>
                <w:rFonts w:ascii="Arial" w:eastAsia="Times New Roman" w:hAnsi="Arial" w:cs="Arial"/>
                <w:color w:val="000000"/>
                <w:sz w:val="20"/>
                <w:szCs w:val="14"/>
              </w:rPr>
            </w:pPr>
            <w:ins w:id="3455"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5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57" w:author="jie sun" w:date="2018-04-18T00:26:00Z"/>
                <w:rFonts w:ascii="Arial" w:eastAsia="Times New Roman" w:hAnsi="Arial" w:cs="Arial"/>
                <w:b/>
                <w:bCs/>
                <w:color w:val="FFFFFF"/>
                <w:sz w:val="20"/>
                <w:szCs w:val="14"/>
              </w:rPr>
            </w:pPr>
            <w:ins w:id="345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59" w:author="jie sun" w:date="2018-04-18T00:26:00Z"/>
                <w:rFonts w:ascii="Arial" w:eastAsia="Times New Roman" w:hAnsi="Arial" w:cs="Arial"/>
                <w:color w:val="000000"/>
                <w:sz w:val="20"/>
                <w:szCs w:val="14"/>
              </w:rPr>
            </w:pPr>
            <w:ins w:id="346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61" w:author="jie sun" w:date="2018-04-18T00:26:00Z"/>
                <w:rFonts w:ascii="Arial" w:eastAsia="Times New Roman" w:hAnsi="Arial" w:cs="Arial"/>
                <w:color w:val="000000"/>
                <w:sz w:val="20"/>
                <w:szCs w:val="14"/>
              </w:rPr>
            </w:pPr>
            <w:ins w:id="346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63" w:author="jie sun" w:date="2018-04-18T00:26:00Z"/>
                <w:rFonts w:ascii="Arial" w:eastAsia="Times New Roman" w:hAnsi="Arial" w:cs="Arial"/>
                <w:color w:val="000000"/>
                <w:sz w:val="20"/>
                <w:szCs w:val="14"/>
              </w:rPr>
            </w:pPr>
            <w:ins w:id="346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65" w:author="jie sun" w:date="2018-04-18T00:26:00Z"/>
                <w:rFonts w:ascii="Arial" w:eastAsia="Times New Roman" w:hAnsi="Arial" w:cs="Arial"/>
                <w:color w:val="000000"/>
                <w:sz w:val="20"/>
                <w:szCs w:val="14"/>
              </w:rPr>
            </w:pPr>
            <w:ins w:id="346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67" w:author="jie sun" w:date="2018-04-18T00:26:00Z"/>
                <w:rFonts w:ascii="Arial" w:eastAsia="Times New Roman" w:hAnsi="Arial" w:cs="Arial"/>
                <w:color w:val="000000"/>
                <w:sz w:val="20"/>
                <w:szCs w:val="14"/>
              </w:rPr>
            </w:pPr>
            <w:ins w:id="346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69" w:author="jie sun" w:date="2018-04-18T00:26:00Z"/>
                <w:rFonts w:ascii="Arial" w:eastAsia="Times New Roman" w:hAnsi="Arial" w:cs="Arial"/>
                <w:color w:val="000000"/>
                <w:sz w:val="20"/>
                <w:szCs w:val="14"/>
              </w:rPr>
            </w:pPr>
            <w:ins w:id="347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71" w:author="jie sun" w:date="2018-04-18T00:26:00Z"/>
                <w:rFonts w:ascii="Arial" w:eastAsia="Times New Roman" w:hAnsi="Arial" w:cs="Arial"/>
                <w:color w:val="000000"/>
                <w:sz w:val="20"/>
                <w:szCs w:val="14"/>
              </w:rPr>
            </w:pPr>
            <w:ins w:id="347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73" w:author="jie sun" w:date="2018-04-18T00:26:00Z"/>
                <w:rFonts w:ascii="Arial" w:eastAsia="Times New Roman" w:hAnsi="Arial" w:cs="Arial"/>
                <w:color w:val="000000"/>
                <w:sz w:val="20"/>
                <w:szCs w:val="14"/>
              </w:rPr>
            </w:pPr>
            <w:ins w:id="347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75" w:author="jie sun" w:date="2018-04-18T00:26:00Z"/>
                <w:rFonts w:ascii="Arial" w:eastAsia="Times New Roman" w:hAnsi="Arial" w:cs="Arial"/>
                <w:color w:val="000000"/>
                <w:sz w:val="20"/>
                <w:szCs w:val="14"/>
              </w:rPr>
            </w:pPr>
            <w:ins w:id="3476"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7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78" w:author="jie sun" w:date="2018-04-18T00:26:00Z"/>
                <w:rFonts w:ascii="Arial" w:eastAsia="Times New Roman" w:hAnsi="Arial" w:cs="Arial"/>
                <w:b/>
                <w:bCs/>
                <w:color w:val="FFFFFF"/>
                <w:sz w:val="20"/>
                <w:szCs w:val="14"/>
              </w:rPr>
            </w:pPr>
            <w:ins w:id="347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90" w:author="jie sun" w:date="2018-04-18T00:26:00Z"/>
                <w:rFonts w:ascii="Arial" w:eastAsia="Times New Roman" w:hAnsi="Arial" w:cs="Arial"/>
                <w:color w:val="000000"/>
                <w:sz w:val="20"/>
                <w:szCs w:val="14"/>
              </w:rPr>
            </w:pPr>
            <w:ins w:id="349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92" w:author="jie sun" w:date="2018-04-18T00:26:00Z"/>
                <w:rFonts w:ascii="Arial" w:eastAsia="Times New Roman" w:hAnsi="Arial" w:cs="Arial"/>
                <w:color w:val="000000"/>
                <w:sz w:val="20"/>
                <w:szCs w:val="14"/>
              </w:rPr>
            </w:pPr>
            <w:ins w:id="349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494" w:author="jie sun" w:date="2018-04-18T00:26:00Z"/>
                <w:rFonts w:ascii="Arial" w:eastAsia="Times New Roman" w:hAnsi="Arial" w:cs="Arial"/>
                <w:color w:val="000000"/>
                <w:sz w:val="20"/>
                <w:szCs w:val="14"/>
              </w:rPr>
            </w:pPr>
            <w:ins w:id="349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496" w:author="jie sun" w:date="2018-04-18T00:26:00Z"/>
                <w:rFonts w:ascii="Arial" w:eastAsia="Times New Roman" w:hAnsi="Arial" w:cs="Arial"/>
                <w:color w:val="000000"/>
                <w:sz w:val="20"/>
                <w:szCs w:val="14"/>
              </w:rPr>
            </w:pPr>
            <w:ins w:id="3497"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49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499" w:author="jie sun" w:date="2018-04-18T00:26:00Z"/>
                <w:rFonts w:ascii="Arial" w:eastAsia="Times New Roman" w:hAnsi="Arial" w:cs="Arial"/>
                <w:b/>
                <w:bCs/>
                <w:color w:val="FFFFFF"/>
                <w:sz w:val="20"/>
                <w:szCs w:val="14"/>
              </w:rPr>
            </w:pPr>
            <w:ins w:id="350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511" w:author="jie sun" w:date="2018-04-18T00:26:00Z"/>
                <w:rFonts w:ascii="Arial" w:eastAsia="Times New Roman" w:hAnsi="Arial" w:cs="Arial"/>
                <w:color w:val="000000"/>
                <w:sz w:val="20"/>
                <w:szCs w:val="14"/>
              </w:rPr>
            </w:pPr>
            <w:ins w:id="351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513" w:author="jie sun" w:date="2018-04-18T00:26:00Z"/>
                <w:rFonts w:ascii="Arial" w:eastAsia="Times New Roman" w:hAnsi="Arial" w:cs="Arial"/>
                <w:color w:val="000000"/>
                <w:sz w:val="20"/>
                <w:szCs w:val="14"/>
              </w:rPr>
            </w:pPr>
            <w:ins w:id="351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515" w:author="jie sun" w:date="2018-04-18T00:26:00Z"/>
                <w:rFonts w:ascii="Arial" w:eastAsia="Times New Roman" w:hAnsi="Arial" w:cs="Arial"/>
                <w:color w:val="000000"/>
                <w:sz w:val="20"/>
                <w:szCs w:val="14"/>
              </w:rPr>
            </w:pPr>
            <w:ins w:id="351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517" w:author="jie sun" w:date="2018-04-18T00:26:00Z"/>
                <w:rFonts w:ascii="Arial" w:eastAsia="Times New Roman" w:hAnsi="Arial" w:cs="Arial"/>
                <w:color w:val="000000"/>
                <w:sz w:val="20"/>
                <w:szCs w:val="14"/>
              </w:rPr>
            </w:pPr>
            <w:ins w:id="3518"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51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20" w:author="jie sun" w:date="2018-04-18T00:26:00Z"/>
                <w:rFonts w:ascii="Arial" w:eastAsia="Times New Roman" w:hAnsi="Arial" w:cs="Arial"/>
                <w:b/>
                <w:bCs/>
                <w:color w:val="FFFFFF"/>
                <w:sz w:val="20"/>
                <w:szCs w:val="14"/>
              </w:rPr>
            </w:pPr>
            <w:ins w:id="352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32" w:author="jie sun" w:date="2018-04-18T00:26:00Z"/>
                <w:rFonts w:ascii="Arial" w:eastAsia="Times New Roman" w:hAnsi="Arial" w:cs="Arial"/>
                <w:color w:val="000000"/>
                <w:sz w:val="20"/>
                <w:szCs w:val="14"/>
              </w:rPr>
            </w:pPr>
            <w:ins w:id="353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34" w:author="jie sun" w:date="2018-04-18T00:26:00Z"/>
                <w:rFonts w:ascii="Arial" w:eastAsia="Times New Roman" w:hAnsi="Arial" w:cs="Arial"/>
                <w:color w:val="000000"/>
                <w:sz w:val="20"/>
                <w:szCs w:val="14"/>
              </w:rPr>
            </w:pPr>
            <w:ins w:id="353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36" w:author="jie sun" w:date="2018-04-18T00:26:00Z"/>
                <w:rFonts w:ascii="Arial" w:eastAsia="Times New Roman" w:hAnsi="Arial" w:cs="Arial"/>
                <w:color w:val="000000"/>
                <w:sz w:val="20"/>
                <w:szCs w:val="14"/>
              </w:rPr>
            </w:pPr>
            <w:ins w:id="353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38" w:author="jie sun" w:date="2018-04-18T00:26:00Z"/>
                <w:rFonts w:ascii="Arial" w:eastAsia="Times New Roman" w:hAnsi="Arial" w:cs="Arial"/>
                <w:color w:val="000000"/>
                <w:sz w:val="20"/>
                <w:szCs w:val="14"/>
              </w:rPr>
            </w:pPr>
            <w:ins w:id="3539"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40" w:author="像个男人一样" w:date="2018-03-22T11:57:00Z"/>
        </w:rPr>
      </w:pPr>
      <w:r>
        <w:t>.</w:t>
      </w:r>
    </w:p>
    <w:p w14:paraId="0548243A" w14:textId="664AFC22" w:rsidR="0087014B" w:rsidRDefault="00285914">
      <w:pPr>
        <w:pStyle w:val="Caption"/>
        <w:jc w:val="center"/>
        <w:pPrChange w:id="3541" w:author="jie sun" w:date="2018-04-16T21:37:00Z">
          <w:pPr>
            <w:pStyle w:val="Subtitle"/>
          </w:pPr>
        </w:pPrChange>
      </w:pPr>
      <w:bookmarkStart w:id="3542" w:name="_Toc517801883"/>
      <w:ins w:id="3543" w:author="jie sun" w:date="2018-04-16T21:37:00Z">
        <w:r>
          <w:t xml:space="preserve">Figure </w:t>
        </w:r>
      </w:ins>
      <w:ins w:id="3544" w:author="JIE  SUN" w:date="2018-06-21T13:36:00Z">
        <w:r w:rsidR="00A64E7B">
          <w:fldChar w:fldCharType="begin"/>
        </w:r>
        <w:r w:rsidR="00A64E7B">
          <w:instrText xml:space="preserve"> STYLEREF 1 \s </w:instrText>
        </w:r>
      </w:ins>
      <w:r w:rsidR="00A64E7B">
        <w:fldChar w:fldCharType="separate"/>
      </w:r>
      <w:r w:rsidR="00030772">
        <w:rPr>
          <w:noProof/>
        </w:rPr>
        <w:t>3</w:t>
      </w:r>
      <w:ins w:id="354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10</w:t>
      </w:r>
      <w:ins w:id="3546" w:author="JIE  SUN" w:date="2018-06-21T13:36:00Z">
        <w:r w:rsidR="00A64E7B">
          <w:fldChar w:fldCharType="end"/>
        </w:r>
      </w:ins>
      <w:ins w:id="3547" w:author="jie sun" w:date="2018-04-19T13:00:00Z">
        <w:del w:id="3548" w:author="JIE  SUN" w:date="2018-06-21T13:34:00Z">
          <w:r w:rsidR="00083FE7" w:rsidDel="00A64E7B">
            <w:fldChar w:fldCharType="begin"/>
          </w:r>
          <w:r w:rsidR="00083FE7" w:rsidDel="00A64E7B">
            <w:delInstrText xml:space="preserve"> STYLEREF 1 \s </w:delInstrText>
          </w:r>
        </w:del>
      </w:ins>
      <w:del w:id="3549" w:author="JIE  SUN" w:date="2018-06-21T13:34:00Z">
        <w:r w:rsidR="00083FE7" w:rsidDel="00A64E7B">
          <w:fldChar w:fldCharType="separate"/>
        </w:r>
        <w:r w:rsidR="00083FE7" w:rsidDel="00A64E7B">
          <w:rPr>
            <w:noProof/>
          </w:rPr>
          <w:delText>2</w:delText>
        </w:r>
      </w:del>
      <w:ins w:id="3550" w:author="jie sun" w:date="2018-04-19T13:00:00Z">
        <w:del w:id="355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52" w:author="JIE  SUN" w:date="2018-06-21T13:34:00Z">
        <w:r w:rsidR="00083FE7" w:rsidDel="00A64E7B">
          <w:fldChar w:fldCharType="separate"/>
        </w:r>
      </w:del>
      <w:ins w:id="3553" w:author="jie sun" w:date="2018-04-19T13:00:00Z">
        <w:del w:id="3554" w:author="JIE  SUN" w:date="2018-06-21T13:34:00Z">
          <w:r w:rsidR="00083FE7" w:rsidDel="00A64E7B">
            <w:rPr>
              <w:noProof/>
            </w:rPr>
            <w:delText>13</w:delText>
          </w:r>
          <w:r w:rsidR="00083FE7" w:rsidDel="00A64E7B">
            <w:fldChar w:fldCharType="end"/>
          </w:r>
        </w:del>
      </w:ins>
      <w:ins w:id="3555" w:author="jie sun" w:date="2018-04-16T21:37:00Z">
        <w:r>
          <w:rPr>
            <w:rFonts w:hint="eastAsia"/>
          </w:rPr>
          <w:t xml:space="preserve">:The </w:t>
        </w:r>
      </w:ins>
      <w:ins w:id="3556" w:author="jie sun" w:date="2018-04-16T22:27:00Z">
        <w:r w:rsidR="001403E8">
          <w:rPr>
            <w:rFonts w:hint="eastAsia"/>
          </w:rPr>
          <w:t>A</w:t>
        </w:r>
      </w:ins>
      <w:ins w:id="3557" w:author="jie sun" w:date="2018-04-16T21:37:00Z">
        <w:r>
          <w:rPr>
            <w:rFonts w:hint="eastAsia"/>
          </w:rPr>
          <w:t>ccura</w:t>
        </w:r>
        <w:r>
          <w:t xml:space="preserve">cies </w:t>
        </w:r>
      </w:ins>
      <w:ins w:id="3558" w:author="jie sun" w:date="2018-04-16T22:27:00Z">
        <w:r w:rsidR="001403E8">
          <w:rPr>
            <w:rFonts w:hint="eastAsia"/>
          </w:rPr>
          <w:t>O</w:t>
        </w:r>
      </w:ins>
      <w:ins w:id="3559" w:author="jie sun" w:date="2018-04-16T21:37:00Z">
        <w:r>
          <w:rPr>
            <w:rFonts w:hint="eastAsia"/>
          </w:rPr>
          <w:t xml:space="preserve">f </w:t>
        </w:r>
      </w:ins>
      <w:ins w:id="3560" w:author="jie sun" w:date="2018-04-16T22:27:00Z">
        <w:r w:rsidR="001403E8">
          <w:rPr>
            <w:rFonts w:hint="eastAsia"/>
          </w:rPr>
          <w:t>T</w:t>
        </w:r>
      </w:ins>
      <w:ins w:id="3561" w:author="jie sun" w:date="2018-04-16T21:37:00Z">
        <w:r>
          <w:rPr>
            <w:rFonts w:hint="eastAsia"/>
          </w:rPr>
          <w:t xml:space="preserve">he </w:t>
        </w:r>
      </w:ins>
      <w:ins w:id="3562" w:author="jie sun" w:date="2018-04-16T22:28:00Z">
        <w:r w:rsidR="001403E8">
          <w:rPr>
            <w:rFonts w:hint="eastAsia"/>
          </w:rPr>
          <w:t>S</w:t>
        </w:r>
      </w:ins>
      <w:ins w:id="3563" w:author="jie sun" w:date="2018-04-16T21:37:00Z">
        <w:r>
          <w:rPr>
            <w:rFonts w:hint="eastAsia"/>
          </w:rPr>
          <w:t xml:space="preserve">tep </w:t>
        </w:r>
      </w:ins>
      <w:ins w:id="3564" w:author="jie sun" w:date="2018-04-16T22:28:00Z">
        <w:r w:rsidR="008F143B">
          <w:t>A</w:t>
        </w:r>
      </w:ins>
      <w:ins w:id="3565" w:author="jie sun" w:date="2018-04-16T21:37:00Z">
        <w:r>
          <w:rPr>
            <w:rFonts w:hint="eastAsia"/>
          </w:rPr>
          <w:t>lgo</w:t>
        </w:r>
        <w:r>
          <w:t>r</w:t>
        </w:r>
        <w:r>
          <w:rPr>
            <w:rFonts w:hint="eastAsia"/>
          </w:rPr>
          <w:t>ithm</w:t>
        </w:r>
        <w:r>
          <w:t>s</w:t>
        </w:r>
      </w:ins>
      <w:bookmarkEnd w:id="3542"/>
      <w:del w:id="356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67" w:author="像个男人一样" w:date="2018-03-22T11:51:00Z">
        <w:del w:id="3568" w:author="像个男人一样" w:date="2018-03-22T11:57:00Z">
          <w:r w:rsidR="00D5184D">
            <w:rPr>
              <w:b/>
            </w:rPr>
            <w:delText>错误！未指定顺序。</w:delText>
          </w:r>
        </w:del>
      </w:ins>
      <w:ins w:id="3569" w:author="像个男人一样" w:date="2018-03-21T23:39:00Z">
        <w:del w:id="3570" w:author="像个男人一样" w:date="2018-03-22T11:57:00Z">
          <w:r w:rsidR="00D5184D">
            <w:rPr>
              <w:b/>
            </w:rPr>
            <w:delText>错误！未指定顺序。</w:delText>
          </w:r>
        </w:del>
      </w:ins>
      <w:ins w:id="3571" w:author="像个男人一样" w:date="2018-03-21T23:10:00Z">
        <w:del w:id="3572" w:author="像个男人一样" w:date="2018-03-22T11:57:00Z">
          <w:r w:rsidR="00D5184D">
            <w:rPr>
              <w:b/>
            </w:rPr>
            <w:delText>错误！未指定顺序。</w:delText>
          </w:r>
        </w:del>
      </w:ins>
      <w:ins w:id="3573" w:author="像个男人一样" w:date="2018-03-21T23:08:00Z">
        <w:del w:id="3574" w:author="像个男人一样" w:date="2018-03-22T11:57:00Z">
          <w:r w:rsidR="00D5184D">
            <w:rPr>
              <w:b/>
            </w:rPr>
            <w:delText>错误！未指定顺序。</w:delText>
          </w:r>
        </w:del>
      </w:ins>
      <w:ins w:id="3575" w:author="像个男人一样" w:date="2018-03-21T02:33:00Z">
        <w:del w:id="3576" w:author="像个男人一样" w:date="2018-03-22T11:57:00Z">
          <w:r w:rsidR="00D5184D">
            <w:rPr>
              <w:b/>
            </w:rPr>
            <w:delText>错误！未指定顺序。错误！未指定顺序。</w:delText>
          </w:r>
        </w:del>
      </w:ins>
      <w:ins w:id="3577" w:author="像个男人一样" w:date="2018-03-21T02:31:00Z">
        <w:del w:id="3578" w:author="像个男人一样" w:date="2018-03-22T11:57:00Z">
          <w:r w:rsidR="00D5184D">
            <w:rPr>
              <w:b/>
            </w:rPr>
            <w:delText>错误！未指定顺序。</w:delText>
          </w:r>
        </w:del>
      </w:ins>
      <w:ins w:id="3579" w:author="像个男人一样" w:date="2018-03-21T02:30:00Z">
        <w:del w:id="3580" w:author="像个男人一样" w:date="2018-03-22T11:57:00Z">
          <w:r w:rsidR="00D5184D">
            <w:rPr>
              <w:b/>
            </w:rPr>
            <w:delText>错误！未指定顺序。</w:delText>
          </w:r>
        </w:del>
      </w:ins>
      <w:ins w:id="3581" w:author="像个男人一样" w:date="2018-03-21T02:29:00Z">
        <w:del w:id="3582" w:author="像个男人一样" w:date="2018-03-22T11:57:00Z">
          <w:r w:rsidR="00D5184D">
            <w:rPr>
              <w:b/>
            </w:rPr>
            <w:delText>错误！未指定顺序。错误！未指定顺序。</w:delText>
          </w:r>
        </w:del>
      </w:ins>
      <w:ins w:id="3583" w:author="像个男人一样" w:date="2018-03-21T02:26:00Z">
        <w:del w:id="3584" w:author="像个男人一样" w:date="2018-03-22T11:57:00Z">
          <w:r w:rsidR="00D5184D">
            <w:rPr>
              <w:b/>
            </w:rPr>
            <w:delText>错误！未指定顺序。</w:delText>
          </w:r>
        </w:del>
      </w:ins>
      <w:ins w:id="3585" w:author="像个男人一样" w:date="2018-03-21T02:25:00Z">
        <w:del w:id="3586" w:author="像个男人一样" w:date="2018-03-22T11:57:00Z">
          <w:r w:rsidR="00D5184D">
            <w:rPr>
              <w:b/>
            </w:rPr>
            <w:delText>错误！未指定顺序。</w:delText>
          </w:r>
        </w:del>
      </w:ins>
      <w:ins w:id="3587" w:author="像个男人一样" w:date="2018-03-21T02:24:00Z">
        <w:del w:id="3588" w:author="像个男人一样" w:date="2018-03-22T11:57:00Z">
          <w:r w:rsidR="00D5184D">
            <w:rPr>
              <w:b/>
            </w:rPr>
            <w:delText>错误！未指定顺序。</w:delText>
          </w:r>
        </w:del>
      </w:ins>
      <w:ins w:id="3589" w:author="像个男人一样" w:date="2018-03-21T02:23:00Z">
        <w:del w:id="3590" w:author="像个男人一样" w:date="2018-03-22T11:57:00Z">
          <w:r w:rsidR="00D5184D">
            <w:rPr>
              <w:b/>
            </w:rPr>
            <w:delText>错误！未指定顺序。</w:delText>
          </w:r>
        </w:del>
      </w:ins>
      <w:ins w:id="3591" w:author="像个男人一样" w:date="2018-03-21T02:22:00Z">
        <w:del w:id="3592" w:author="像个男人一样" w:date="2018-03-22T11:57:00Z">
          <w:r w:rsidR="00D5184D">
            <w:rPr>
              <w:b/>
            </w:rPr>
            <w:delText>错误！未指定顺序。</w:delText>
          </w:r>
        </w:del>
      </w:ins>
      <w:ins w:id="3593" w:author="像个男人一样" w:date="2018-03-21T02:17:00Z">
        <w:del w:id="3594" w:author="像个男人一样" w:date="2018-03-22T11:57:00Z">
          <w:r w:rsidR="00D5184D">
            <w:rPr>
              <w:b/>
            </w:rPr>
            <w:delText>错误！未指定顺序。错误！未指定顺序。错误！未指定顺序。</w:delText>
          </w:r>
        </w:del>
      </w:ins>
      <w:ins w:id="3595" w:author="像个男人一样" w:date="2018-03-21T02:15:00Z">
        <w:del w:id="3596" w:author="像个男人一样" w:date="2018-03-22T11:57:00Z">
          <w:r w:rsidR="00D5184D">
            <w:rPr>
              <w:b/>
            </w:rPr>
            <w:delText>错误！未指定顺序。</w:delText>
          </w:r>
        </w:del>
      </w:ins>
      <w:ins w:id="3597" w:author="像个男人一样" w:date="2018-03-21T02:14:00Z">
        <w:del w:id="3598" w:author="像个男人一样" w:date="2018-03-22T11:57:00Z">
          <w:r w:rsidR="00D5184D">
            <w:rPr>
              <w:b/>
            </w:rPr>
            <w:delText>错误！未指定顺序。</w:delText>
          </w:r>
        </w:del>
      </w:ins>
      <w:ins w:id="3599" w:author="像个男人一样" w:date="2018-03-21T02:13:00Z">
        <w:del w:id="3600" w:author="像个男人一样" w:date="2018-03-22T11:57:00Z">
          <w:r w:rsidR="00D5184D">
            <w:rPr>
              <w:b/>
            </w:rPr>
            <w:delText>错误！未指定顺序。</w:delText>
          </w:r>
        </w:del>
      </w:ins>
      <w:ins w:id="3601" w:author="像个男人一样" w:date="2018-03-21T02:12:00Z">
        <w:del w:id="3602" w:author="像个男人一样" w:date="2018-03-22T11:57:00Z">
          <w:r w:rsidR="00D5184D">
            <w:rPr>
              <w:b/>
            </w:rPr>
            <w:delText>错误！未指定顺序。</w:delText>
          </w:r>
        </w:del>
      </w:ins>
      <w:ins w:id="3603" w:author="像个男人一样" w:date="2018-03-21T02:02:00Z">
        <w:del w:id="3604" w:author="像个男人一样" w:date="2018-03-22T11:57:00Z">
          <w:r w:rsidR="00D5184D">
            <w:rPr>
              <w:b/>
            </w:rPr>
            <w:delText>错误！未指定顺序。错误！未指定顺序。</w:delText>
          </w:r>
        </w:del>
      </w:ins>
      <w:ins w:id="3605" w:author="像个男人一样" w:date="2018-03-21T02:01:00Z">
        <w:del w:id="3606" w:author="像个男人一样" w:date="2018-03-22T11:57:00Z">
          <w:r w:rsidR="00D5184D">
            <w:rPr>
              <w:b/>
            </w:rPr>
            <w:delText>错误！未指定顺序。</w:delText>
          </w:r>
        </w:del>
      </w:ins>
      <w:ins w:id="3607" w:author="像个男人一样" w:date="2018-03-21T02:00:00Z">
        <w:del w:id="3608" w:author="像个男人一样" w:date="2018-03-22T11:57:00Z">
          <w:r w:rsidR="00D5184D">
            <w:rPr>
              <w:b/>
            </w:rPr>
            <w:delText>错误！未指定顺序。</w:delText>
          </w:r>
        </w:del>
      </w:ins>
      <w:ins w:id="3609" w:author="像个男人一样" w:date="2018-03-21T01:59:00Z">
        <w:del w:id="3610" w:author="像个男人一样" w:date="2018-03-22T11:57:00Z">
          <w:r w:rsidR="00D5184D">
            <w:rPr>
              <w:b/>
            </w:rPr>
            <w:delText>错误！未指定顺序。</w:delText>
          </w:r>
        </w:del>
      </w:ins>
      <w:ins w:id="3611" w:author="像个男人一样" w:date="2018-03-21T01:58:00Z">
        <w:del w:id="3612" w:author="像个男人一样" w:date="2018-03-22T11:57:00Z">
          <w:r w:rsidR="00D5184D">
            <w:rPr>
              <w:b/>
            </w:rPr>
            <w:delText>错误！未指定顺序。错误！未指定顺序。</w:delText>
          </w:r>
        </w:del>
      </w:ins>
      <w:ins w:id="3613" w:author="像个男人一样" w:date="2018-03-21T01:57:00Z">
        <w:del w:id="3614" w:author="像个男人一样" w:date="2018-03-22T11:57:00Z">
          <w:r w:rsidR="00D5184D">
            <w:rPr>
              <w:b/>
            </w:rPr>
            <w:delText>错误！未指定顺序。</w:delText>
          </w:r>
        </w:del>
      </w:ins>
      <w:ins w:id="3615" w:author="像个男人一样" w:date="2018-03-21T01:48:00Z">
        <w:del w:id="3616" w:author="像个男人一样" w:date="2018-03-22T11:57:00Z">
          <w:r w:rsidR="00D5184D">
            <w:rPr>
              <w:b/>
            </w:rPr>
            <w:delText>错误！未指定顺序。错误！未指定顺序。</w:delText>
          </w:r>
        </w:del>
      </w:ins>
      <w:ins w:id="3617" w:author="像个男人一样" w:date="2018-03-21T01:47:00Z">
        <w:del w:id="3618" w:author="像个男人一样" w:date="2018-03-22T11:57:00Z">
          <w:r w:rsidR="00D5184D">
            <w:rPr>
              <w:b/>
            </w:rPr>
            <w:delText>错误！未指定顺序。</w:delText>
          </w:r>
        </w:del>
      </w:ins>
      <w:ins w:id="3619" w:author="像个男人一样" w:date="2018-03-21T01:46:00Z">
        <w:del w:id="3620" w:author="像个男人一样" w:date="2018-03-22T11:57:00Z">
          <w:r w:rsidR="00D5184D">
            <w:rPr>
              <w:b/>
            </w:rPr>
            <w:delText>错误！未指定顺序。</w:delText>
          </w:r>
        </w:del>
      </w:ins>
      <w:ins w:id="3621" w:author="像个男人一样" w:date="2018-03-21T01:45:00Z">
        <w:del w:id="3622" w:author="像个男人一样" w:date="2018-03-22T11:57:00Z">
          <w:r w:rsidR="00D5184D">
            <w:rPr>
              <w:b/>
            </w:rPr>
            <w:delText>错误！未指定顺序。错误！未指定顺序。</w:delText>
          </w:r>
        </w:del>
      </w:ins>
      <w:del w:id="3623" w:author="像个男人一样" w:date="2018-03-22T11:57:00Z">
        <w:r w:rsidR="00D5184D">
          <w:delText>1</w:delText>
        </w:r>
        <w:r w:rsidR="00D5184D">
          <w:fldChar w:fldCharType="end"/>
        </w:r>
      </w:del>
      <w:del w:id="362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2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2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27" w:author="jie sun" w:date="2018-04-16T21:37:00Z"/>
                      <w:rFonts w:ascii="Arial" w:eastAsia="Times New Roman" w:hAnsi="Arial" w:cs="Arial"/>
                      <w:b/>
                      <w:bCs/>
                      <w:color w:val="FFFFFF"/>
                      <w:sz w:val="20"/>
                      <w:szCs w:val="14"/>
                    </w:rPr>
                  </w:pPr>
                  <w:del w:id="3628" w:author="jie sun" w:date="2018-04-16T21:37:00Z">
                    <w:r w:rsidDel="00D05427">
                      <w:rPr>
                        <w:rFonts w:ascii="Arial" w:eastAsia="Times New Roman" w:hAnsi="Arial" w:cs="Arial"/>
                        <w:b/>
                        <w:bCs/>
                        <w:color w:val="FFFFFF"/>
                        <w:sz w:val="20"/>
                        <w:szCs w:val="14"/>
                      </w:rPr>
                      <w:delText>Action pattern</w:delText>
                    </w:r>
                    <w:bookmarkStart w:id="3629" w:name="_Toc511906227"/>
                    <w:bookmarkStart w:id="3630" w:name="_Toc517801775"/>
                    <w:bookmarkStart w:id="3631" w:name="_Toc517813684"/>
                    <w:bookmarkStart w:id="3632" w:name="_Toc517899099"/>
                    <w:bookmarkStart w:id="3633" w:name="_Toc517899620"/>
                    <w:bookmarkStart w:id="3634" w:name="_Toc517900228"/>
                    <w:bookmarkStart w:id="3635" w:name="_Toc517900408"/>
                    <w:bookmarkStart w:id="3636" w:name="_Toc517900677"/>
                    <w:bookmarkStart w:id="3637" w:name="_Toc517900813"/>
                    <w:bookmarkStart w:id="3638" w:name="_Toc517900945"/>
                    <w:bookmarkStart w:id="3639" w:name="_Toc517902460"/>
                    <w:bookmarkStart w:id="3640" w:name="_Toc517902910"/>
                    <w:bookmarkStart w:id="3641" w:name="_Toc517903477"/>
                    <w:bookmarkStart w:id="3642" w:name="_Toc517903613"/>
                    <w:bookmarkStart w:id="3643" w:name="_Toc517903885"/>
                    <w:bookmarkStart w:id="3644" w:name="_Toc517904020"/>
                    <w:bookmarkStart w:id="3645" w:name="_Toc517973679"/>
                    <w:bookmarkStart w:id="3646" w:name="_Toc517973808"/>
                    <w:bookmarkStart w:id="3647" w:name="_Toc517973937"/>
                    <w:bookmarkStart w:id="3648" w:name="_Toc517974191"/>
                    <w:bookmarkStart w:id="3649" w:name="_Toc518334359"/>
                    <w:bookmarkStart w:id="3650" w:name="_Toc518334629"/>
                    <w:bookmarkStart w:id="3651" w:name="_Toc518334759"/>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52" w:author="jie sun" w:date="2018-04-16T21:37:00Z"/>
                      <w:rFonts w:ascii="Arial" w:eastAsia="Times New Roman" w:hAnsi="Arial" w:cs="Arial"/>
                      <w:b/>
                      <w:bCs/>
                      <w:color w:val="FFFFFF"/>
                      <w:sz w:val="20"/>
                      <w:szCs w:val="14"/>
                    </w:rPr>
                  </w:pPr>
                  <w:del w:id="3653" w:author="jie sun" w:date="2018-04-16T21:37:00Z">
                    <w:r w:rsidDel="00D05427">
                      <w:rPr>
                        <w:rFonts w:ascii="Arial" w:eastAsia="Times New Roman" w:hAnsi="Arial" w:cs="Arial"/>
                        <w:b/>
                        <w:bCs/>
                        <w:color w:val="FFFFFF"/>
                        <w:sz w:val="20"/>
                        <w:szCs w:val="14"/>
                      </w:rPr>
                      <w:delText>Placement of Iphone</w:delText>
                    </w:r>
                    <w:bookmarkStart w:id="3654" w:name="_Toc511906228"/>
                    <w:bookmarkStart w:id="3655" w:name="_Toc517801776"/>
                    <w:bookmarkStart w:id="3656" w:name="_Toc517813685"/>
                    <w:bookmarkStart w:id="3657" w:name="_Toc517899100"/>
                    <w:bookmarkStart w:id="3658" w:name="_Toc517899621"/>
                    <w:bookmarkStart w:id="3659" w:name="_Toc517900229"/>
                    <w:bookmarkStart w:id="3660" w:name="_Toc517900409"/>
                    <w:bookmarkStart w:id="3661" w:name="_Toc517900678"/>
                    <w:bookmarkStart w:id="3662" w:name="_Toc517900814"/>
                    <w:bookmarkStart w:id="3663" w:name="_Toc517900946"/>
                    <w:bookmarkStart w:id="3664" w:name="_Toc517902461"/>
                    <w:bookmarkStart w:id="3665" w:name="_Toc517902911"/>
                    <w:bookmarkStart w:id="3666" w:name="_Toc517903478"/>
                    <w:bookmarkStart w:id="3667" w:name="_Toc517903614"/>
                    <w:bookmarkStart w:id="3668" w:name="_Toc517903886"/>
                    <w:bookmarkStart w:id="3669" w:name="_Toc517904021"/>
                    <w:bookmarkStart w:id="3670" w:name="_Toc517973680"/>
                    <w:bookmarkStart w:id="3671" w:name="_Toc517973809"/>
                    <w:bookmarkStart w:id="3672" w:name="_Toc517973938"/>
                    <w:bookmarkStart w:id="3673" w:name="_Toc517974192"/>
                    <w:bookmarkStart w:id="3674" w:name="_Toc518334360"/>
                    <w:bookmarkStart w:id="3675" w:name="_Toc518334630"/>
                    <w:bookmarkStart w:id="3676" w:name="_Toc518334760"/>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77" w:author="jie sun" w:date="2018-04-16T21:37:00Z"/>
                      <w:rFonts w:ascii="Arial" w:eastAsia="Times New Roman" w:hAnsi="Arial" w:cs="Arial"/>
                      <w:b/>
                      <w:bCs/>
                      <w:color w:val="FFFFFF"/>
                      <w:sz w:val="20"/>
                      <w:szCs w:val="14"/>
                    </w:rPr>
                  </w:pPr>
                  <w:del w:id="3678" w:author="jie sun" w:date="2018-04-16T21:37:00Z">
                    <w:r w:rsidDel="00D05427">
                      <w:rPr>
                        <w:rFonts w:ascii="Arial" w:eastAsia="Times New Roman" w:hAnsi="Arial" w:cs="Arial"/>
                        <w:b/>
                        <w:bCs/>
                        <w:color w:val="FFFFFF"/>
                        <w:sz w:val="20"/>
                        <w:szCs w:val="14"/>
                      </w:rPr>
                      <w:delText>Height</w:delText>
                    </w:r>
                    <w:bookmarkStart w:id="3679" w:name="_Toc511906229"/>
                    <w:bookmarkStart w:id="3680" w:name="_Toc517801777"/>
                    <w:bookmarkStart w:id="3681" w:name="_Toc517813686"/>
                    <w:bookmarkStart w:id="3682" w:name="_Toc517899101"/>
                    <w:bookmarkStart w:id="3683" w:name="_Toc517899622"/>
                    <w:bookmarkStart w:id="3684" w:name="_Toc517900230"/>
                    <w:bookmarkStart w:id="3685" w:name="_Toc517900410"/>
                    <w:bookmarkStart w:id="3686" w:name="_Toc517900679"/>
                    <w:bookmarkStart w:id="3687" w:name="_Toc517900815"/>
                    <w:bookmarkStart w:id="3688" w:name="_Toc517900947"/>
                    <w:bookmarkStart w:id="3689" w:name="_Toc517902462"/>
                    <w:bookmarkStart w:id="3690" w:name="_Toc517902912"/>
                    <w:bookmarkStart w:id="3691" w:name="_Toc517903479"/>
                    <w:bookmarkStart w:id="3692" w:name="_Toc517903615"/>
                    <w:bookmarkStart w:id="3693" w:name="_Toc517903887"/>
                    <w:bookmarkStart w:id="3694" w:name="_Toc517904022"/>
                    <w:bookmarkStart w:id="3695" w:name="_Toc517973681"/>
                    <w:bookmarkStart w:id="3696" w:name="_Toc517973810"/>
                    <w:bookmarkStart w:id="3697" w:name="_Toc517973939"/>
                    <w:bookmarkStart w:id="3698" w:name="_Toc517974193"/>
                    <w:bookmarkStart w:id="3699" w:name="_Toc518334361"/>
                    <w:bookmarkStart w:id="3700" w:name="_Toc518334631"/>
                    <w:bookmarkStart w:id="3701" w:name="_Toc518334761"/>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702" w:author="jie sun" w:date="2018-04-16T21:37:00Z"/>
                      <w:rFonts w:ascii="Arial" w:eastAsia="Times New Roman" w:hAnsi="Arial" w:cs="Arial"/>
                      <w:b/>
                      <w:bCs/>
                      <w:color w:val="FFFFFF"/>
                      <w:sz w:val="20"/>
                      <w:szCs w:val="14"/>
                    </w:rPr>
                  </w:pPr>
                  <w:del w:id="3703" w:author="jie sun" w:date="2018-04-16T21:37:00Z">
                    <w:r w:rsidDel="00D05427">
                      <w:rPr>
                        <w:rFonts w:ascii="Arial" w:eastAsia="Times New Roman" w:hAnsi="Arial" w:cs="Arial"/>
                        <w:b/>
                        <w:bCs/>
                        <w:color w:val="FFFFFF"/>
                        <w:sz w:val="20"/>
                        <w:szCs w:val="14"/>
                      </w:rPr>
                      <w:delText>Weight</w:delText>
                    </w:r>
                    <w:bookmarkStart w:id="3704" w:name="_Toc511906230"/>
                    <w:bookmarkStart w:id="3705" w:name="_Toc517801778"/>
                    <w:bookmarkStart w:id="3706" w:name="_Toc517813687"/>
                    <w:bookmarkStart w:id="3707" w:name="_Toc517899102"/>
                    <w:bookmarkStart w:id="3708" w:name="_Toc517899623"/>
                    <w:bookmarkStart w:id="3709" w:name="_Toc517900231"/>
                    <w:bookmarkStart w:id="3710" w:name="_Toc517900411"/>
                    <w:bookmarkStart w:id="3711" w:name="_Toc517900680"/>
                    <w:bookmarkStart w:id="3712" w:name="_Toc517900816"/>
                    <w:bookmarkStart w:id="3713" w:name="_Toc517900948"/>
                    <w:bookmarkStart w:id="3714" w:name="_Toc517902463"/>
                    <w:bookmarkStart w:id="3715" w:name="_Toc517902913"/>
                    <w:bookmarkStart w:id="3716" w:name="_Toc517903480"/>
                    <w:bookmarkStart w:id="3717" w:name="_Toc517903616"/>
                    <w:bookmarkStart w:id="3718" w:name="_Toc517903888"/>
                    <w:bookmarkStart w:id="3719" w:name="_Toc517904023"/>
                    <w:bookmarkStart w:id="3720" w:name="_Toc517973682"/>
                    <w:bookmarkStart w:id="3721" w:name="_Toc517973811"/>
                    <w:bookmarkStart w:id="3722" w:name="_Toc517973940"/>
                    <w:bookmarkStart w:id="3723" w:name="_Toc517974194"/>
                    <w:bookmarkStart w:id="3724" w:name="_Toc518334362"/>
                    <w:bookmarkStart w:id="3725" w:name="_Toc518334632"/>
                    <w:bookmarkStart w:id="3726" w:name="_Toc518334762"/>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27" w:author="jie sun" w:date="2018-04-16T21:37:00Z"/>
                      <w:rFonts w:ascii="Arial" w:eastAsia="Times New Roman" w:hAnsi="Arial" w:cs="Arial"/>
                      <w:b/>
                      <w:bCs/>
                      <w:color w:val="FFFFFF"/>
                      <w:sz w:val="20"/>
                      <w:szCs w:val="14"/>
                    </w:rPr>
                  </w:pPr>
                  <w:del w:id="3728" w:author="jie sun" w:date="2018-04-16T21:37:00Z">
                    <w:r w:rsidDel="00D05427">
                      <w:rPr>
                        <w:rFonts w:ascii="Arial" w:eastAsia="Times New Roman" w:hAnsi="Arial" w:cs="Arial"/>
                        <w:b/>
                        <w:bCs/>
                        <w:color w:val="FFFFFF"/>
                        <w:sz w:val="20"/>
                        <w:szCs w:val="14"/>
                      </w:rPr>
                      <w:delText>Age</w:delText>
                    </w:r>
                    <w:bookmarkStart w:id="3729" w:name="_Toc511906231"/>
                    <w:bookmarkStart w:id="3730" w:name="_Toc517801779"/>
                    <w:bookmarkStart w:id="3731" w:name="_Toc517813688"/>
                    <w:bookmarkStart w:id="3732" w:name="_Toc517899103"/>
                    <w:bookmarkStart w:id="3733" w:name="_Toc517899624"/>
                    <w:bookmarkStart w:id="3734" w:name="_Toc517900232"/>
                    <w:bookmarkStart w:id="3735" w:name="_Toc517900412"/>
                    <w:bookmarkStart w:id="3736" w:name="_Toc517900681"/>
                    <w:bookmarkStart w:id="3737" w:name="_Toc517900817"/>
                    <w:bookmarkStart w:id="3738" w:name="_Toc517900949"/>
                    <w:bookmarkStart w:id="3739" w:name="_Toc517902464"/>
                    <w:bookmarkStart w:id="3740" w:name="_Toc517902914"/>
                    <w:bookmarkStart w:id="3741" w:name="_Toc517903481"/>
                    <w:bookmarkStart w:id="3742" w:name="_Toc517903617"/>
                    <w:bookmarkStart w:id="3743" w:name="_Toc517903889"/>
                    <w:bookmarkStart w:id="3744" w:name="_Toc517904024"/>
                    <w:bookmarkStart w:id="3745" w:name="_Toc517973683"/>
                    <w:bookmarkStart w:id="3746" w:name="_Toc517973812"/>
                    <w:bookmarkStart w:id="3747" w:name="_Toc517973941"/>
                    <w:bookmarkStart w:id="3748" w:name="_Toc517974195"/>
                    <w:bookmarkStart w:id="3749" w:name="_Toc518334363"/>
                    <w:bookmarkStart w:id="3750" w:name="_Toc518334633"/>
                    <w:bookmarkStart w:id="3751" w:name="_Toc518334763"/>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52" w:author="jie sun" w:date="2018-04-16T21:37:00Z"/>
                      <w:rFonts w:ascii="Arial" w:eastAsia="Times New Roman" w:hAnsi="Arial" w:cs="Arial"/>
                      <w:b/>
                      <w:bCs/>
                      <w:color w:val="FFFFFF"/>
                      <w:sz w:val="20"/>
                      <w:szCs w:val="14"/>
                    </w:rPr>
                  </w:pPr>
                  <w:del w:id="3753" w:author="jie sun" w:date="2018-04-16T21:37:00Z">
                    <w:r w:rsidDel="00D05427">
                      <w:rPr>
                        <w:rFonts w:ascii="Arial" w:eastAsia="Times New Roman" w:hAnsi="Arial" w:cs="Arial"/>
                        <w:b/>
                        <w:bCs/>
                        <w:color w:val="FFFFFF"/>
                        <w:sz w:val="20"/>
                        <w:szCs w:val="14"/>
                      </w:rPr>
                      <w:delText>ground condition</w:delText>
                    </w:r>
                    <w:bookmarkStart w:id="3754" w:name="_Toc511906232"/>
                    <w:bookmarkStart w:id="3755" w:name="_Toc517801780"/>
                    <w:bookmarkStart w:id="3756" w:name="_Toc517813689"/>
                    <w:bookmarkStart w:id="3757" w:name="_Toc517899104"/>
                    <w:bookmarkStart w:id="3758" w:name="_Toc517899625"/>
                    <w:bookmarkStart w:id="3759" w:name="_Toc517900233"/>
                    <w:bookmarkStart w:id="3760" w:name="_Toc517900413"/>
                    <w:bookmarkStart w:id="3761" w:name="_Toc517900682"/>
                    <w:bookmarkStart w:id="3762" w:name="_Toc517900818"/>
                    <w:bookmarkStart w:id="3763" w:name="_Toc517900950"/>
                    <w:bookmarkStart w:id="3764" w:name="_Toc517902465"/>
                    <w:bookmarkStart w:id="3765" w:name="_Toc517902915"/>
                    <w:bookmarkStart w:id="3766" w:name="_Toc517903482"/>
                    <w:bookmarkStart w:id="3767" w:name="_Toc517903618"/>
                    <w:bookmarkStart w:id="3768" w:name="_Toc517903890"/>
                    <w:bookmarkStart w:id="3769" w:name="_Toc517904025"/>
                    <w:bookmarkStart w:id="3770" w:name="_Toc517973684"/>
                    <w:bookmarkStart w:id="3771" w:name="_Toc517973813"/>
                    <w:bookmarkStart w:id="3772" w:name="_Toc517973942"/>
                    <w:bookmarkStart w:id="3773" w:name="_Toc517974196"/>
                    <w:bookmarkStart w:id="3774" w:name="_Toc518334364"/>
                    <w:bookmarkStart w:id="3775" w:name="_Toc518334634"/>
                    <w:bookmarkStart w:id="3776" w:name="_Toc518334764"/>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77" w:author="jie sun" w:date="2018-04-16T21:37:00Z"/>
                      <w:rFonts w:ascii="Arial" w:eastAsia="Times New Roman" w:hAnsi="Arial" w:cs="Arial"/>
                      <w:b/>
                      <w:bCs/>
                      <w:color w:val="FFFFFF"/>
                      <w:sz w:val="20"/>
                      <w:szCs w:val="14"/>
                    </w:rPr>
                  </w:pPr>
                  <w:del w:id="3778" w:author="jie sun" w:date="2018-04-16T21:37:00Z">
                    <w:r w:rsidDel="00D05427">
                      <w:rPr>
                        <w:rFonts w:ascii="Arial" w:eastAsia="Times New Roman" w:hAnsi="Arial" w:cs="Arial"/>
                        <w:b/>
                        <w:bCs/>
                        <w:color w:val="FFFFFF"/>
                        <w:sz w:val="20"/>
                        <w:szCs w:val="14"/>
                      </w:rPr>
                      <w:delText>Frequncy</w:delText>
                    </w:r>
                    <w:bookmarkStart w:id="3779" w:name="_Toc511906233"/>
                    <w:bookmarkStart w:id="3780" w:name="_Toc517801781"/>
                    <w:bookmarkStart w:id="3781" w:name="_Toc517813690"/>
                    <w:bookmarkStart w:id="3782" w:name="_Toc517899105"/>
                    <w:bookmarkStart w:id="3783" w:name="_Toc517899626"/>
                    <w:bookmarkStart w:id="3784" w:name="_Toc517900234"/>
                    <w:bookmarkStart w:id="3785" w:name="_Toc517900414"/>
                    <w:bookmarkStart w:id="3786" w:name="_Toc517900683"/>
                    <w:bookmarkStart w:id="3787" w:name="_Toc517900819"/>
                    <w:bookmarkStart w:id="3788" w:name="_Toc517900951"/>
                    <w:bookmarkStart w:id="3789" w:name="_Toc517902466"/>
                    <w:bookmarkStart w:id="3790" w:name="_Toc517902916"/>
                    <w:bookmarkStart w:id="3791" w:name="_Toc517903483"/>
                    <w:bookmarkStart w:id="3792" w:name="_Toc517903619"/>
                    <w:bookmarkStart w:id="3793" w:name="_Toc517903891"/>
                    <w:bookmarkStart w:id="3794" w:name="_Toc517904026"/>
                    <w:bookmarkStart w:id="3795" w:name="_Toc517973685"/>
                    <w:bookmarkStart w:id="3796" w:name="_Toc517973814"/>
                    <w:bookmarkStart w:id="3797" w:name="_Toc517973943"/>
                    <w:bookmarkStart w:id="3798" w:name="_Toc517974197"/>
                    <w:bookmarkStart w:id="3799" w:name="_Toc518334365"/>
                    <w:bookmarkStart w:id="3800" w:name="_Toc518334635"/>
                    <w:bookmarkStart w:id="3801" w:name="_Toc518334765"/>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02" w:author="jie sun" w:date="2018-04-16T21:37:00Z"/>
                      <w:rFonts w:ascii="Arial" w:eastAsia="Times New Roman" w:hAnsi="Arial" w:cs="Arial"/>
                      <w:b/>
                      <w:bCs/>
                      <w:color w:val="FFFFFF"/>
                      <w:sz w:val="20"/>
                      <w:szCs w:val="14"/>
                    </w:rPr>
                  </w:pPr>
                  <w:del w:id="3803" w:author="jie sun" w:date="2018-04-16T21:37:00Z">
                    <w:r w:rsidDel="00D05427">
                      <w:rPr>
                        <w:rFonts w:ascii="Arial" w:eastAsia="Times New Roman" w:hAnsi="Arial" w:cs="Arial"/>
                        <w:b/>
                        <w:bCs/>
                        <w:color w:val="FFFFFF"/>
                        <w:sz w:val="20"/>
                        <w:szCs w:val="14"/>
                      </w:rPr>
                      <w:delText>Number of step (exactly)</w:delText>
                    </w:r>
                    <w:bookmarkStart w:id="3804" w:name="_Toc511906234"/>
                    <w:bookmarkStart w:id="3805" w:name="_Toc517801782"/>
                    <w:bookmarkStart w:id="3806" w:name="_Toc517813691"/>
                    <w:bookmarkStart w:id="3807" w:name="_Toc517899106"/>
                    <w:bookmarkStart w:id="3808" w:name="_Toc517899627"/>
                    <w:bookmarkStart w:id="3809" w:name="_Toc517900235"/>
                    <w:bookmarkStart w:id="3810" w:name="_Toc517900415"/>
                    <w:bookmarkStart w:id="3811" w:name="_Toc517900684"/>
                    <w:bookmarkStart w:id="3812" w:name="_Toc517900820"/>
                    <w:bookmarkStart w:id="3813" w:name="_Toc517900952"/>
                    <w:bookmarkStart w:id="3814" w:name="_Toc517902467"/>
                    <w:bookmarkStart w:id="3815" w:name="_Toc517902917"/>
                    <w:bookmarkStart w:id="3816" w:name="_Toc517903484"/>
                    <w:bookmarkStart w:id="3817" w:name="_Toc517903620"/>
                    <w:bookmarkStart w:id="3818" w:name="_Toc517903892"/>
                    <w:bookmarkStart w:id="3819" w:name="_Toc517904027"/>
                    <w:bookmarkStart w:id="3820" w:name="_Toc517973686"/>
                    <w:bookmarkStart w:id="3821" w:name="_Toc517973815"/>
                    <w:bookmarkStart w:id="3822" w:name="_Toc517973944"/>
                    <w:bookmarkStart w:id="3823" w:name="_Toc517974198"/>
                    <w:bookmarkStart w:id="3824" w:name="_Toc518334366"/>
                    <w:bookmarkStart w:id="3825" w:name="_Toc518334636"/>
                    <w:bookmarkStart w:id="3826" w:name="_Toc518334766"/>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27" w:author="jie sun" w:date="2018-04-16T21:37:00Z"/>
                      <w:rFonts w:ascii="Arial" w:eastAsia="Times New Roman" w:hAnsi="Arial" w:cs="Arial"/>
                      <w:b/>
                      <w:bCs/>
                      <w:color w:val="FFFFFF"/>
                      <w:sz w:val="20"/>
                      <w:szCs w:val="14"/>
                    </w:rPr>
                  </w:pPr>
                  <w:del w:id="3828" w:author="jie sun" w:date="2018-04-16T21:37:00Z">
                    <w:r w:rsidDel="00D05427">
                      <w:rPr>
                        <w:rFonts w:ascii="Arial" w:eastAsia="Times New Roman" w:hAnsi="Arial" w:cs="Arial"/>
                        <w:b/>
                        <w:bCs/>
                        <w:color w:val="FFFFFF"/>
                        <w:sz w:val="20"/>
                        <w:szCs w:val="14"/>
                      </w:rPr>
                      <w:delText>number of steps(by program)</w:delText>
                    </w:r>
                    <w:bookmarkStart w:id="3829" w:name="_Toc511906235"/>
                    <w:bookmarkStart w:id="3830" w:name="_Toc517801783"/>
                    <w:bookmarkStart w:id="3831" w:name="_Toc517813692"/>
                    <w:bookmarkStart w:id="3832" w:name="_Toc517899107"/>
                    <w:bookmarkStart w:id="3833" w:name="_Toc517899628"/>
                    <w:bookmarkStart w:id="3834" w:name="_Toc517900236"/>
                    <w:bookmarkStart w:id="3835" w:name="_Toc517900416"/>
                    <w:bookmarkStart w:id="3836" w:name="_Toc517900685"/>
                    <w:bookmarkStart w:id="3837" w:name="_Toc517900821"/>
                    <w:bookmarkStart w:id="3838" w:name="_Toc517900953"/>
                    <w:bookmarkStart w:id="3839" w:name="_Toc517902468"/>
                    <w:bookmarkStart w:id="3840" w:name="_Toc517902918"/>
                    <w:bookmarkStart w:id="3841" w:name="_Toc517903485"/>
                    <w:bookmarkStart w:id="3842" w:name="_Toc517903621"/>
                    <w:bookmarkStart w:id="3843" w:name="_Toc517903893"/>
                    <w:bookmarkStart w:id="3844" w:name="_Toc517904028"/>
                    <w:bookmarkStart w:id="3845" w:name="_Toc517973687"/>
                    <w:bookmarkStart w:id="3846" w:name="_Toc517973816"/>
                    <w:bookmarkStart w:id="3847" w:name="_Toc517973945"/>
                    <w:bookmarkStart w:id="3848" w:name="_Toc517974199"/>
                    <w:bookmarkStart w:id="3849" w:name="_Toc518334367"/>
                    <w:bookmarkStart w:id="3850" w:name="_Toc518334637"/>
                    <w:bookmarkStart w:id="3851" w:name="_Toc518334767"/>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52" w:author="jie sun" w:date="2018-04-16T21:37:00Z"/>
                      <w:rFonts w:ascii="Arial" w:eastAsia="Times New Roman" w:hAnsi="Arial" w:cs="Arial"/>
                      <w:b/>
                      <w:bCs/>
                      <w:color w:val="FFFFFF"/>
                      <w:sz w:val="20"/>
                      <w:szCs w:val="14"/>
                    </w:rPr>
                  </w:pPr>
                  <w:del w:id="3853" w:author="jie sun" w:date="2018-04-16T21:37:00Z">
                    <w:r w:rsidDel="00D05427">
                      <w:rPr>
                        <w:rFonts w:ascii="Arial" w:eastAsia="Times New Roman" w:hAnsi="Arial" w:cs="Arial"/>
                        <w:b/>
                        <w:bCs/>
                        <w:color w:val="FFFFFF"/>
                        <w:sz w:val="20"/>
                        <w:szCs w:val="14"/>
                      </w:rPr>
                      <w:delText>Accuracy</w:delText>
                    </w:r>
                    <w:bookmarkStart w:id="3854" w:name="_Toc511906236"/>
                    <w:bookmarkStart w:id="3855" w:name="_Toc517801784"/>
                    <w:bookmarkStart w:id="3856" w:name="_Toc517813693"/>
                    <w:bookmarkStart w:id="3857" w:name="_Toc517899108"/>
                    <w:bookmarkStart w:id="3858" w:name="_Toc517899629"/>
                    <w:bookmarkStart w:id="3859" w:name="_Toc517900237"/>
                    <w:bookmarkStart w:id="3860" w:name="_Toc517900417"/>
                    <w:bookmarkStart w:id="3861" w:name="_Toc517900686"/>
                    <w:bookmarkStart w:id="3862" w:name="_Toc517900822"/>
                    <w:bookmarkStart w:id="3863" w:name="_Toc517900954"/>
                    <w:bookmarkStart w:id="3864" w:name="_Toc517902469"/>
                    <w:bookmarkStart w:id="3865" w:name="_Toc517902919"/>
                    <w:bookmarkStart w:id="3866" w:name="_Toc517903486"/>
                    <w:bookmarkStart w:id="3867" w:name="_Toc517903622"/>
                    <w:bookmarkStart w:id="3868" w:name="_Toc517903894"/>
                    <w:bookmarkStart w:id="3869" w:name="_Toc517904029"/>
                    <w:bookmarkStart w:id="3870" w:name="_Toc517973688"/>
                    <w:bookmarkStart w:id="3871" w:name="_Toc517973817"/>
                    <w:bookmarkStart w:id="3872" w:name="_Toc517973946"/>
                    <w:bookmarkStart w:id="3873" w:name="_Toc517974200"/>
                    <w:bookmarkStart w:id="3874" w:name="_Toc518334368"/>
                    <w:bookmarkStart w:id="3875" w:name="_Toc518334638"/>
                    <w:bookmarkStart w:id="3876" w:name="_Toc518334768"/>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del>
                </w:p>
              </w:tc>
              <w:bookmarkStart w:id="3877" w:name="_Toc511906237"/>
              <w:bookmarkStart w:id="3878" w:name="_Toc517801785"/>
              <w:bookmarkStart w:id="3879" w:name="_Toc517813694"/>
              <w:bookmarkStart w:id="3880" w:name="_Toc517899109"/>
              <w:bookmarkStart w:id="3881" w:name="_Toc517899630"/>
              <w:bookmarkStart w:id="3882" w:name="_Toc517900238"/>
              <w:bookmarkStart w:id="3883" w:name="_Toc517900418"/>
              <w:bookmarkStart w:id="3884" w:name="_Toc517900687"/>
              <w:bookmarkStart w:id="3885" w:name="_Toc517900823"/>
              <w:bookmarkStart w:id="3886" w:name="_Toc517900955"/>
              <w:bookmarkStart w:id="3887" w:name="_Toc517902470"/>
              <w:bookmarkStart w:id="3888" w:name="_Toc517902920"/>
              <w:bookmarkStart w:id="3889" w:name="_Toc517903487"/>
              <w:bookmarkStart w:id="3890" w:name="_Toc517903623"/>
              <w:bookmarkStart w:id="3891" w:name="_Toc517903895"/>
              <w:bookmarkStart w:id="3892" w:name="_Toc517904030"/>
              <w:bookmarkStart w:id="3893" w:name="_Toc517973689"/>
              <w:bookmarkStart w:id="3894" w:name="_Toc517973818"/>
              <w:bookmarkStart w:id="3895" w:name="_Toc517973947"/>
              <w:bookmarkStart w:id="3896" w:name="_Toc517974201"/>
              <w:bookmarkStart w:id="3897" w:name="_Toc518334369"/>
              <w:bookmarkStart w:id="3898" w:name="_Toc518334639"/>
              <w:bookmarkStart w:id="3899" w:name="_Toc518334769"/>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tr>
            <w:tr w:rsidR="0087014B" w:rsidDel="00D05427" w14:paraId="54F9956E" w14:textId="77777777">
              <w:trPr>
                <w:trHeight w:val="971"/>
                <w:del w:id="390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901" w:author="jie sun" w:date="2018-04-16T21:37:00Z"/>
                      <w:rFonts w:ascii="Arial" w:eastAsia="Times New Roman" w:hAnsi="Arial" w:cs="Arial"/>
                      <w:b/>
                      <w:bCs/>
                      <w:color w:val="FFFFFF"/>
                      <w:sz w:val="20"/>
                      <w:szCs w:val="14"/>
                    </w:rPr>
                  </w:pPr>
                  <w:del w:id="3902" w:author="jie sun" w:date="2018-04-16T21:37:00Z">
                    <w:r w:rsidDel="00D05427">
                      <w:rPr>
                        <w:rFonts w:ascii="Arial" w:eastAsia="Times New Roman" w:hAnsi="Arial" w:cs="Arial"/>
                        <w:b/>
                        <w:bCs/>
                        <w:color w:val="FFFFFF"/>
                        <w:sz w:val="20"/>
                        <w:szCs w:val="14"/>
                      </w:rPr>
                      <w:delText xml:space="preserve">Walking </w:delText>
                    </w:r>
                    <w:bookmarkStart w:id="3903" w:name="_Toc511906238"/>
                    <w:bookmarkStart w:id="3904" w:name="_Toc517801786"/>
                    <w:bookmarkStart w:id="3905" w:name="_Toc517813695"/>
                    <w:bookmarkStart w:id="3906" w:name="_Toc517899110"/>
                    <w:bookmarkStart w:id="3907" w:name="_Toc517899631"/>
                    <w:bookmarkStart w:id="3908" w:name="_Toc517900239"/>
                    <w:bookmarkStart w:id="3909" w:name="_Toc517900419"/>
                    <w:bookmarkStart w:id="3910" w:name="_Toc517900688"/>
                    <w:bookmarkStart w:id="3911" w:name="_Toc517900824"/>
                    <w:bookmarkStart w:id="3912" w:name="_Toc517900956"/>
                    <w:bookmarkStart w:id="3913" w:name="_Toc517902471"/>
                    <w:bookmarkStart w:id="3914" w:name="_Toc517902921"/>
                    <w:bookmarkStart w:id="3915" w:name="_Toc517903488"/>
                    <w:bookmarkStart w:id="3916" w:name="_Toc517903624"/>
                    <w:bookmarkStart w:id="3917" w:name="_Toc517903896"/>
                    <w:bookmarkStart w:id="3918" w:name="_Toc517904031"/>
                    <w:bookmarkStart w:id="3919" w:name="_Toc517973690"/>
                    <w:bookmarkStart w:id="3920" w:name="_Toc517973819"/>
                    <w:bookmarkStart w:id="3921" w:name="_Toc517973948"/>
                    <w:bookmarkStart w:id="3922" w:name="_Toc517974202"/>
                    <w:bookmarkStart w:id="3923" w:name="_Toc518334370"/>
                    <w:bookmarkStart w:id="3924" w:name="_Toc518334640"/>
                    <w:bookmarkStart w:id="3925" w:name="_Toc518334770"/>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26" w:author="jie sun" w:date="2018-04-16T21:37:00Z"/>
                      <w:rFonts w:ascii="Arial" w:eastAsia="Times New Roman" w:hAnsi="Arial" w:cs="Arial"/>
                      <w:color w:val="000000"/>
                      <w:sz w:val="20"/>
                      <w:szCs w:val="14"/>
                    </w:rPr>
                  </w:pPr>
                  <w:del w:id="3927" w:author="jie sun" w:date="2018-04-16T21:37:00Z">
                    <w:r w:rsidDel="00D05427">
                      <w:rPr>
                        <w:rFonts w:ascii="Arial" w:eastAsia="Times New Roman" w:hAnsi="Arial" w:cs="Arial"/>
                        <w:color w:val="000000"/>
                        <w:sz w:val="20"/>
                        <w:szCs w:val="14"/>
                      </w:rPr>
                      <w:delText>in pocket of pants</w:delText>
                    </w:r>
                    <w:bookmarkStart w:id="3928" w:name="_Toc511906239"/>
                    <w:bookmarkStart w:id="3929" w:name="_Toc517801787"/>
                    <w:bookmarkStart w:id="3930" w:name="_Toc517813696"/>
                    <w:bookmarkStart w:id="3931" w:name="_Toc517899111"/>
                    <w:bookmarkStart w:id="3932" w:name="_Toc517899632"/>
                    <w:bookmarkStart w:id="3933" w:name="_Toc517900240"/>
                    <w:bookmarkStart w:id="3934" w:name="_Toc517900420"/>
                    <w:bookmarkStart w:id="3935" w:name="_Toc517900689"/>
                    <w:bookmarkStart w:id="3936" w:name="_Toc517900825"/>
                    <w:bookmarkStart w:id="3937" w:name="_Toc517900957"/>
                    <w:bookmarkStart w:id="3938" w:name="_Toc517902472"/>
                    <w:bookmarkStart w:id="3939" w:name="_Toc517902922"/>
                    <w:bookmarkStart w:id="3940" w:name="_Toc517903489"/>
                    <w:bookmarkStart w:id="3941" w:name="_Toc517903625"/>
                    <w:bookmarkStart w:id="3942" w:name="_Toc517903897"/>
                    <w:bookmarkStart w:id="3943" w:name="_Toc517904032"/>
                    <w:bookmarkStart w:id="3944" w:name="_Toc517973691"/>
                    <w:bookmarkStart w:id="3945" w:name="_Toc517973820"/>
                    <w:bookmarkStart w:id="3946" w:name="_Toc517973949"/>
                    <w:bookmarkStart w:id="3947" w:name="_Toc517974203"/>
                    <w:bookmarkStart w:id="3948" w:name="_Toc518334371"/>
                    <w:bookmarkStart w:id="3949" w:name="_Toc518334641"/>
                    <w:bookmarkStart w:id="3950" w:name="_Toc518334771"/>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51" w:author="jie sun" w:date="2018-04-16T21:37:00Z"/>
                      <w:rFonts w:ascii="Arial" w:eastAsia="Times New Roman" w:hAnsi="Arial" w:cs="Arial"/>
                      <w:color w:val="000000"/>
                      <w:sz w:val="20"/>
                      <w:szCs w:val="14"/>
                    </w:rPr>
                  </w:pPr>
                  <w:del w:id="3952" w:author="jie sun" w:date="2018-04-16T21:37:00Z">
                    <w:r w:rsidDel="00D05427">
                      <w:rPr>
                        <w:rFonts w:ascii="Arial" w:eastAsia="Times New Roman" w:hAnsi="Arial" w:cs="Arial"/>
                        <w:color w:val="000000"/>
                        <w:sz w:val="20"/>
                        <w:szCs w:val="14"/>
                      </w:rPr>
                      <w:delText>173cm</w:delText>
                    </w:r>
                    <w:bookmarkStart w:id="3953" w:name="_Toc511906240"/>
                    <w:bookmarkStart w:id="3954" w:name="_Toc517801788"/>
                    <w:bookmarkStart w:id="3955" w:name="_Toc517813697"/>
                    <w:bookmarkStart w:id="3956" w:name="_Toc517899112"/>
                    <w:bookmarkStart w:id="3957" w:name="_Toc517899633"/>
                    <w:bookmarkStart w:id="3958" w:name="_Toc517900241"/>
                    <w:bookmarkStart w:id="3959" w:name="_Toc517900421"/>
                    <w:bookmarkStart w:id="3960" w:name="_Toc517900690"/>
                    <w:bookmarkStart w:id="3961" w:name="_Toc517900826"/>
                    <w:bookmarkStart w:id="3962" w:name="_Toc517900958"/>
                    <w:bookmarkStart w:id="3963" w:name="_Toc517902473"/>
                    <w:bookmarkStart w:id="3964" w:name="_Toc517902923"/>
                    <w:bookmarkStart w:id="3965" w:name="_Toc517903490"/>
                    <w:bookmarkStart w:id="3966" w:name="_Toc517903626"/>
                    <w:bookmarkStart w:id="3967" w:name="_Toc517903898"/>
                    <w:bookmarkStart w:id="3968" w:name="_Toc517904033"/>
                    <w:bookmarkStart w:id="3969" w:name="_Toc517973692"/>
                    <w:bookmarkStart w:id="3970" w:name="_Toc517973821"/>
                    <w:bookmarkStart w:id="3971" w:name="_Toc517973950"/>
                    <w:bookmarkStart w:id="3972" w:name="_Toc517974204"/>
                    <w:bookmarkStart w:id="3973" w:name="_Toc518334372"/>
                    <w:bookmarkStart w:id="3974" w:name="_Toc518334642"/>
                    <w:bookmarkStart w:id="3975" w:name="_Toc51833477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76" w:author="jie sun" w:date="2018-04-16T21:37:00Z"/>
                      <w:rFonts w:ascii="Arial" w:eastAsia="Times New Roman" w:hAnsi="Arial" w:cs="Arial"/>
                      <w:color w:val="000000"/>
                      <w:sz w:val="20"/>
                      <w:szCs w:val="14"/>
                    </w:rPr>
                  </w:pPr>
                  <w:del w:id="3977" w:author="jie sun" w:date="2018-04-16T21:37:00Z">
                    <w:r w:rsidDel="00D05427">
                      <w:rPr>
                        <w:rFonts w:ascii="Arial" w:eastAsia="Times New Roman" w:hAnsi="Arial" w:cs="Arial"/>
                        <w:color w:val="000000"/>
                        <w:sz w:val="20"/>
                        <w:szCs w:val="14"/>
                      </w:rPr>
                      <w:delText>60 Kilo</w:delText>
                    </w:r>
                    <w:bookmarkStart w:id="3978" w:name="_Toc511906241"/>
                    <w:bookmarkStart w:id="3979" w:name="_Toc517801789"/>
                    <w:bookmarkStart w:id="3980" w:name="_Toc517813698"/>
                    <w:bookmarkStart w:id="3981" w:name="_Toc517899113"/>
                    <w:bookmarkStart w:id="3982" w:name="_Toc517899634"/>
                    <w:bookmarkStart w:id="3983" w:name="_Toc517900242"/>
                    <w:bookmarkStart w:id="3984" w:name="_Toc517900422"/>
                    <w:bookmarkStart w:id="3985" w:name="_Toc517900691"/>
                    <w:bookmarkStart w:id="3986" w:name="_Toc517900827"/>
                    <w:bookmarkStart w:id="3987" w:name="_Toc517900959"/>
                    <w:bookmarkStart w:id="3988" w:name="_Toc517902474"/>
                    <w:bookmarkStart w:id="3989" w:name="_Toc517902924"/>
                    <w:bookmarkStart w:id="3990" w:name="_Toc517903491"/>
                    <w:bookmarkStart w:id="3991" w:name="_Toc517903627"/>
                    <w:bookmarkStart w:id="3992" w:name="_Toc517903899"/>
                    <w:bookmarkStart w:id="3993" w:name="_Toc517904034"/>
                    <w:bookmarkStart w:id="3994" w:name="_Toc517973693"/>
                    <w:bookmarkStart w:id="3995" w:name="_Toc517973822"/>
                    <w:bookmarkStart w:id="3996" w:name="_Toc517973951"/>
                    <w:bookmarkStart w:id="3997" w:name="_Toc517974205"/>
                    <w:bookmarkStart w:id="3998" w:name="_Toc518334373"/>
                    <w:bookmarkStart w:id="3999" w:name="_Toc518334643"/>
                    <w:bookmarkStart w:id="4000" w:name="_Toc518334773"/>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4001" w:author="jie sun" w:date="2018-04-16T21:37:00Z"/>
                      <w:rFonts w:ascii="Arial" w:eastAsia="Times New Roman" w:hAnsi="Arial" w:cs="Arial"/>
                      <w:color w:val="000000"/>
                      <w:sz w:val="20"/>
                      <w:szCs w:val="14"/>
                    </w:rPr>
                  </w:pPr>
                  <w:del w:id="4002" w:author="jie sun" w:date="2018-04-16T21:37:00Z">
                    <w:r w:rsidDel="00D05427">
                      <w:rPr>
                        <w:rFonts w:ascii="Arial" w:eastAsia="Times New Roman" w:hAnsi="Arial" w:cs="Arial"/>
                        <w:color w:val="000000"/>
                        <w:sz w:val="20"/>
                        <w:szCs w:val="14"/>
                      </w:rPr>
                      <w:delText>28</w:delText>
                    </w:r>
                    <w:bookmarkStart w:id="4003" w:name="_Toc511906242"/>
                    <w:bookmarkStart w:id="4004" w:name="_Toc517801790"/>
                    <w:bookmarkStart w:id="4005" w:name="_Toc517813699"/>
                    <w:bookmarkStart w:id="4006" w:name="_Toc517899114"/>
                    <w:bookmarkStart w:id="4007" w:name="_Toc517899635"/>
                    <w:bookmarkStart w:id="4008" w:name="_Toc517900243"/>
                    <w:bookmarkStart w:id="4009" w:name="_Toc517900423"/>
                    <w:bookmarkStart w:id="4010" w:name="_Toc517900692"/>
                    <w:bookmarkStart w:id="4011" w:name="_Toc517900828"/>
                    <w:bookmarkStart w:id="4012" w:name="_Toc517900960"/>
                    <w:bookmarkStart w:id="4013" w:name="_Toc517902475"/>
                    <w:bookmarkStart w:id="4014" w:name="_Toc517902925"/>
                    <w:bookmarkStart w:id="4015" w:name="_Toc517903492"/>
                    <w:bookmarkStart w:id="4016" w:name="_Toc517903628"/>
                    <w:bookmarkStart w:id="4017" w:name="_Toc517903900"/>
                    <w:bookmarkStart w:id="4018" w:name="_Toc517904035"/>
                    <w:bookmarkStart w:id="4019" w:name="_Toc517973694"/>
                    <w:bookmarkStart w:id="4020" w:name="_Toc517973823"/>
                    <w:bookmarkStart w:id="4021" w:name="_Toc517973952"/>
                    <w:bookmarkStart w:id="4022" w:name="_Toc517974206"/>
                    <w:bookmarkStart w:id="4023" w:name="_Toc518334374"/>
                    <w:bookmarkStart w:id="4024" w:name="_Toc518334644"/>
                    <w:bookmarkStart w:id="4025" w:name="_Toc518334774"/>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26" w:author="jie sun" w:date="2018-04-16T21:37:00Z"/>
                      <w:rFonts w:ascii="Arial" w:eastAsia="Times New Roman" w:hAnsi="Arial" w:cs="Arial"/>
                      <w:color w:val="000000"/>
                      <w:sz w:val="20"/>
                      <w:szCs w:val="14"/>
                    </w:rPr>
                    <w:pPrChange w:id="4027" w:author="jie sun" w:date="2018-04-16T21:34:00Z">
                      <w:pPr>
                        <w:spacing w:after="0"/>
                        <w:jc w:val="center"/>
                      </w:pPr>
                    </w:pPrChange>
                  </w:pPr>
                  <w:del w:id="4028" w:author="jie sun" w:date="2018-04-16T21:37:00Z">
                    <w:r w:rsidDel="00D05427">
                      <w:rPr>
                        <w:rFonts w:ascii="Arial" w:eastAsia="Times New Roman" w:hAnsi="Arial" w:cs="Arial"/>
                        <w:color w:val="000000"/>
                        <w:sz w:val="20"/>
                        <w:szCs w:val="14"/>
                      </w:rPr>
                      <w:delText>Flat</w:delText>
                    </w:r>
                    <w:bookmarkStart w:id="4029" w:name="_Toc511906243"/>
                    <w:bookmarkStart w:id="4030" w:name="_Toc517801791"/>
                    <w:bookmarkStart w:id="4031" w:name="_Toc517813700"/>
                    <w:bookmarkStart w:id="4032" w:name="_Toc517899115"/>
                    <w:bookmarkStart w:id="4033" w:name="_Toc517899636"/>
                    <w:bookmarkStart w:id="4034" w:name="_Toc517900244"/>
                    <w:bookmarkStart w:id="4035" w:name="_Toc517900424"/>
                    <w:bookmarkStart w:id="4036" w:name="_Toc517900693"/>
                    <w:bookmarkStart w:id="4037" w:name="_Toc517900829"/>
                    <w:bookmarkStart w:id="4038" w:name="_Toc517900961"/>
                    <w:bookmarkStart w:id="4039" w:name="_Toc517902476"/>
                    <w:bookmarkStart w:id="4040" w:name="_Toc517902926"/>
                    <w:bookmarkStart w:id="4041" w:name="_Toc517903493"/>
                    <w:bookmarkStart w:id="4042" w:name="_Toc517903629"/>
                    <w:bookmarkStart w:id="4043" w:name="_Toc517903901"/>
                    <w:bookmarkStart w:id="4044" w:name="_Toc517904036"/>
                    <w:bookmarkStart w:id="4045" w:name="_Toc517973695"/>
                    <w:bookmarkStart w:id="4046" w:name="_Toc517973824"/>
                    <w:bookmarkStart w:id="4047" w:name="_Toc517973953"/>
                    <w:bookmarkStart w:id="4048" w:name="_Toc517974207"/>
                    <w:bookmarkStart w:id="4049" w:name="_Toc518334375"/>
                    <w:bookmarkStart w:id="4050" w:name="_Toc518334645"/>
                    <w:bookmarkStart w:id="4051" w:name="_Toc518334775"/>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52" w:author="jie sun" w:date="2018-04-16T21:37:00Z"/>
                      <w:rFonts w:ascii="Arial" w:eastAsia="Times New Roman" w:hAnsi="Arial" w:cs="Arial"/>
                      <w:color w:val="000000"/>
                      <w:sz w:val="20"/>
                      <w:szCs w:val="14"/>
                    </w:rPr>
                  </w:pPr>
                  <w:del w:id="4053" w:author="jie sun" w:date="2018-04-16T21:37:00Z">
                    <w:r w:rsidDel="00D05427">
                      <w:rPr>
                        <w:rFonts w:ascii="Arial" w:eastAsia="Times New Roman" w:hAnsi="Arial" w:cs="Arial"/>
                        <w:color w:val="000000"/>
                        <w:sz w:val="20"/>
                        <w:szCs w:val="14"/>
                      </w:rPr>
                      <w:delText xml:space="preserve">25Hz </w:delText>
                    </w:r>
                    <w:bookmarkStart w:id="4054" w:name="_Toc511906244"/>
                    <w:bookmarkStart w:id="4055" w:name="_Toc517801792"/>
                    <w:bookmarkStart w:id="4056" w:name="_Toc517813701"/>
                    <w:bookmarkStart w:id="4057" w:name="_Toc517899116"/>
                    <w:bookmarkStart w:id="4058" w:name="_Toc517899637"/>
                    <w:bookmarkStart w:id="4059" w:name="_Toc517900245"/>
                    <w:bookmarkStart w:id="4060" w:name="_Toc517900425"/>
                    <w:bookmarkStart w:id="4061" w:name="_Toc517900694"/>
                    <w:bookmarkStart w:id="4062" w:name="_Toc517900830"/>
                    <w:bookmarkStart w:id="4063" w:name="_Toc517900962"/>
                    <w:bookmarkStart w:id="4064" w:name="_Toc517902477"/>
                    <w:bookmarkStart w:id="4065" w:name="_Toc517902927"/>
                    <w:bookmarkStart w:id="4066" w:name="_Toc517903494"/>
                    <w:bookmarkStart w:id="4067" w:name="_Toc517903630"/>
                    <w:bookmarkStart w:id="4068" w:name="_Toc517903902"/>
                    <w:bookmarkStart w:id="4069" w:name="_Toc517904037"/>
                    <w:bookmarkStart w:id="4070" w:name="_Toc517973696"/>
                    <w:bookmarkStart w:id="4071" w:name="_Toc517973825"/>
                    <w:bookmarkStart w:id="4072" w:name="_Toc517973954"/>
                    <w:bookmarkStart w:id="4073" w:name="_Toc517974208"/>
                    <w:bookmarkStart w:id="4074" w:name="_Toc518334376"/>
                    <w:bookmarkStart w:id="4075" w:name="_Toc518334646"/>
                    <w:bookmarkStart w:id="4076" w:name="_Toc518334776"/>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077" w:author="jie sun" w:date="2018-04-16T21:37:00Z"/>
                      <w:rFonts w:ascii="Arial" w:eastAsia="Times New Roman" w:hAnsi="Arial" w:cs="Arial"/>
                      <w:color w:val="000000"/>
                      <w:sz w:val="20"/>
                      <w:szCs w:val="14"/>
                    </w:rPr>
                  </w:pPr>
                  <w:del w:id="4078" w:author="jie sun" w:date="2018-04-16T21:37:00Z">
                    <w:r w:rsidDel="00D05427">
                      <w:rPr>
                        <w:rFonts w:ascii="Arial" w:eastAsia="Times New Roman" w:hAnsi="Arial" w:cs="Arial"/>
                        <w:color w:val="000000"/>
                        <w:sz w:val="20"/>
                        <w:szCs w:val="14"/>
                      </w:rPr>
                      <w:delText>150</w:delText>
                    </w:r>
                    <w:bookmarkStart w:id="4079" w:name="_Toc511906245"/>
                    <w:bookmarkStart w:id="4080" w:name="_Toc517801793"/>
                    <w:bookmarkStart w:id="4081" w:name="_Toc517813702"/>
                    <w:bookmarkStart w:id="4082" w:name="_Toc517899117"/>
                    <w:bookmarkStart w:id="4083" w:name="_Toc517899638"/>
                    <w:bookmarkStart w:id="4084" w:name="_Toc517900246"/>
                    <w:bookmarkStart w:id="4085" w:name="_Toc517900426"/>
                    <w:bookmarkStart w:id="4086" w:name="_Toc517900695"/>
                    <w:bookmarkStart w:id="4087" w:name="_Toc517900831"/>
                    <w:bookmarkStart w:id="4088" w:name="_Toc517900963"/>
                    <w:bookmarkStart w:id="4089" w:name="_Toc517902478"/>
                    <w:bookmarkStart w:id="4090" w:name="_Toc517902928"/>
                    <w:bookmarkStart w:id="4091" w:name="_Toc517903495"/>
                    <w:bookmarkStart w:id="4092" w:name="_Toc517903631"/>
                    <w:bookmarkStart w:id="4093" w:name="_Toc517903903"/>
                    <w:bookmarkStart w:id="4094" w:name="_Toc517904038"/>
                    <w:bookmarkStart w:id="4095" w:name="_Toc517973697"/>
                    <w:bookmarkStart w:id="4096" w:name="_Toc517973826"/>
                    <w:bookmarkStart w:id="4097" w:name="_Toc517973955"/>
                    <w:bookmarkStart w:id="4098" w:name="_Toc517974209"/>
                    <w:bookmarkStart w:id="4099" w:name="_Toc518334377"/>
                    <w:bookmarkStart w:id="4100" w:name="_Toc518334647"/>
                    <w:bookmarkStart w:id="4101" w:name="_Toc518334777"/>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02" w:author="jie sun" w:date="2018-04-16T21:37:00Z"/>
                      <w:rFonts w:ascii="Arial" w:eastAsia="Times New Roman" w:hAnsi="Arial" w:cs="Arial"/>
                      <w:color w:val="000000"/>
                      <w:sz w:val="20"/>
                      <w:szCs w:val="14"/>
                    </w:rPr>
                  </w:pPr>
                  <w:del w:id="4103" w:author="jie sun" w:date="2018-04-16T21:37:00Z">
                    <w:r w:rsidDel="00D05427">
                      <w:rPr>
                        <w:rFonts w:ascii="Arial" w:eastAsia="Times New Roman" w:hAnsi="Arial" w:cs="Arial"/>
                        <w:color w:val="000000"/>
                        <w:sz w:val="20"/>
                        <w:szCs w:val="14"/>
                      </w:rPr>
                      <w:delText>250</w:delText>
                    </w:r>
                    <w:bookmarkStart w:id="4104" w:name="_Toc511906246"/>
                    <w:bookmarkStart w:id="4105" w:name="_Toc517801794"/>
                    <w:bookmarkStart w:id="4106" w:name="_Toc517813703"/>
                    <w:bookmarkStart w:id="4107" w:name="_Toc517899118"/>
                    <w:bookmarkStart w:id="4108" w:name="_Toc517899639"/>
                    <w:bookmarkStart w:id="4109" w:name="_Toc517900247"/>
                    <w:bookmarkStart w:id="4110" w:name="_Toc517900427"/>
                    <w:bookmarkStart w:id="4111" w:name="_Toc517900696"/>
                    <w:bookmarkStart w:id="4112" w:name="_Toc517900832"/>
                    <w:bookmarkStart w:id="4113" w:name="_Toc517900964"/>
                    <w:bookmarkStart w:id="4114" w:name="_Toc517902479"/>
                    <w:bookmarkStart w:id="4115" w:name="_Toc517902929"/>
                    <w:bookmarkStart w:id="4116" w:name="_Toc517903496"/>
                    <w:bookmarkStart w:id="4117" w:name="_Toc517903632"/>
                    <w:bookmarkStart w:id="4118" w:name="_Toc517903904"/>
                    <w:bookmarkStart w:id="4119" w:name="_Toc517904039"/>
                    <w:bookmarkStart w:id="4120" w:name="_Toc517973698"/>
                    <w:bookmarkStart w:id="4121" w:name="_Toc517973827"/>
                    <w:bookmarkStart w:id="4122" w:name="_Toc517973956"/>
                    <w:bookmarkStart w:id="4123" w:name="_Toc517974210"/>
                    <w:bookmarkStart w:id="4124" w:name="_Toc518334378"/>
                    <w:bookmarkStart w:id="4125" w:name="_Toc518334648"/>
                    <w:bookmarkStart w:id="4126" w:name="_Toc518334778"/>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27" w:author="jie sun" w:date="2018-04-16T21:37:00Z"/>
                      <w:rFonts w:ascii="Arial" w:eastAsia="Times New Roman" w:hAnsi="Arial" w:cs="Arial"/>
                      <w:color w:val="000000"/>
                      <w:sz w:val="20"/>
                      <w:szCs w:val="14"/>
                    </w:rPr>
                  </w:pPr>
                  <w:del w:id="4128" w:author="jie sun" w:date="2018-04-16T21:37:00Z">
                    <w:r w:rsidDel="00D05427">
                      <w:rPr>
                        <w:rFonts w:ascii="Arial" w:eastAsia="Times New Roman" w:hAnsi="Arial" w:cs="Arial"/>
                        <w:color w:val="000000"/>
                        <w:sz w:val="20"/>
                        <w:szCs w:val="14"/>
                      </w:rPr>
                      <w:delText>0.6</w:delText>
                    </w:r>
                    <w:bookmarkStart w:id="4129" w:name="_Toc511906247"/>
                    <w:bookmarkStart w:id="4130" w:name="_Toc517801795"/>
                    <w:bookmarkStart w:id="4131" w:name="_Toc517813704"/>
                    <w:bookmarkStart w:id="4132" w:name="_Toc517899119"/>
                    <w:bookmarkStart w:id="4133" w:name="_Toc517899640"/>
                    <w:bookmarkStart w:id="4134" w:name="_Toc517900248"/>
                    <w:bookmarkStart w:id="4135" w:name="_Toc517900428"/>
                    <w:bookmarkStart w:id="4136" w:name="_Toc517900697"/>
                    <w:bookmarkStart w:id="4137" w:name="_Toc517900833"/>
                    <w:bookmarkStart w:id="4138" w:name="_Toc517900965"/>
                    <w:bookmarkStart w:id="4139" w:name="_Toc517902480"/>
                    <w:bookmarkStart w:id="4140" w:name="_Toc517902930"/>
                    <w:bookmarkStart w:id="4141" w:name="_Toc517903497"/>
                    <w:bookmarkStart w:id="4142" w:name="_Toc517903633"/>
                    <w:bookmarkStart w:id="4143" w:name="_Toc517903905"/>
                    <w:bookmarkStart w:id="4144" w:name="_Toc517904040"/>
                    <w:bookmarkStart w:id="4145" w:name="_Toc517973699"/>
                    <w:bookmarkStart w:id="4146" w:name="_Toc517973828"/>
                    <w:bookmarkStart w:id="4147" w:name="_Toc517973957"/>
                    <w:bookmarkStart w:id="4148" w:name="_Toc517974211"/>
                    <w:bookmarkStart w:id="4149" w:name="_Toc518334379"/>
                    <w:bookmarkStart w:id="4150" w:name="_Toc518334649"/>
                    <w:bookmarkStart w:id="4151" w:name="_Toc518334779"/>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del>
                </w:p>
              </w:tc>
              <w:bookmarkStart w:id="4152" w:name="_Toc511906248"/>
              <w:bookmarkStart w:id="4153" w:name="_Toc517801796"/>
              <w:bookmarkStart w:id="4154" w:name="_Toc517813705"/>
              <w:bookmarkStart w:id="4155" w:name="_Toc517899120"/>
              <w:bookmarkStart w:id="4156" w:name="_Toc517899641"/>
              <w:bookmarkStart w:id="4157" w:name="_Toc517900249"/>
              <w:bookmarkStart w:id="4158" w:name="_Toc517900429"/>
              <w:bookmarkStart w:id="4159" w:name="_Toc517900698"/>
              <w:bookmarkStart w:id="4160" w:name="_Toc517900834"/>
              <w:bookmarkStart w:id="4161" w:name="_Toc517900966"/>
              <w:bookmarkStart w:id="4162" w:name="_Toc517902481"/>
              <w:bookmarkStart w:id="4163" w:name="_Toc517902931"/>
              <w:bookmarkStart w:id="4164" w:name="_Toc517903498"/>
              <w:bookmarkStart w:id="4165" w:name="_Toc517903634"/>
              <w:bookmarkStart w:id="4166" w:name="_Toc517903906"/>
              <w:bookmarkStart w:id="4167" w:name="_Toc517904041"/>
              <w:bookmarkStart w:id="4168" w:name="_Toc517973700"/>
              <w:bookmarkStart w:id="4169" w:name="_Toc517973829"/>
              <w:bookmarkStart w:id="4170" w:name="_Toc517973958"/>
              <w:bookmarkStart w:id="4171" w:name="_Toc517974212"/>
              <w:bookmarkStart w:id="4172" w:name="_Toc518334380"/>
              <w:bookmarkStart w:id="4173" w:name="_Toc518334650"/>
              <w:bookmarkStart w:id="4174" w:name="_Toc518334780"/>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tr>
            <w:tr w:rsidR="0087014B" w:rsidDel="00D05427" w14:paraId="36C0B8A2" w14:textId="77777777">
              <w:trPr>
                <w:trHeight w:val="1140"/>
                <w:del w:id="417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176" w:author="jie sun" w:date="2018-04-16T21:37:00Z"/>
                      <w:rFonts w:ascii="Arial" w:eastAsia="Times New Roman" w:hAnsi="Arial" w:cs="Arial"/>
                      <w:b/>
                      <w:bCs/>
                      <w:color w:val="FFFFFF"/>
                      <w:sz w:val="20"/>
                      <w:szCs w:val="14"/>
                    </w:rPr>
                  </w:pPr>
                  <w:del w:id="4177" w:author="jie sun" w:date="2018-04-16T21:37:00Z">
                    <w:r w:rsidDel="00D05427">
                      <w:rPr>
                        <w:rFonts w:ascii="Arial" w:eastAsia="Times New Roman" w:hAnsi="Arial" w:cs="Arial"/>
                        <w:b/>
                        <w:bCs/>
                        <w:color w:val="FFFFFF"/>
                        <w:sz w:val="20"/>
                        <w:szCs w:val="14"/>
                      </w:rPr>
                      <w:delText>Walking</w:delText>
                    </w:r>
                    <w:bookmarkStart w:id="4178" w:name="_Toc511906249"/>
                    <w:bookmarkStart w:id="4179" w:name="_Toc517801797"/>
                    <w:bookmarkStart w:id="4180" w:name="_Toc517813706"/>
                    <w:bookmarkStart w:id="4181" w:name="_Toc517899121"/>
                    <w:bookmarkStart w:id="4182" w:name="_Toc517899642"/>
                    <w:bookmarkStart w:id="4183" w:name="_Toc517900250"/>
                    <w:bookmarkStart w:id="4184" w:name="_Toc517900430"/>
                    <w:bookmarkStart w:id="4185" w:name="_Toc517900699"/>
                    <w:bookmarkStart w:id="4186" w:name="_Toc517900835"/>
                    <w:bookmarkStart w:id="4187" w:name="_Toc517900967"/>
                    <w:bookmarkStart w:id="4188" w:name="_Toc517902482"/>
                    <w:bookmarkStart w:id="4189" w:name="_Toc517902932"/>
                    <w:bookmarkStart w:id="4190" w:name="_Toc517903499"/>
                    <w:bookmarkStart w:id="4191" w:name="_Toc517903635"/>
                    <w:bookmarkStart w:id="4192" w:name="_Toc517903907"/>
                    <w:bookmarkStart w:id="4193" w:name="_Toc517904042"/>
                    <w:bookmarkStart w:id="4194" w:name="_Toc517973701"/>
                    <w:bookmarkStart w:id="4195" w:name="_Toc517973830"/>
                    <w:bookmarkStart w:id="4196" w:name="_Toc517973959"/>
                    <w:bookmarkStart w:id="4197" w:name="_Toc517974213"/>
                    <w:bookmarkStart w:id="4198" w:name="_Toc518334381"/>
                    <w:bookmarkStart w:id="4199" w:name="_Toc518334651"/>
                    <w:bookmarkStart w:id="4200" w:name="_Toc518334781"/>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201" w:author="jie sun" w:date="2018-04-16T21:37:00Z"/>
                      <w:rFonts w:ascii="Arial" w:eastAsia="Times New Roman" w:hAnsi="Arial" w:cs="Arial"/>
                      <w:color w:val="000000"/>
                      <w:sz w:val="20"/>
                      <w:szCs w:val="14"/>
                    </w:rPr>
                  </w:pPr>
                  <w:del w:id="4202" w:author="jie sun" w:date="2018-04-16T21:37:00Z">
                    <w:r w:rsidDel="00D05427">
                      <w:rPr>
                        <w:rFonts w:ascii="Arial" w:eastAsia="Times New Roman" w:hAnsi="Arial" w:cs="Arial"/>
                        <w:color w:val="000000"/>
                        <w:sz w:val="20"/>
                        <w:szCs w:val="14"/>
                      </w:rPr>
                      <w:delText>in pocket of pants</w:delText>
                    </w:r>
                    <w:bookmarkStart w:id="4203" w:name="_Toc511906250"/>
                    <w:bookmarkStart w:id="4204" w:name="_Toc517801798"/>
                    <w:bookmarkStart w:id="4205" w:name="_Toc517813707"/>
                    <w:bookmarkStart w:id="4206" w:name="_Toc517899122"/>
                    <w:bookmarkStart w:id="4207" w:name="_Toc517899643"/>
                    <w:bookmarkStart w:id="4208" w:name="_Toc517900251"/>
                    <w:bookmarkStart w:id="4209" w:name="_Toc517900431"/>
                    <w:bookmarkStart w:id="4210" w:name="_Toc517900700"/>
                    <w:bookmarkStart w:id="4211" w:name="_Toc517900836"/>
                    <w:bookmarkStart w:id="4212" w:name="_Toc517900968"/>
                    <w:bookmarkStart w:id="4213" w:name="_Toc517902483"/>
                    <w:bookmarkStart w:id="4214" w:name="_Toc517902933"/>
                    <w:bookmarkStart w:id="4215" w:name="_Toc517903500"/>
                    <w:bookmarkStart w:id="4216" w:name="_Toc517903636"/>
                    <w:bookmarkStart w:id="4217" w:name="_Toc517903908"/>
                    <w:bookmarkStart w:id="4218" w:name="_Toc517904043"/>
                    <w:bookmarkStart w:id="4219" w:name="_Toc517973702"/>
                    <w:bookmarkStart w:id="4220" w:name="_Toc517973831"/>
                    <w:bookmarkStart w:id="4221" w:name="_Toc517973960"/>
                    <w:bookmarkStart w:id="4222" w:name="_Toc517974214"/>
                    <w:bookmarkStart w:id="4223" w:name="_Toc518334382"/>
                    <w:bookmarkStart w:id="4224" w:name="_Toc518334652"/>
                    <w:bookmarkStart w:id="4225" w:name="_Toc51833478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26" w:author="jie sun" w:date="2018-04-16T21:37:00Z"/>
                      <w:rFonts w:ascii="Arial" w:eastAsia="Times New Roman" w:hAnsi="Arial" w:cs="Arial"/>
                      <w:color w:val="000000"/>
                      <w:sz w:val="20"/>
                      <w:szCs w:val="14"/>
                    </w:rPr>
                  </w:pPr>
                  <w:del w:id="4227" w:author="jie sun" w:date="2018-04-16T21:37:00Z">
                    <w:r w:rsidDel="00D05427">
                      <w:rPr>
                        <w:rFonts w:ascii="Arial" w:eastAsia="Times New Roman" w:hAnsi="Arial" w:cs="Arial"/>
                        <w:color w:val="000000"/>
                        <w:sz w:val="20"/>
                        <w:szCs w:val="14"/>
                      </w:rPr>
                      <w:delText>173cm</w:delText>
                    </w:r>
                    <w:bookmarkStart w:id="4228" w:name="_Toc511906251"/>
                    <w:bookmarkStart w:id="4229" w:name="_Toc517801799"/>
                    <w:bookmarkStart w:id="4230" w:name="_Toc517813708"/>
                    <w:bookmarkStart w:id="4231" w:name="_Toc517899123"/>
                    <w:bookmarkStart w:id="4232" w:name="_Toc517899644"/>
                    <w:bookmarkStart w:id="4233" w:name="_Toc517900252"/>
                    <w:bookmarkStart w:id="4234" w:name="_Toc517900432"/>
                    <w:bookmarkStart w:id="4235" w:name="_Toc517900701"/>
                    <w:bookmarkStart w:id="4236" w:name="_Toc517900837"/>
                    <w:bookmarkStart w:id="4237" w:name="_Toc517900969"/>
                    <w:bookmarkStart w:id="4238" w:name="_Toc517902484"/>
                    <w:bookmarkStart w:id="4239" w:name="_Toc517902934"/>
                    <w:bookmarkStart w:id="4240" w:name="_Toc517903501"/>
                    <w:bookmarkStart w:id="4241" w:name="_Toc517903637"/>
                    <w:bookmarkStart w:id="4242" w:name="_Toc517903909"/>
                    <w:bookmarkStart w:id="4243" w:name="_Toc517904044"/>
                    <w:bookmarkStart w:id="4244" w:name="_Toc517973703"/>
                    <w:bookmarkStart w:id="4245" w:name="_Toc517973832"/>
                    <w:bookmarkStart w:id="4246" w:name="_Toc517973961"/>
                    <w:bookmarkStart w:id="4247" w:name="_Toc517974215"/>
                    <w:bookmarkStart w:id="4248" w:name="_Toc518334383"/>
                    <w:bookmarkStart w:id="4249" w:name="_Toc518334653"/>
                    <w:bookmarkStart w:id="4250" w:name="_Toc518334783"/>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251" w:author="jie sun" w:date="2018-04-16T21:37:00Z"/>
                      <w:rFonts w:ascii="Arial" w:eastAsia="Times New Roman" w:hAnsi="Arial" w:cs="Arial"/>
                      <w:color w:val="000000"/>
                      <w:sz w:val="20"/>
                      <w:szCs w:val="14"/>
                    </w:rPr>
                  </w:pPr>
                  <w:del w:id="4252" w:author="jie sun" w:date="2018-04-16T21:37:00Z">
                    <w:r w:rsidDel="00D05427">
                      <w:rPr>
                        <w:rFonts w:ascii="Arial" w:eastAsia="Times New Roman" w:hAnsi="Arial" w:cs="Arial"/>
                        <w:color w:val="000000"/>
                        <w:sz w:val="20"/>
                        <w:szCs w:val="14"/>
                      </w:rPr>
                      <w:delText>60 Kilo</w:delText>
                    </w:r>
                    <w:bookmarkStart w:id="4253" w:name="_Toc511906252"/>
                    <w:bookmarkStart w:id="4254" w:name="_Toc517801800"/>
                    <w:bookmarkStart w:id="4255" w:name="_Toc517813709"/>
                    <w:bookmarkStart w:id="4256" w:name="_Toc517899124"/>
                    <w:bookmarkStart w:id="4257" w:name="_Toc517899645"/>
                    <w:bookmarkStart w:id="4258" w:name="_Toc517900253"/>
                    <w:bookmarkStart w:id="4259" w:name="_Toc517900433"/>
                    <w:bookmarkStart w:id="4260" w:name="_Toc517900702"/>
                    <w:bookmarkStart w:id="4261" w:name="_Toc517900838"/>
                    <w:bookmarkStart w:id="4262" w:name="_Toc517900970"/>
                    <w:bookmarkStart w:id="4263" w:name="_Toc517902485"/>
                    <w:bookmarkStart w:id="4264" w:name="_Toc517902935"/>
                    <w:bookmarkStart w:id="4265" w:name="_Toc517903502"/>
                    <w:bookmarkStart w:id="4266" w:name="_Toc517903638"/>
                    <w:bookmarkStart w:id="4267" w:name="_Toc517903910"/>
                    <w:bookmarkStart w:id="4268" w:name="_Toc517904045"/>
                    <w:bookmarkStart w:id="4269" w:name="_Toc517973704"/>
                    <w:bookmarkStart w:id="4270" w:name="_Toc517973833"/>
                    <w:bookmarkStart w:id="4271" w:name="_Toc517973962"/>
                    <w:bookmarkStart w:id="4272" w:name="_Toc517974216"/>
                    <w:bookmarkStart w:id="4273" w:name="_Toc518334384"/>
                    <w:bookmarkStart w:id="4274" w:name="_Toc518334654"/>
                    <w:bookmarkStart w:id="4275" w:name="_Toc518334784"/>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276" w:author="jie sun" w:date="2018-04-16T21:37:00Z"/>
                      <w:rFonts w:ascii="Arial" w:eastAsia="Times New Roman" w:hAnsi="Arial" w:cs="Arial"/>
                      <w:color w:val="000000"/>
                      <w:sz w:val="20"/>
                      <w:szCs w:val="14"/>
                    </w:rPr>
                  </w:pPr>
                  <w:del w:id="4277" w:author="jie sun" w:date="2018-04-16T21:37:00Z">
                    <w:r w:rsidDel="00D05427">
                      <w:rPr>
                        <w:rFonts w:ascii="Arial" w:eastAsia="Times New Roman" w:hAnsi="Arial" w:cs="Arial"/>
                        <w:color w:val="000000"/>
                        <w:sz w:val="20"/>
                        <w:szCs w:val="14"/>
                      </w:rPr>
                      <w:delText>28</w:delText>
                    </w:r>
                    <w:bookmarkStart w:id="4278" w:name="_Toc511906253"/>
                    <w:bookmarkStart w:id="4279" w:name="_Toc517801801"/>
                    <w:bookmarkStart w:id="4280" w:name="_Toc517813710"/>
                    <w:bookmarkStart w:id="4281" w:name="_Toc517899125"/>
                    <w:bookmarkStart w:id="4282" w:name="_Toc517899646"/>
                    <w:bookmarkStart w:id="4283" w:name="_Toc517900254"/>
                    <w:bookmarkStart w:id="4284" w:name="_Toc517900434"/>
                    <w:bookmarkStart w:id="4285" w:name="_Toc517900703"/>
                    <w:bookmarkStart w:id="4286" w:name="_Toc517900839"/>
                    <w:bookmarkStart w:id="4287" w:name="_Toc517900971"/>
                    <w:bookmarkStart w:id="4288" w:name="_Toc517902486"/>
                    <w:bookmarkStart w:id="4289" w:name="_Toc517902936"/>
                    <w:bookmarkStart w:id="4290" w:name="_Toc517903503"/>
                    <w:bookmarkStart w:id="4291" w:name="_Toc517903639"/>
                    <w:bookmarkStart w:id="4292" w:name="_Toc517903911"/>
                    <w:bookmarkStart w:id="4293" w:name="_Toc517904046"/>
                    <w:bookmarkStart w:id="4294" w:name="_Toc517973705"/>
                    <w:bookmarkStart w:id="4295" w:name="_Toc517973834"/>
                    <w:bookmarkStart w:id="4296" w:name="_Toc517973963"/>
                    <w:bookmarkStart w:id="4297" w:name="_Toc517974217"/>
                    <w:bookmarkStart w:id="4298" w:name="_Toc518334385"/>
                    <w:bookmarkStart w:id="4299" w:name="_Toc518334655"/>
                    <w:bookmarkStart w:id="4300" w:name="_Toc518334785"/>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301" w:author="jie sun" w:date="2018-04-16T21:37:00Z"/>
                      <w:rFonts w:ascii="Arial" w:eastAsia="Times New Roman" w:hAnsi="Arial" w:cs="Arial"/>
                      <w:color w:val="000000"/>
                      <w:sz w:val="20"/>
                      <w:szCs w:val="14"/>
                    </w:rPr>
                  </w:pPr>
                  <w:del w:id="4302" w:author="jie sun" w:date="2018-04-16T21:37:00Z">
                    <w:r w:rsidDel="00D05427">
                      <w:rPr>
                        <w:rFonts w:ascii="Arial" w:eastAsia="Times New Roman" w:hAnsi="Arial" w:cs="Arial"/>
                        <w:color w:val="000000"/>
                        <w:sz w:val="20"/>
                        <w:szCs w:val="14"/>
                      </w:rPr>
                      <w:delText>Flat</w:delText>
                    </w:r>
                    <w:bookmarkStart w:id="4303" w:name="_Toc511906254"/>
                    <w:bookmarkStart w:id="4304" w:name="_Toc517801802"/>
                    <w:bookmarkStart w:id="4305" w:name="_Toc517813711"/>
                    <w:bookmarkStart w:id="4306" w:name="_Toc517899126"/>
                    <w:bookmarkStart w:id="4307" w:name="_Toc517899647"/>
                    <w:bookmarkStart w:id="4308" w:name="_Toc517900255"/>
                    <w:bookmarkStart w:id="4309" w:name="_Toc517900435"/>
                    <w:bookmarkStart w:id="4310" w:name="_Toc517900704"/>
                    <w:bookmarkStart w:id="4311" w:name="_Toc517900840"/>
                    <w:bookmarkStart w:id="4312" w:name="_Toc517900972"/>
                    <w:bookmarkStart w:id="4313" w:name="_Toc517902487"/>
                    <w:bookmarkStart w:id="4314" w:name="_Toc517902937"/>
                    <w:bookmarkStart w:id="4315" w:name="_Toc517903504"/>
                    <w:bookmarkStart w:id="4316" w:name="_Toc517903640"/>
                    <w:bookmarkStart w:id="4317" w:name="_Toc517903912"/>
                    <w:bookmarkStart w:id="4318" w:name="_Toc517904047"/>
                    <w:bookmarkStart w:id="4319" w:name="_Toc517973706"/>
                    <w:bookmarkStart w:id="4320" w:name="_Toc517973835"/>
                    <w:bookmarkStart w:id="4321" w:name="_Toc517973964"/>
                    <w:bookmarkStart w:id="4322" w:name="_Toc517974218"/>
                    <w:bookmarkStart w:id="4323" w:name="_Toc518334386"/>
                    <w:bookmarkStart w:id="4324" w:name="_Toc518334656"/>
                    <w:bookmarkStart w:id="4325" w:name="_Toc518334786"/>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26" w:author="jie sun" w:date="2018-04-16T21:37:00Z"/>
                      <w:rFonts w:ascii="Arial" w:eastAsia="Times New Roman" w:hAnsi="Arial" w:cs="Arial"/>
                      <w:color w:val="000000"/>
                      <w:sz w:val="20"/>
                      <w:szCs w:val="14"/>
                    </w:rPr>
                  </w:pPr>
                  <w:del w:id="4327" w:author="jie sun" w:date="2018-04-16T21:37:00Z">
                    <w:r w:rsidDel="00D05427">
                      <w:rPr>
                        <w:rFonts w:ascii="Arial" w:eastAsia="Times New Roman" w:hAnsi="Arial" w:cs="Arial"/>
                        <w:color w:val="000000"/>
                        <w:sz w:val="20"/>
                        <w:szCs w:val="14"/>
                      </w:rPr>
                      <w:delText xml:space="preserve">50Hz </w:delText>
                    </w:r>
                    <w:bookmarkStart w:id="4328" w:name="_Toc511906255"/>
                    <w:bookmarkStart w:id="4329" w:name="_Toc517801803"/>
                    <w:bookmarkStart w:id="4330" w:name="_Toc517813712"/>
                    <w:bookmarkStart w:id="4331" w:name="_Toc517899127"/>
                    <w:bookmarkStart w:id="4332" w:name="_Toc517899648"/>
                    <w:bookmarkStart w:id="4333" w:name="_Toc517900256"/>
                    <w:bookmarkStart w:id="4334" w:name="_Toc517900436"/>
                    <w:bookmarkStart w:id="4335" w:name="_Toc517900705"/>
                    <w:bookmarkStart w:id="4336" w:name="_Toc517900841"/>
                    <w:bookmarkStart w:id="4337" w:name="_Toc517900973"/>
                    <w:bookmarkStart w:id="4338" w:name="_Toc517902488"/>
                    <w:bookmarkStart w:id="4339" w:name="_Toc517902938"/>
                    <w:bookmarkStart w:id="4340" w:name="_Toc517903505"/>
                    <w:bookmarkStart w:id="4341" w:name="_Toc517903641"/>
                    <w:bookmarkStart w:id="4342" w:name="_Toc517903913"/>
                    <w:bookmarkStart w:id="4343" w:name="_Toc517904048"/>
                    <w:bookmarkStart w:id="4344" w:name="_Toc517973707"/>
                    <w:bookmarkStart w:id="4345" w:name="_Toc517973836"/>
                    <w:bookmarkStart w:id="4346" w:name="_Toc517973965"/>
                    <w:bookmarkStart w:id="4347" w:name="_Toc517974219"/>
                    <w:bookmarkStart w:id="4348" w:name="_Toc518334387"/>
                    <w:bookmarkStart w:id="4349" w:name="_Toc518334657"/>
                    <w:bookmarkStart w:id="4350" w:name="_Toc51833478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351" w:author="jie sun" w:date="2018-04-16T21:37:00Z"/>
                      <w:rFonts w:ascii="Arial" w:eastAsia="Times New Roman" w:hAnsi="Arial" w:cs="Arial"/>
                      <w:color w:val="000000"/>
                      <w:sz w:val="20"/>
                      <w:szCs w:val="14"/>
                    </w:rPr>
                  </w:pPr>
                  <w:del w:id="4352" w:author="jie sun" w:date="2018-04-16T21:37:00Z">
                    <w:r w:rsidDel="00D05427">
                      <w:rPr>
                        <w:rFonts w:ascii="Arial" w:eastAsia="Times New Roman" w:hAnsi="Arial" w:cs="Arial"/>
                        <w:color w:val="000000"/>
                        <w:sz w:val="20"/>
                        <w:szCs w:val="14"/>
                      </w:rPr>
                      <w:delText>235</w:delText>
                    </w:r>
                    <w:bookmarkStart w:id="4353" w:name="_Toc511906256"/>
                    <w:bookmarkStart w:id="4354" w:name="_Toc517801804"/>
                    <w:bookmarkStart w:id="4355" w:name="_Toc517813713"/>
                    <w:bookmarkStart w:id="4356" w:name="_Toc517899128"/>
                    <w:bookmarkStart w:id="4357" w:name="_Toc517899649"/>
                    <w:bookmarkStart w:id="4358" w:name="_Toc517900257"/>
                    <w:bookmarkStart w:id="4359" w:name="_Toc517900437"/>
                    <w:bookmarkStart w:id="4360" w:name="_Toc517900706"/>
                    <w:bookmarkStart w:id="4361" w:name="_Toc517900842"/>
                    <w:bookmarkStart w:id="4362" w:name="_Toc517900974"/>
                    <w:bookmarkStart w:id="4363" w:name="_Toc517902489"/>
                    <w:bookmarkStart w:id="4364" w:name="_Toc517902939"/>
                    <w:bookmarkStart w:id="4365" w:name="_Toc517903506"/>
                    <w:bookmarkStart w:id="4366" w:name="_Toc517903642"/>
                    <w:bookmarkStart w:id="4367" w:name="_Toc517903914"/>
                    <w:bookmarkStart w:id="4368" w:name="_Toc517904049"/>
                    <w:bookmarkStart w:id="4369" w:name="_Toc517973708"/>
                    <w:bookmarkStart w:id="4370" w:name="_Toc517973837"/>
                    <w:bookmarkStart w:id="4371" w:name="_Toc517973966"/>
                    <w:bookmarkStart w:id="4372" w:name="_Toc517974220"/>
                    <w:bookmarkStart w:id="4373" w:name="_Toc518334388"/>
                    <w:bookmarkStart w:id="4374" w:name="_Toc518334658"/>
                    <w:bookmarkStart w:id="4375" w:name="_Toc518334788"/>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376" w:author="jie sun" w:date="2018-04-16T21:37:00Z"/>
                      <w:rFonts w:ascii="Arial" w:eastAsia="Times New Roman" w:hAnsi="Arial" w:cs="Arial"/>
                      <w:color w:val="000000"/>
                      <w:sz w:val="20"/>
                      <w:szCs w:val="14"/>
                    </w:rPr>
                  </w:pPr>
                  <w:del w:id="4377" w:author="jie sun" w:date="2018-04-16T21:37:00Z">
                    <w:r w:rsidDel="00D05427">
                      <w:rPr>
                        <w:rFonts w:ascii="Arial" w:eastAsia="Times New Roman" w:hAnsi="Arial" w:cs="Arial"/>
                        <w:color w:val="000000"/>
                        <w:sz w:val="20"/>
                        <w:szCs w:val="14"/>
                      </w:rPr>
                      <w:delText>250</w:delText>
                    </w:r>
                    <w:bookmarkStart w:id="4378" w:name="_Toc511906257"/>
                    <w:bookmarkStart w:id="4379" w:name="_Toc517801805"/>
                    <w:bookmarkStart w:id="4380" w:name="_Toc517813714"/>
                    <w:bookmarkStart w:id="4381" w:name="_Toc517899129"/>
                    <w:bookmarkStart w:id="4382" w:name="_Toc517899650"/>
                    <w:bookmarkStart w:id="4383" w:name="_Toc517900258"/>
                    <w:bookmarkStart w:id="4384" w:name="_Toc517900438"/>
                    <w:bookmarkStart w:id="4385" w:name="_Toc517900707"/>
                    <w:bookmarkStart w:id="4386" w:name="_Toc517900843"/>
                    <w:bookmarkStart w:id="4387" w:name="_Toc517900975"/>
                    <w:bookmarkStart w:id="4388" w:name="_Toc517902490"/>
                    <w:bookmarkStart w:id="4389" w:name="_Toc517902940"/>
                    <w:bookmarkStart w:id="4390" w:name="_Toc517903507"/>
                    <w:bookmarkStart w:id="4391" w:name="_Toc517903643"/>
                    <w:bookmarkStart w:id="4392" w:name="_Toc517903915"/>
                    <w:bookmarkStart w:id="4393" w:name="_Toc517904050"/>
                    <w:bookmarkStart w:id="4394" w:name="_Toc517973709"/>
                    <w:bookmarkStart w:id="4395" w:name="_Toc517973838"/>
                    <w:bookmarkStart w:id="4396" w:name="_Toc517973967"/>
                    <w:bookmarkStart w:id="4397" w:name="_Toc517974221"/>
                    <w:bookmarkStart w:id="4398" w:name="_Toc518334389"/>
                    <w:bookmarkStart w:id="4399" w:name="_Toc518334659"/>
                    <w:bookmarkStart w:id="4400" w:name="_Toc518334789"/>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401" w:author="jie sun" w:date="2018-04-16T21:37:00Z"/>
                      <w:rFonts w:ascii="Arial" w:eastAsia="Times New Roman" w:hAnsi="Arial" w:cs="Arial"/>
                      <w:color w:val="000000"/>
                      <w:sz w:val="20"/>
                      <w:szCs w:val="14"/>
                    </w:rPr>
                  </w:pPr>
                  <w:del w:id="4402" w:author="jie sun" w:date="2018-04-16T21:37:00Z">
                    <w:r w:rsidDel="00D05427">
                      <w:rPr>
                        <w:rFonts w:ascii="Arial" w:eastAsia="Times New Roman" w:hAnsi="Arial" w:cs="Arial"/>
                        <w:color w:val="000000"/>
                        <w:sz w:val="20"/>
                        <w:szCs w:val="14"/>
                      </w:rPr>
                      <w:delText>0.94</w:delText>
                    </w:r>
                    <w:bookmarkStart w:id="4403" w:name="_Toc511906258"/>
                    <w:bookmarkStart w:id="4404" w:name="_Toc517801806"/>
                    <w:bookmarkStart w:id="4405" w:name="_Toc517813715"/>
                    <w:bookmarkStart w:id="4406" w:name="_Toc517899130"/>
                    <w:bookmarkStart w:id="4407" w:name="_Toc517899651"/>
                    <w:bookmarkStart w:id="4408" w:name="_Toc517900259"/>
                    <w:bookmarkStart w:id="4409" w:name="_Toc517900439"/>
                    <w:bookmarkStart w:id="4410" w:name="_Toc517900708"/>
                    <w:bookmarkStart w:id="4411" w:name="_Toc517900844"/>
                    <w:bookmarkStart w:id="4412" w:name="_Toc517900976"/>
                    <w:bookmarkStart w:id="4413" w:name="_Toc517902491"/>
                    <w:bookmarkStart w:id="4414" w:name="_Toc517902941"/>
                    <w:bookmarkStart w:id="4415" w:name="_Toc517903508"/>
                    <w:bookmarkStart w:id="4416" w:name="_Toc517903644"/>
                    <w:bookmarkStart w:id="4417" w:name="_Toc517903916"/>
                    <w:bookmarkStart w:id="4418" w:name="_Toc517904051"/>
                    <w:bookmarkStart w:id="4419" w:name="_Toc517973710"/>
                    <w:bookmarkStart w:id="4420" w:name="_Toc517973839"/>
                    <w:bookmarkStart w:id="4421" w:name="_Toc517973968"/>
                    <w:bookmarkStart w:id="4422" w:name="_Toc517974222"/>
                    <w:bookmarkStart w:id="4423" w:name="_Toc518334390"/>
                    <w:bookmarkStart w:id="4424" w:name="_Toc518334660"/>
                    <w:bookmarkStart w:id="4425" w:name="_Toc518334790"/>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del>
                </w:p>
              </w:tc>
              <w:bookmarkStart w:id="4426" w:name="_Toc511906259"/>
              <w:bookmarkStart w:id="4427" w:name="_Toc517801807"/>
              <w:bookmarkStart w:id="4428" w:name="_Toc517813716"/>
              <w:bookmarkStart w:id="4429" w:name="_Toc517899131"/>
              <w:bookmarkStart w:id="4430" w:name="_Toc517899652"/>
              <w:bookmarkStart w:id="4431" w:name="_Toc517900260"/>
              <w:bookmarkStart w:id="4432" w:name="_Toc517900440"/>
              <w:bookmarkStart w:id="4433" w:name="_Toc517900709"/>
              <w:bookmarkStart w:id="4434" w:name="_Toc517900845"/>
              <w:bookmarkStart w:id="4435" w:name="_Toc517900977"/>
              <w:bookmarkStart w:id="4436" w:name="_Toc517902492"/>
              <w:bookmarkStart w:id="4437" w:name="_Toc517902942"/>
              <w:bookmarkStart w:id="4438" w:name="_Toc517903509"/>
              <w:bookmarkStart w:id="4439" w:name="_Toc517903645"/>
              <w:bookmarkStart w:id="4440" w:name="_Toc517903917"/>
              <w:bookmarkStart w:id="4441" w:name="_Toc517904052"/>
              <w:bookmarkStart w:id="4442" w:name="_Toc517973711"/>
              <w:bookmarkStart w:id="4443" w:name="_Toc517973840"/>
              <w:bookmarkStart w:id="4444" w:name="_Toc517973969"/>
              <w:bookmarkStart w:id="4445" w:name="_Toc517974223"/>
              <w:bookmarkStart w:id="4446" w:name="_Toc518334391"/>
              <w:bookmarkStart w:id="4447" w:name="_Toc518334661"/>
              <w:bookmarkStart w:id="4448" w:name="_Toc518334791"/>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tr>
            <w:tr w:rsidR="0087014B" w:rsidDel="00D05427" w14:paraId="579BD9E4" w14:textId="77777777">
              <w:trPr>
                <w:trHeight w:val="800"/>
                <w:del w:id="4449"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450" w:author="jie sun" w:date="2018-04-16T21:37:00Z"/>
                      <w:rFonts w:ascii="Arial" w:eastAsia="Times New Roman" w:hAnsi="Arial" w:cs="Arial"/>
                      <w:b/>
                      <w:bCs/>
                      <w:color w:val="FFFFFF"/>
                      <w:sz w:val="20"/>
                      <w:szCs w:val="14"/>
                    </w:rPr>
                  </w:pPr>
                  <w:del w:id="4451" w:author="jie sun" w:date="2018-04-16T21:37:00Z">
                    <w:r w:rsidDel="00D05427">
                      <w:rPr>
                        <w:rFonts w:ascii="Arial" w:eastAsia="Times New Roman" w:hAnsi="Arial" w:cs="Arial"/>
                        <w:b/>
                        <w:bCs/>
                        <w:color w:val="FFFFFF"/>
                        <w:sz w:val="20"/>
                        <w:szCs w:val="14"/>
                      </w:rPr>
                      <w:delText xml:space="preserve">walking </w:delText>
                    </w:r>
                    <w:bookmarkStart w:id="4452" w:name="_Toc511906260"/>
                    <w:bookmarkStart w:id="4453" w:name="_Toc517801808"/>
                    <w:bookmarkStart w:id="4454" w:name="_Toc517813717"/>
                    <w:bookmarkStart w:id="4455" w:name="_Toc517899132"/>
                    <w:bookmarkStart w:id="4456" w:name="_Toc517899653"/>
                    <w:bookmarkStart w:id="4457" w:name="_Toc517900261"/>
                    <w:bookmarkStart w:id="4458" w:name="_Toc517900441"/>
                    <w:bookmarkStart w:id="4459" w:name="_Toc517900710"/>
                    <w:bookmarkStart w:id="4460" w:name="_Toc517900846"/>
                    <w:bookmarkStart w:id="4461" w:name="_Toc517900978"/>
                    <w:bookmarkStart w:id="4462" w:name="_Toc517902493"/>
                    <w:bookmarkStart w:id="4463" w:name="_Toc517902943"/>
                    <w:bookmarkStart w:id="4464" w:name="_Toc517903510"/>
                    <w:bookmarkStart w:id="4465" w:name="_Toc517903646"/>
                    <w:bookmarkStart w:id="4466" w:name="_Toc517903918"/>
                    <w:bookmarkStart w:id="4467" w:name="_Toc517904053"/>
                    <w:bookmarkStart w:id="4468" w:name="_Toc517973712"/>
                    <w:bookmarkStart w:id="4469" w:name="_Toc517973841"/>
                    <w:bookmarkStart w:id="4470" w:name="_Toc517973970"/>
                    <w:bookmarkStart w:id="4471" w:name="_Toc517974224"/>
                    <w:bookmarkStart w:id="4472" w:name="_Toc518334392"/>
                    <w:bookmarkStart w:id="4473" w:name="_Toc518334662"/>
                    <w:bookmarkStart w:id="4474" w:name="_Toc518334792"/>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475" w:author="jie sun" w:date="2018-04-16T21:37:00Z"/>
                      <w:rFonts w:ascii="Arial" w:eastAsia="Times New Roman" w:hAnsi="Arial" w:cs="Arial"/>
                      <w:color w:val="000000"/>
                      <w:sz w:val="20"/>
                      <w:szCs w:val="14"/>
                    </w:rPr>
                  </w:pPr>
                  <w:del w:id="4476" w:author="jie sun" w:date="2018-04-16T21:37:00Z">
                    <w:r w:rsidDel="00D05427">
                      <w:rPr>
                        <w:rFonts w:ascii="Arial" w:eastAsia="Times New Roman" w:hAnsi="Arial" w:cs="Arial"/>
                        <w:color w:val="000000"/>
                        <w:sz w:val="20"/>
                        <w:szCs w:val="14"/>
                      </w:rPr>
                      <w:delText>in hand(Natural Vertical)</w:delText>
                    </w:r>
                    <w:bookmarkStart w:id="4477" w:name="_Toc511906261"/>
                    <w:bookmarkStart w:id="4478" w:name="_Toc517801809"/>
                    <w:bookmarkStart w:id="4479" w:name="_Toc517813718"/>
                    <w:bookmarkStart w:id="4480" w:name="_Toc517899133"/>
                    <w:bookmarkStart w:id="4481" w:name="_Toc517899654"/>
                    <w:bookmarkStart w:id="4482" w:name="_Toc517900262"/>
                    <w:bookmarkStart w:id="4483" w:name="_Toc517900442"/>
                    <w:bookmarkStart w:id="4484" w:name="_Toc517900711"/>
                    <w:bookmarkStart w:id="4485" w:name="_Toc517900847"/>
                    <w:bookmarkStart w:id="4486" w:name="_Toc517900979"/>
                    <w:bookmarkStart w:id="4487" w:name="_Toc517902494"/>
                    <w:bookmarkStart w:id="4488" w:name="_Toc517902944"/>
                    <w:bookmarkStart w:id="4489" w:name="_Toc517903511"/>
                    <w:bookmarkStart w:id="4490" w:name="_Toc517903647"/>
                    <w:bookmarkStart w:id="4491" w:name="_Toc517903919"/>
                    <w:bookmarkStart w:id="4492" w:name="_Toc517904054"/>
                    <w:bookmarkStart w:id="4493" w:name="_Toc517973713"/>
                    <w:bookmarkStart w:id="4494" w:name="_Toc517973842"/>
                    <w:bookmarkStart w:id="4495" w:name="_Toc517973971"/>
                    <w:bookmarkStart w:id="4496" w:name="_Toc517974225"/>
                    <w:bookmarkStart w:id="4497" w:name="_Toc518334393"/>
                    <w:bookmarkStart w:id="4498" w:name="_Toc518334663"/>
                    <w:bookmarkStart w:id="4499" w:name="_Toc518334793"/>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500" w:author="jie sun" w:date="2018-04-16T21:37:00Z"/>
                      <w:rFonts w:ascii="Arial" w:eastAsia="Times New Roman" w:hAnsi="Arial" w:cs="Arial"/>
                      <w:color w:val="000000"/>
                      <w:sz w:val="20"/>
                      <w:szCs w:val="14"/>
                    </w:rPr>
                  </w:pPr>
                  <w:del w:id="4501" w:author="jie sun" w:date="2018-04-16T21:37:00Z">
                    <w:r w:rsidDel="00D05427">
                      <w:rPr>
                        <w:rFonts w:ascii="Arial" w:eastAsia="Times New Roman" w:hAnsi="Arial" w:cs="Arial"/>
                        <w:color w:val="000000"/>
                        <w:sz w:val="20"/>
                        <w:szCs w:val="14"/>
                      </w:rPr>
                      <w:delText>173cm</w:delText>
                    </w:r>
                    <w:bookmarkStart w:id="4502" w:name="_Toc511906262"/>
                    <w:bookmarkStart w:id="4503" w:name="_Toc517801810"/>
                    <w:bookmarkStart w:id="4504" w:name="_Toc517813719"/>
                    <w:bookmarkStart w:id="4505" w:name="_Toc517899134"/>
                    <w:bookmarkStart w:id="4506" w:name="_Toc517899655"/>
                    <w:bookmarkStart w:id="4507" w:name="_Toc517900263"/>
                    <w:bookmarkStart w:id="4508" w:name="_Toc517900443"/>
                    <w:bookmarkStart w:id="4509" w:name="_Toc517900712"/>
                    <w:bookmarkStart w:id="4510" w:name="_Toc517900848"/>
                    <w:bookmarkStart w:id="4511" w:name="_Toc517900980"/>
                    <w:bookmarkStart w:id="4512" w:name="_Toc517902495"/>
                    <w:bookmarkStart w:id="4513" w:name="_Toc517902945"/>
                    <w:bookmarkStart w:id="4514" w:name="_Toc517903512"/>
                    <w:bookmarkStart w:id="4515" w:name="_Toc517903648"/>
                    <w:bookmarkStart w:id="4516" w:name="_Toc517903920"/>
                    <w:bookmarkStart w:id="4517" w:name="_Toc517904055"/>
                    <w:bookmarkStart w:id="4518" w:name="_Toc517973714"/>
                    <w:bookmarkStart w:id="4519" w:name="_Toc517973843"/>
                    <w:bookmarkStart w:id="4520" w:name="_Toc517973972"/>
                    <w:bookmarkStart w:id="4521" w:name="_Toc517974226"/>
                    <w:bookmarkStart w:id="4522" w:name="_Toc518334394"/>
                    <w:bookmarkStart w:id="4523" w:name="_Toc518334664"/>
                    <w:bookmarkStart w:id="4524" w:name="_Toc518334794"/>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525" w:author="jie sun" w:date="2018-04-16T21:37:00Z"/>
                      <w:rFonts w:ascii="Arial" w:eastAsia="Times New Roman" w:hAnsi="Arial" w:cs="Arial"/>
                      <w:color w:val="000000"/>
                      <w:sz w:val="20"/>
                      <w:szCs w:val="14"/>
                    </w:rPr>
                  </w:pPr>
                  <w:del w:id="4526" w:author="jie sun" w:date="2018-04-16T21:37:00Z">
                    <w:r w:rsidDel="00D05427">
                      <w:rPr>
                        <w:rFonts w:ascii="Arial" w:eastAsia="Times New Roman" w:hAnsi="Arial" w:cs="Arial"/>
                        <w:color w:val="000000"/>
                        <w:sz w:val="20"/>
                        <w:szCs w:val="14"/>
                      </w:rPr>
                      <w:delText>60 Kilo</w:delText>
                    </w:r>
                    <w:bookmarkStart w:id="4527" w:name="_Toc511906263"/>
                    <w:bookmarkStart w:id="4528" w:name="_Toc517801811"/>
                    <w:bookmarkStart w:id="4529" w:name="_Toc517813720"/>
                    <w:bookmarkStart w:id="4530" w:name="_Toc517899135"/>
                    <w:bookmarkStart w:id="4531" w:name="_Toc517899656"/>
                    <w:bookmarkStart w:id="4532" w:name="_Toc517900264"/>
                    <w:bookmarkStart w:id="4533" w:name="_Toc517900444"/>
                    <w:bookmarkStart w:id="4534" w:name="_Toc517900713"/>
                    <w:bookmarkStart w:id="4535" w:name="_Toc517900849"/>
                    <w:bookmarkStart w:id="4536" w:name="_Toc517900981"/>
                    <w:bookmarkStart w:id="4537" w:name="_Toc517902496"/>
                    <w:bookmarkStart w:id="4538" w:name="_Toc517902946"/>
                    <w:bookmarkStart w:id="4539" w:name="_Toc517903513"/>
                    <w:bookmarkStart w:id="4540" w:name="_Toc517903649"/>
                    <w:bookmarkStart w:id="4541" w:name="_Toc517903921"/>
                    <w:bookmarkStart w:id="4542" w:name="_Toc517904056"/>
                    <w:bookmarkStart w:id="4543" w:name="_Toc517973715"/>
                    <w:bookmarkStart w:id="4544" w:name="_Toc517973844"/>
                    <w:bookmarkStart w:id="4545" w:name="_Toc517973973"/>
                    <w:bookmarkStart w:id="4546" w:name="_Toc517974227"/>
                    <w:bookmarkStart w:id="4547" w:name="_Toc518334395"/>
                    <w:bookmarkStart w:id="4548" w:name="_Toc518334665"/>
                    <w:bookmarkStart w:id="4549" w:name="_Toc518334795"/>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550" w:author="jie sun" w:date="2018-04-16T21:37:00Z"/>
                      <w:rFonts w:ascii="Arial" w:eastAsia="Times New Roman" w:hAnsi="Arial" w:cs="Arial"/>
                      <w:color w:val="000000"/>
                      <w:sz w:val="20"/>
                      <w:szCs w:val="14"/>
                    </w:rPr>
                  </w:pPr>
                  <w:del w:id="4551" w:author="jie sun" w:date="2018-04-16T21:37:00Z">
                    <w:r w:rsidDel="00D05427">
                      <w:rPr>
                        <w:rFonts w:ascii="Arial" w:eastAsia="Times New Roman" w:hAnsi="Arial" w:cs="Arial"/>
                        <w:color w:val="000000"/>
                        <w:sz w:val="20"/>
                        <w:szCs w:val="14"/>
                      </w:rPr>
                      <w:delText>28</w:delText>
                    </w:r>
                    <w:bookmarkStart w:id="4552" w:name="_Toc511906264"/>
                    <w:bookmarkStart w:id="4553" w:name="_Toc517801812"/>
                    <w:bookmarkStart w:id="4554" w:name="_Toc517813721"/>
                    <w:bookmarkStart w:id="4555" w:name="_Toc517899136"/>
                    <w:bookmarkStart w:id="4556" w:name="_Toc517899657"/>
                    <w:bookmarkStart w:id="4557" w:name="_Toc517900265"/>
                    <w:bookmarkStart w:id="4558" w:name="_Toc517900445"/>
                    <w:bookmarkStart w:id="4559" w:name="_Toc517900714"/>
                    <w:bookmarkStart w:id="4560" w:name="_Toc517900850"/>
                    <w:bookmarkStart w:id="4561" w:name="_Toc517900982"/>
                    <w:bookmarkStart w:id="4562" w:name="_Toc517902497"/>
                    <w:bookmarkStart w:id="4563" w:name="_Toc517902947"/>
                    <w:bookmarkStart w:id="4564" w:name="_Toc517903514"/>
                    <w:bookmarkStart w:id="4565" w:name="_Toc517903650"/>
                    <w:bookmarkStart w:id="4566" w:name="_Toc517903922"/>
                    <w:bookmarkStart w:id="4567" w:name="_Toc517904057"/>
                    <w:bookmarkStart w:id="4568" w:name="_Toc517973716"/>
                    <w:bookmarkStart w:id="4569" w:name="_Toc517973845"/>
                    <w:bookmarkStart w:id="4570" w:name="_Toc517973974"/>
                    <w:bookmarkStart w:id="4571" w:name="_Toc517974228"/>
                    <w:bookmarkStart w:id="4572" w:name="_Toc518334396"/>
                    <w:bookmarkStart w:id="4573" w:name="_Toc518334666"/>
                    <w:bookmarkStart w:id="4574" w:name="_Toc518334796"/>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575" w:author="jie sun" w:date="2018-04-16T21:37:00Z"/>
                      <w:rFonts w:ascii="Arial" w:eastAsia="Times New Roman" w:hAnsi="Arial" w:cs="Arial"/>
                      <w:color w:val="000000"/>
                      <w:sz w:val="20"/>
                      <w:szCs w:val="14"/>
                    </w:rPr>
                  </w:pPr>
                  <w:del w:id="4576" w:author="jie sun" w:date="2018-04-16T21:37:00Z">
                    <w:r w:rsidDel="00D05427">
                      <w:rPr>
                        <w:rFonts w:ascii="Arial" w:eastAsia="Times New Roman" w:hAnsi="Arial" w:cs="Arial"/>
                        <w:color w:val="000000"/>
                        <w:sz w:val="20"/>
                        <w:szCs w:val="14"/>
                      </w:rPr>
                      <w:delText>Flat</w:delText>
                    </w:r>
                    <w:bookmarkStart w:id="4577" w:name="_Toc511906265"/>
                    <w:bookmarkStart w:id="4578" w:name="_Toc517801813"/>
                    <w:bookmarkStart w:id="4579" w:name="_Toc517813722"/>
                    <w:bookmarkStart w:id="4580" w:name="_Toc517899137"/>
                    <w:bookmarkStart w:id="4581" w:name="_Toc517899658"/>
                    <w:bookmarkStart w:id="4582" w:name="_Toc517900266"/>
                    <w:bookmarkStart w:id="4583" w:name="_Toc517900446"/>
                    <w:bookmarkStart w:id="4584" w:name="_Toc517900715"/>
                    <w:bookmarkStart w:id="4585" w:name="_Toc517900851"/>
                    <w:bookmarkStart w:id="4586" w:name="_Toc517900983"/>
                    <w:bookmarkStart w:id="4587" w:name="_Toc517902498"/>
                    <w:bookmarkStart w:id="4588" w:name="_Toc517902948"/>
                    <w:bookmarkStart w:id="4589" w:name="_Toc517903515"/>
                    <w:bookmarkStart w:id="4590" w:name="_Toc517903651"/>
                    <w:bookmarkStart w:id="4591" w:name="_Toc517903923"/>
                    <w:bookmarkStart w:id="4592" w:name="_Toc517904058"/>
                    <w:bookmarkStart w:id="4593" w:name="_Toc517973717"/>
                    <w:bookmarkStart w:id="4594" w:name="_Toc517973846"/>
                    <w:bookmarkStart w:id="4595" w:name="_Toc517973975"/>
                    <w:bookmarkStart w:id="4596" w:name="_Toc517974229"/>
                    <w:bookmarkStart w:id="4597" w:name="_Toc518334397"/>
                    <w:bookmarkStart w:id="4598" w:name="_Toc518334667"/>
                    <w:bookmarkStart w:id="4599" w:name="_Toc518334797"/>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600" w:author="jie sun" w:date="2018-04-16T21:37:00Z"/>
                      <w:rFonts w:ascii="Arial" w:eastAsia="Times New Roman" w:hAnsi="Arial" w:cs="Arial"/>
                      <w:color w:val="000000"/>
                      <w:sz w:val="20"/>
                      <w:szCs w:val="14"/>
                    </w:rPr>
                  </w:pPr>
                  <w:del w:id="4601" w:author="jie sun" w:date="2018-04-16T21:37:00Z">
                    <w:r w:rsidDel="00D05427">
                      <w:rPr>
                        <w:rFonts w:ascii="Arial" w:eastAsia="Times New Roman" w:hAnsi="Arial" w:cs="Arial"/>
                        <w:color w:val="000000"/>
                        <w:sz w:val="20"/>
                        <w:szCs w:val="14"/>
                      </w:rPr>
                      <w:delText xml:space="preserve">50Hz </w:delText>
                    </w:r>
                    <w:bookmarkStart w:id="4602" w:name="_Toc511906266"/>
                    <w:bookmarkStart w:id="4603" w:name="_Toc517801814"/>
                    <w:bookmarkStart w:id="4604" w:name="_Toc517813723"/>
                    <w:bookmarkStart w:id="4605" w:name="_Toc517899138"/>
                    <w:bookmarkStart w:id="4606" w:name="_Toc517899659"/>
                    <w:bookmarkStart w:id="4607" w:name="_Toc517900267"/>
                    <w:bookmarkStart w:id="4608" w:name="_Toc517900447"/>
                    <w:bookmarkStart w:id="4609" w:name="_Toc517900716"/>
                    <w:bookmarkStart w:id="4610" w:name="_Toc517900852"/>
                    <w:bookmarkStart w:id="4611" w:name="_Toc517900984"/>
                    <w:bookmarkStart w:id="4612" w:name="_Toc517902499"/>
                    <w:bookmarkStart w:id="4613" w:name="_Toc517902949"/>
                    <w:bookmarkStart w:id="4614" w:name="_Toc517903516"/>
                    <w:bookmarkStart w:id="4615" w:name="_Toc517903652"/>
                    <w:bookmarkStart w:id="4616" w:name="_Toc517903924"/>
                    <w:bookmarkStart w:id="4617" w:name="_Toc517904059"/>
                    <w:bookmarkStart w:id="4618" w:name="_Toc517973718"/>
                    <w:bookmarkStart w:id="4619" w:name="_Toc517973847"/>
                    <w:bookmarkStart w:id="4620" w:name="_Toc517973976"/>
                    <w:bookmarkStart w:id="4621" w:name="_Toc517974230"/>
                    <w:bookmarkStart w:id="4622" w:name="_Toc518334398"/>
                    <w:bookmarkStart w:id="4623" w:name="_Toc518334668"/>
                    <w:bookmarkStart w:id="4624" w:name="_Toc518334798"/>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625" w:author="jie sun" w:date="2018-04-16T21:37:00Z"/>
                      <w:rFonts w:ascii="Arial" w:eastAsia="Times New Roman" w:hAnsi="Arial" w:cs="Arial"/>
                      <w:color w:val="000000"/>
                      <w:sz w:val="20"/>
                      <w:szCs w:val="14"/>
                    </w:rPr>
                  </w:pPr>
                  <w:del w:id="4626" w:author="jie sun" w:date="2018-04-16T21:37:00Z">
                    <w:r w:rsidDel="00D05427">
                      <w:rPr>
                        <w:rFonts w:ascii="Arial" w:eastAsia="Times New Roman" w:hAnsi="Arial" w:cs="Arial"/>
                        <w:color w:val="000000"/>
                        <w:sz w:val="20"/>
                        <w:szCs w:val="14"/>
                      </w:rPr>
                      <w:delText>243</w:delText>
                    </w:r>
                    <w:bookmarkStart w:id="4627" w:name="_Toc511906267"/>
                    <w:bookmarkStart w:id="4628" w:name="_Toc517801815"/>
                    <w:bookmarkStart w:id="4629" w:name="_Toc517813724"/>
                    <w:bookmarkStart w:id="4630" w:name="_Toc517899139"/>
                    <w:bookmarkStart w:id="4631" w:name="_Toc517899660"/>
                    <w:bookmarkStart w:id="4632" w:name="_Toc517900268"/>
                    <w:bookmarkStart w:id="4633" w:name="_Toc517900448"/>
                    <w:bookmarkStart w:id="4634" w:name="_Toc517900717"/>
                    <w:bookmarkStart w:id="4635" w:name="_Toc517900853"/>
                    <w:bookmarkStart w:id="4636" w:name="_Toc517900985"/>
                    <w:bookmarkStart w:id="4637" w:name="_Toc517902500"/>
                    <w:bookmarkStart w:id="4638" w:name="_Toc517902950"/>
                    <w:bookmarkStart w:id="4639" w:name="_Toc517903517"/>
                    <w:bookmarkStart w:id="4640" w:name="_Toc517903653"/>
                    <w:bookmarkStart w:id="4641" w:name="_Toc517903925"/>
                    <w:bookmarkStart w:id="4642" w:name="_Toc517904060"/>
                    <w:bookmarkStart w:id="4643" w:name="_Toc517973719"/>
                    <w:bookmarkStart w:id="4644" w:name="_Toc517973848"/>
                    <w:bookmarkStart w:id="4645" w:name="_Toc517973977"/>
                    <w:bookmarkStart w:id="4646" w:name="_Toc517974231"/>
                    <w:bookmarkStart w:id="4647" w:name="_Toc518334399"/>
                    <w:bookmarkStart w:id="4648" w:name="_Toc518334669"/>
                    <w:bookmarkStart w:id="4649" w:name="_Toc518334799"/>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650" w:author="jie sun" w:date="2018-04-16T21:37:00Z"/>
                      <w:rFonts w:ascii="Arial" w:eastAsia="Times New Roman" w:hAnsi="Arial" w:cs="Arial"/>
                      <w:color w:val="000000"/>
                      <w:sz w:val="20"/>
                      <w:szCs w:val="14"/>
                    </w:rPr>
                  </w:pPr>
                  <w:del w:id="4651" w:author="jie sun" w:date="2018-04-16T21:37:00Z">
                    <w:r w:rsidDel="00D05427">
                      <w:rPr>
                        <w:rFonts w:ascii="Arial" w:eastAsia="Times New Roman" w:hAnsi="Arial" w:cs="Arial"/>
                        <w:color w:val="000000"/>
                        <w:sz w:val="20"/>
                        <w:szCs w:val="14"/>
                      </w:rPr>
                      <w:delText>258</w:delText>
                    </w:r>
                    <w:bookmarkStart w:id="4652" w:name="_Toc511906268"/>
                    <w:bookmarkStart w:id="4653" w:name="_Toc517801816"/>
                    <w:bookmarkStart w:id="4654" w:name="_Toc517813725"/>
                    <w:bookmarkStart w:id="4655" w:name="_Toc517899140"/>
                    <w:bookmarkStart w:id="4656" w:name="_Toc517899661"/>
                    <w:bookmarkStart w:id="4657" w:name="_Toc517900269"/>
                    <w:bookmarkStart w:id="4658" w:name="_Toc517900449"/>
                    <w:bookmarkStart w:id="4659" w:name="_Toc517900718"/>
                    <w:bookmarkStart w:id="4660" w:name="_Toc517900854"/>
                    <w:bookmarkStart w:id="4661" w:name="_Toc517900986"/>
                    <w:bookmarkStart w:id="4662" w:name="_Toc517902501"/>
                    <w:bookmarkStart w:id="4663" w:name="_Toc517902951"/>
                    <w:bookmarkStart w:id="4664" w:name="_Toc517903518"/>
                    <w:bookmarkStart w:id="4665" w:name="_Toc517903654"/>
                    <w:bookmarkStart w:id="4666" w:name="_Toc517903926"/>
                    <w:bookmarkStart w:id="4667" w:name="_Toc517904061"/>
                    <w:bookmarkStart w:id="4668" w:name="_Toc517973720"/>
                    <w:bookmarkStart w:id="4669" w:name="_Toc517973849"/>
                    <w:bookmarkStart w:id="4670" w:name="_Toc517973978"/>
                    <w:bookmarkStart w:id="4671" w:name="_Toc517974232"/>
                    <w:bookmarkStart w:id="4672" w:name="_Toc518334400"/>
                    <w:bookmarkStart w:id="4673" w:name="_Toc518334670"/>
                    <w:bookmarkStart w:id="4674" w:name="_Toc518334800"/>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675" w:author="jie sun" w:date="2018-04-16T21:37:00Z"/>
                      <w:rFonts w:ascii="Arial" w:eastAsia="Times New Roman" w:hAnsi="Arial" w:cs="Arial"/>
                      <w:color w:val="000000"/>
                      <w:sz w:val="20"/>
                      <w:szCs w:val="14"/>
                    </w:rPr>
                  </w:pPr>
                  <w:del w:id="4676" w:author="jie sun" w:date="2018-04-16T21:37:00Z">
                    <w:r w:rsidDel="00D05427">
                      <w:rPr>
                        <w:rFonts w:ascii="Arial" w:eastAsia="Times New Roman" w:hAnsi="Arial" w:cs="Arial"/>
                        <w:color w:val="000000"/>
                        <w:sz w:val="20"/>
                        <w:szCs w:val="14"/>
                      </w:rPr>
                      <w:delText>0.94</w:delText>
                    </w:r>
                    <w:bookmarkStart w:id="4677" w:name="_Toc511906269"/>
                    <w:bookmarkStart w:id="4678" w:name="_Toc517801817"/>
                    <w:bookmarkStart w:id="4679" w:name="_Toc517813726"/>
                    <w:bookmarkStart w:id="4680" w:name="_Toc517899141"/>
                    <w:bookmarkStart w:id="4681" w:name="_Toc517899662"/>
                    <w:bookmarkStart w:id="4682" w:name="_Toc517900270"/>
                    <w:bookmarkStart w:id="4683" w:name="_Toc517900450"/>
                    <w:bookmarkStart w:id="4684" w:name="_Toc517900719"/>
                    <w:bookmarkStart w:id="4685" w:name="_Toc517900855"/>
                    <w:bookmarkStart w:id="4686" w:name="_Toc517900987"/>
                    <w:bookmarkStart w:id="4687" w:name="_Toc517902502"/>
                    <w:bookmarkStart w:id="4688" w:name="_Toc517902952"/>
                    <w:bookmarkStart w:id="4689" w:name="_Toc517903519"/>
                    <w:bookmarkStart w:id="4690" w:name="_Toc517903655"/>
                    <w:bookmarkStart w:id="4691" w:name="_Toc517903927"/>
                    <w:bookmarkStart w:id="4692" w:name="_Toc517904062"/>
                    <w:bookmarkStart w:id="4693" w:name="_Toc517973721"/>
                    <w:bookmarkStart w:id="4694" w:name="_Toc517973850"/>
                    <w:bookmarkStart w:id="4695" w:name="_Toc517973979"/>
                    <w:bookmarkStart w:id="4696" w:name="_Toc517974233"/>
                    <w:bookmarkStart w:id="4697" w:name="_Toc518334401"/>
                    <w:bookmarkStart w:id="4698" w:name="_Toc518334671"/>
                    <w:bookmarkStart w:id="4699" w:name="_Toc518334801"/>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del>
                </w:p>
              </w:tc>
              <w:bookmarkStart w:id="4700" w:name="_Toc511906270"/>
              <w:bookmarkStart w:id="4701" w:name="_Toc517801818"/>
              <w:bookmarkStart w:id="4702" w:name="_Toc517813727"/>
              <w:bookmarkStart w:id="4703" w:name="_Toc517899142"/>
              <w:bookmarkStart w:id="4704" w:name="_Toc517899663"/>
              <w:bookmarkStart w:id="4705" w:name="_Toc517900271"/>
              <w:bookmarkStart w:id="4706" w:name="_Toc517900451"/>
              <w:bookmarkStart w:id="4707" w:name="_Toc517900720"/>
              <w:bookmarkStart w:id="4708" w:name="_Toc517900856"/>
              <w:bookmarkStart w:id="4709" w:name="_Toc517900988"/>
              <w:bookmarkStart w:id="4710" w:name="_Toc517902503"/>
              <w:bookmarkStart w:id="4711" w:name="_Toc517902953"/>
              <w:bookmarkStart w:id="4712" w:name="_Toc517903520"/>
              <w:bookmarkStart w:id="4713" w:name="_Toc517903656"/>
              <w:bookmarkStart w:id="4714" w:name="_Toc517903928"/>
              <w:bookmarkStart w:id="4715" w:name="_Toc517904063"/>
              <w:bookmarkStart w:id="4716" w:name="_Toc517973722"/>
              <w:bookmarkStart w:id="4717" w:name="_Toc517973851"/>
              <w:bookmarkStart w:id="4718" w:name="_Toc517973980"/>
              <w:bookmarkStart w:id="4719" w:name="_Toc517974234"/>
              <w:bookmarkStart w:id="4720" w:name="_Toc518334402"/>
              <w:bookmarkStart w:id="4721" w:name="_Toc518334672"/>
              <w:bookmarkStart w:id="4722" w:name="_Toc518334802"/>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tr>
            <w:tr w:rsidR="0087014B" w:rsidDel="00D05427" w14:paraId="23ACF149" w14:textId="77777777">
              <w:trPr>
                <w:trHeight w:val="48"/>
                <w:del w:id="472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724" w:author="jie sun" w:date="2018-04-16T21:37:00Z"/>
                      <w:rFonts w:ascii="Arial" w:eastAsia="Times New Roman" w:hAnsi="Arial" w:cs="Arial"/>
                      <w:b/>
                      <w:bCs/>
                      <w:color w:val="FFFFFF"/>
                      <w:sz w:val="20"/>
                      <w:szCs w:val="14"/>
                    </w:rPr>
                  </w:pPr>
                  <w:del w:id="4725" w:author="jie sun" w:date="2018-04-16T21:37:00Z">
                    <w:r w:rsidDel="00D05427">
                      <w:rPr>
                        <w:rFonts w:ascii="Arial" w:eastAsia="Times New Roman" w:hAnsi="Arial" w:cs="Arial"/>
                        <w:b/>
                        <w:bCs/>
                        <w:color w:val="FFFFFF"/>
                        <w:sz w:val="20"/>
                        <w:szCs w:val="14"/>
                      </w:rPr>
                      <w:delText>Walking</w:delText>
                    </w:r>
                    <w:bookmarkStart w:id="4726" w:name="_Toc511906271"/>
                    <w:bookmarkStart w:id="4727" w:name="_Toc517801819"/>
                    <w:bookmarkStart w:id="4728" w:name="_Toc517813728"/>
                    <w:bookmarkStart w:id="4729" w:name="_Toc517899143"/>
                    <w:bookmarkStart w:id="4730" w:name="_Toc517899664"/>
                    <w:bookmarkStart w:id="4731" w:name="_Toc517900272"/>
                    <w:bookmarkStart w:id="4732" w:name="_Toc517900452"/>
                    <w:bookmarkStart w:id="4733" w:name="_Toc517900721"/>
                    <w:bookmarkStart w:id="4734" w:name="_Toc517900857"/>
                    <w:bookmarkStart w:id="4735" w:name="_Toc517900989"/>
                    <w:bookmarkStart w:id="4736" w:name="_Toc517902504"/>
                    <w:bookmarkStart w:id="4737" w:name="_Toc517902954"/>
                    <w:bookmarkStart w:id="4738" w:name="_Toc517903521"/>
                    <w:bookmarkStart w:id="4739" w:name="_Toc517903657"/>
                    <w:bookmarkStart w:id="4740" w:name="_Toc517903929"/>
                    <w:bookmarkStart w:id="4741" w:name="_Toc517904064"/>
                    <w:bookmarkStart w:id="4742" w:name="_Toc517973723"/>
                    <w:bookmarkStart w:id="4743" w:name="_Toc517973852"/>
                    <w:bookmarkStart w:id="4744" w:name="_Toc517973981"/>
                    <w:bookmarkStart w:id="4745" w:name="_Toc517974235"/>
                    <w:bookmarkStart w:id="4746" w:name="_Toc518334403"/>
                    <w:bookmarkStart w:id="4747" w:name="_Toc518334673"/>
                    <w:bookmarkStart w:id="4748" w:name="_Toc518334803"/>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749" w:author="jie sun" w:date="2018-04-16T21:37:00Z"/>
                      <w:rFonts w:ascii="Arial" w:eastAsia="Times New Roman" w:hAnsi="Arial" w:cs="Arial"/>
                      <w:color w:val="000000"/>
                      <w:sz w:val="20"/>
                      <w:szCs w:val="14"/>
                    </w:rPr>
                  </w:pPr>
                  <w:del w:id="4750" w:author="jie sun" w:date="2018-04-16T21:37:00Z">
                    <w:r w:rsidDel="00D05427">
                      <w:rPr>
                        <w:rFonts w:ascii="Arial" w:eastAsia="Times New Roman" w:hAnsi="Arial" w:cs="Arial"/>
                        <w:color w:val="000000"/>
                        <w:sz w:val="20"/>
                        <w:szCs w:val="14"/>
                      </w:rPr>
                      <w:delText>Put the Phone Beside Ear (to answer the phone call)</w:delText>
                    </w:r>
                    <w:bookmarkStart w:id="4751" w:name="_Toc511906272"/>
                    <w:bookmarkStart w:id="4752" w:name="_Toc517801820"/>
                    <w:bookmarkStart w:id="4753" w:name="_Toc517813729"/>
                    <w:bookmarkStart w:id="4754" w:name="_Toc517899144"/>
                    <w:bookmarkStart w:id="4755" w:name="_Toc517899665"/>
                    <w:bookmarkStart w:id="4756" w:name="_Toc517900273"/>
                    <w:bookmarkStart w:id="4757" w:name="_Toc517900453"/>
                    <w:bookmarkStart w:id="4758" w:name="_Toc517900722"/>
                    <w:bookmarkStart w:id="4759" w:name="_Toc517900858"/>
                    <w:bookmarkStart w:id="4760" w:name="_Toc517900990"/>
                    <w:bookmarkStart w:id="4761" w:name="_Toc517902505"/>
                    <w:bookmarkStart w:id="4762" w:name="_Toc517902955"/>
                    <w:bookmarkStart w:id="4763" w:name="_Toc517903522"/>
                    <w:bookmarkStart w:id="4764" w:name="_Toc517903658"/>
                    <w:bookmarkStart w:id="4765" w:name="_Toc517903930"/>
                    <w:bookmarkStart w:id="4766" w:name="_Toc517904065"/>
                    <w:bookmarkStart w:id="4767" w:name="_Toc517973724"/>
                    <w:bookmarkStart w:id="4768" w:name="_Toc517973853"/>
                    <w:bookmarkStart w:id="4769" w:name="_Toc517973982"/>
                    <w:bookmarkStart w:id="4770" w:name="_Toc517974236"/>
                    <w:bookmarkStart w:id="4771" w:name="_Toc518334404"/>
                    <w:bookmarkStart w:id="4772" w:name="_Toc518334674"/>
                    <w:bookmarkStart w:id="4773" w:name="_Toc518334804"/>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774" w:author="jie sun" w:date="2018-04-16T21:37:00Z"/>
                      <w:rFonts w:ascii="Arial" w:eastAsia="Times New Roman" w:hAnsi="Arial" w:cs="Arial"/>
                      <w:color w:val="000000"/>
                      <w:sz w:val="20"/>
                      <w:szCs w:val="14"/>
                    </w:rPr>
                    <w:pPrChange w:id="4775" w:author="像个男人一样" w:date="2018-03-21T01:45:00Z">
                      <w:pPr>
                        <w:spacing w:after="0"/>
                        <w:jc w:val="center"/>
                      </w:pPr>
                    </w:pPrChange>
                  </w:pPr>
                  <w:del w:id="4776" w:author="jie sun" w:date="2018-04-16T21:37:00Z">
                    <w:r w:rsidDel="00D05427">
                      <w:rPr>
                        <w:rFonts w:ascii="Arial" w:eastAsia="Times New Roman" w:hAnsi="Arial" w:cs="Arial"/>
                        <w:color w:val="000000"/>
                        <w:sz w:val="20"/>
                        <w:szCs w:val="14"/>
                      </w:rPr>
                      <w:delText>173cm</w:delText>
                    </w:r>
                    <w:bookmarkStart w:id="4777" w:name="_Toc511906273"/>
                    <w:bookmarkStart w:id="4778" w:name="_Toc517801821"/>
                    <w:bookmarkStart w:id="4779" w:name="_Toc517813730"/>
                    <w:bookmarkStart w:id="4780" w:name="_Toc517899145"/>
                    <w:bookmarkStart w:id="4781" w:name="_Toc517899666"/>
                    <w:bookmarkStart w:id="4782" w:name="_Toc517900274"/>
                    <w:bookmarkStart w:id="4783" w:name="_Toc517900454"/>
                    <w:bookmarkStart w:id="4784" w:name="_Toc517900723"/>
                    <w:bookmarkStart w:id="4785" w:name="_Toc517900859"/>
                    <w:bookmarkStart w:id="4786" w:name="_Toc517900991"/>
                    <w:bookmarkStart w:id="4787" w:name="_Toc517902506"/>
                    <w:bookmarkStart w:id="4788" w:name="_Toc517902956"/>
                    <w:bookmarkStart w:id="4789" w:name="_Toc517903523"/>
                    <w:bookmarkStart w:id="4790" w:name="_Toc517903659"/>
                    <w:bookmarkStart w:id="4791" w:name="_Toc517903931"/>
                    <w:bookmarkStart w:id="4792" w:name="_Toc517904066"/>
                    <w:bookmarkStart w:id="4793" w:name="_Toc517973725"/>
                    <w:bookmarkStart w:id="4794" w:name="_Toc517973854"/>
                    <w:bookmarkStart w:id="4795" w:name="_Toc517973983"/>
                    <w:bookmarkStart w:id="4796" w:name="_Toc517974237"/>
                    <w:bookmarkStart w:id="4797" w:name="_Toc518334405"/>
                    <w:bookmarkStart w:id="4798" w:name="_Toc518334675"/>
                    <w:bookmarkStart w:id="4799" w:name="_Toc518334805"/>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800" w:author="jie sun" w:date="2018-04-16T21:37:00Z"/>
                      <w:rFonts w:ascii="Arial" w:eastAsia="Times New Roman" w:hAnsi="Arial" w:cs="Arial"/>
                      <w:color w:val="000000"/>
                      <w:sz w:val="20"/>
                      <w:szCs w:val="14"/>
                    </w:rPr>
                  </w:pPr>
                  <w:del w:id="4801" w:author="jie sun" w:date="2018-04-16T21:37:00Z">
                    <w:r w:rsidDel="00D05427">
                      <w:rPr>
                        <w:rFonts w:ascii="Arial" w:eastAsia="Times New Roman" w:hAnsi="Arial" w:cs="Arial"/>
                        <w:color w:val="000000"/>
                        <w:sz w:val="20"/>
                        <w:szCs w:val="14"/>
                      </w:rPr>
                      <w:delText>60 Kilo</w:delText>
                    </w:r>
                    <w:bookmarkStart w:id="4802" w:name="_Toc511906274"/>
                    <w:bookmarkStart w:id="4803" w:name="_Toc517801822"/>
                    <w:bookmarkStart w:id="4804" w:name="_Toc517813731"/>
                    <w:bookmarkStart w:id="4805" w:name="_Toc517899146"/>
                    <w:bookmarkStart w:id="4806" w:name="_Toc517899667"/>
                    <w:bookmarkStart w:id="4807" w:name="_Toc517900275"/>
                    <w:bookmarkStart w:id="4808" w:name="_Toc517900455"/>
                    <w:bookmarkStart w:id="4809" w:name="_Toc517900724"/>
                    <w:bookmarkStart w:id="4810" w:name="_Toc517900860"/>
                    <w:bookmarkStart w:id="4811" w:name="_Toc517900992"/>
                    <w:bookmarkStart w:id="4812" w:name="_Toc517902507"/>
                    <w:bookmarkStart w:id="4813" w:name="_Toc517902957"/>
                    <w:bookmarkStart w:id="4814" w:name="_Toc517903524"/>
                    <w:bookmarkStart w:id="4815" w:name="_Toc517903660"/>
                    <w:bookmarkStart w:id="4816" w:name="_Toc517903932"/>
                    <w:bookmarkStart w:id="4817" w:name="_Toc517904067"/>
                    <w:bookmarkStart w:id="4818" w:name="_Toc517973726"/>
                    <w:bookmarkStart w:id="4819" w:name="_Toc517973855"/>
                    <w:bookmarkStart w:id="4820" w:name="_Toc517973984"/>
                    <w:bookmarkStart w:id="4821" w:name="_Toc517974238"/>
                    <w:bookmarkStart w:id="4822" w:name="_Toc518334406"/>
                    <w:bookmarkStart w:id="4823" w:name="_Toc518334676"/>
                    <w:bookmarkStart w:id="4824" w:name="_Toc518334806"/>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825" w:author="jie sun" w:date="2018-04-16T21:37:00Z"/>
                      <w:rFonts w:ascii="Arial" w:eastAsia="Times New Roman" w:hAnsi="Arial" w:cs="Arial"/>
                      <w:color w:val="000000"/>
                      <w:sz w:val="20"/>
                      <w:szCs w:val="14"/>
                    </w:rPr>
                  </w:pPr>
                  <w:del w:id="4826" w:author="jie sun" w:date="2018-04-16T21:37:00Z">
                    <w:r w:rsidDel="00D05427">
                      <w:rPr>
                        <w:rFonts w:ascii="Arial" w:eastAsia="Times New Roman" w:hAnsi="Arial" w:cs="Arial"/>
                        <w:color w:val="000000"/>
                        <w:sz w:val="20"/>
                        <w:szCs w:val="14"/>
                      </w:rPr>
                      <w:delText>28</w:delText>
                    </w:r>
                    <w:bookmarkStart w:id="4827" w:name="_Toc511906275"/>
                    <w:bookmarkStart w:id="4828" w:name="_Toc517801823"/>
                    <w:bookmarkStart w:id="4829" w:name="_Toc517813732"/>
                    <w:bookmarkStart w:id="4830" w:name="_Toc517899147"/>
                    <w:bookmarkStart w:id="4831" w:name="_Toc517899668"/>
                    <w:bookmarkStart w:id="4832" w:name="_Toc517900276"/>
                    <w:bookmarkStart w:id="4833" w:name="_Toc517900456"/>
                    <w:bookmarkStart w:id="4834" w:name="_Toc517900725"/>
                    <w:bookmarkStart w:id="4835" w:name="_Toc517900861"/>
                    <w:bookmarkStart w:id="4836" w:name="_Toc517900993"/>
                    <w:bookmarkStart w:id="4837" w:name="_Toc517902508"/>
                    <w:bookmarkStart w:id="4838" w:name="_Toc517902958"/>
                    <w:bookmarkStart w:id="4839" w:name="_Toc517903525"/>
                    <w:bookmarkStart w:id="4840" w:name="_Toc517903661"/>
                    <w:bookmarkStart w:id="4841" w:name="_Toc517903933"/>
                    <w:bookmarkStart w:id="4842" w:name="_Toc517904068"/>
                    <w:bookmarkStart w:id="4843" w:name="_Toc517973727"/>
                    <w:bookmarkStart w:id="4844" w:name="_Toc517973856"/>
                    <w:bookmarkStart w:id="4845" w:name="_Toc517973985"/>
                    <w:bookmarkStart w:id="4846" w:name="_Toc517974239"/>
                    <w:bookmarkStart w:id="4847" w:name="_Toc518334407"/>
                    <w:bookmarkStart w:id="4848" w:name="_Toc518334677"/>
                    <w:bookmarkStart w:id="4849" w:name="_Toc518334807"/>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850" w:author="jie sun" w:date="2018-04-16T21:37:00Z"/>
                      <w:rFonts w:ascii="Arial" w:eastAsia="Times New Roman" w:hAnsi="Arial" w:cs="Arial"/>
                      <w:color w:val="000000"/>
                      <w:sz w:val="20"/>
                      <w:szCs w:val="14"/>
                    </w:rPr>
                  </w:pPr>
                  <w:del w:id="4851" w:author="jie sun" w:date="2018-04-16T21:37:00Z">
                    <w:r w:rsidDel="00D05427">
                      <w:rPr>
                        <w:rFonts w:ascii="Arial" w:eastAsia="Times New Roman" w:hAnsi="Arial" w:cs="Arial"/>
                        <w:color w:val="000000"/>
                        <w:sz w:val="20"/>
                        <w:szCs w:val="14"/>
                      </w:rPr>
                      <w:delText>Flat</w:delText>
                    </w:r>
                    <w:bookmarkStart w:id="4852" w:name="_Toc511906276"/>
                    <w:bookmarkStart w:id="4853" w:name="_Toc517801824"/>
                    <w:bookmarkStart w:id="4854" w:name="_Toc517813733"/>
                    <w:bookmarkStart w:id="4855" w:name="_Toc517899148"/>
                    <w:bookmarkStart w:id="4856" w:name="_Toc517899669"/>
                    <w:bookmarkStart w:id="4857" w:name="_Toc517900277"/>
                    <w:bookmarkStart w:id="4858" w:name="_Toc517900457"/>
                    <w:bookmarkStart w:id="4859" w:name="_Toc517900726"/>
                    <w:bookmarkStart w:id="4860" w:name="_Toc517900862"/>
                    <w:bookmarkStart w:id="4861" w:name="_Toc517900994"/>
                    <w:bookmarkStart w:id="4862" w:name="_Toc517902509"/>
                    <w:bookmarkStart w:id="4863" w:name="_Toc517902959"/>
                    <w:bookmarkStart w:id="4864" w:name="_Toc517903526"/>
                    <w:bookmarkStart w:id="4865" w:name="_Toc517903662"/>
                    <w:bookmarkStart w:id="4866" w:name="_Toc517903934"/>
                    <w:bookmarkStart w:id="4867" w:name="_Toc517904069"/>
                    <w:bookmarkStart w:id="4868" w:name="_Toc517973728"/>
                    <w:bookmarkStart w:id="4869" w:name="_Toc517973857"/>
                    <w:bookmarkStart w:id="4870" w:name="_Toc517973986"/>
                    <w:bookmarkStart w:id="4871" w:name="_Toc517974240"/>
                    <w:bookmarkStart w:id="4872" w:name="_Toc518334408"/>
                    <w:bookmarkStart w:id="4873" w:name="_Toc518334678"/>
                    <w:bookmarkStart w:id="4874" w:name="_Toc518334808"/>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875" w:author="jie sun" w:date="2018-04-16T21:37:00Z"/>
                      <w:rFonts w:ascii="Arial" w:eastAsia="Times New Roman" w:hAnsi="Arial" w:cs="Arial"/>
                      <w:color w:val="000000"/>
                      <w:sz w:val="20"/>
                      <w:szCs w:val="14"/>
                    </w:rPr>
                  </w:pPr>
                  <w:del w:id="4876" w:author="jie sun" w:date="2018-04-16T21:37:00Z">
                    <w:r w:rsidDel="00D05427">
                      <w:rPr>
                        <w:rFonts w:ascii="Arial" w:eastAsia="Times New Roman" w:hAnsi="Arial" w:cs="Arial"/>
                        <w:color w:val="000000"/>
                        <w:sz w:val="20"/>
                        <w:szCs w:val="14"/>
                      </w:rPr>
                      <w:delText xml:space="preserve">50Hz </w:delText>
                    </w:r>
                    <w:bookmarkStart w:id="4877" w:name="_Toc511906277"/>
                    <w:bookmarkStart w:id="4878" w:name="_Toc517801825"/>
                    <w:bookmarkStart w:id="4879" w:name="_Toc517813734"/>
                    <w:bookmarkStart w:id="4880" w:name="_Toc517899149"/>
                    <w:bookmarkStart w:id="4881" w:name="_Toc517899670"/>
                    <w:bookmarkStart w:id="4882" w:name="_Toc517900278"/>
                    <w:bookmarkStart w:id="4883" w:name="_Toc517900458"/>
                    <w:bookmarkStart w:id="4884" w:name="_Toc517900727"/>
                    <w:bookmarkStart w:id="4885" w:name="_Toc517900863"/>
                    <w:bookmarkStart w:id="4886" w:name="_Toc517900995"/>
                    <w:bookmarkStart w:id="4887" w:name="_Toc517902510"/>
                    <w:bookmarkStart w:id="4888" w:name="_Toc517902960"/>
                    <w:bookmarkStart w:id="4889" w:name="_Toc517903527"/>
                    <w:bookmarkStart w:id="4890" w:name="_Toc517903663"/>
                    <w:bookmarkStart w:id="4891" w:name="_Toc517903935"/>
                    <w:bookmarkStart w:id="4892" w:name="_Toc517904070"/>
                    <w:bookmarkStart w:id="4893" w:name="_Toc517973729"/>
                    <w:bookmarkStart w:id="4894" w:name="_Toc517973858"/>
                    <w:bookmarkStart w:id="4895" w:name="_Toc517973987"/>
                    <w:bookmarkStart w:id="4896" w:name="_Toc517974241"/>
                    <w:bookmarkStart w:id="4897" w:name="_Toc518334409"/>
                    <w:bookmarkStart w:id="4898" w:name="_Toc518334679"/>
                    <w:bookmarkStart w:id="4899" w:name="_Toc518334809"/>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900" w:author="jie sun" w:date="2018-04-16T21:37:00Z"/>
                      <w:rFonts w:ascii="Arial" w:eastAsia="Times New Roman" w:hAnsi="Arial" w:cs="Arial"/>
                      <w:color w:val="000000"/>
                      <w:sz w:val="20"/>
                      <w:szCs w:val="14"/>
                    </w:rPr>
                  </w:pPr>
                  <w:del w:id="4901" w:author="jie sun" w:date="2018-04-16T21:37:00Z">
                    <w:r w:rsidDel="00D05427">
                      <w:rPr>
                        <w:rFonts w:ascii="Arial" w:eastAsia="Times New Roman" w:hAnsi="Arial" w:cs="Arial"/>
                        <w:color w:val="000000"/>
                        <w:sz w:val="20"/>
                        <w:szCs w:val="14"/>
                      </w:rPr>
                      <w:delText>192</w:delText>
                    </w:r>
                    <w:bookmarkStart w:id="4902" w:name="_Toc511906278"/>
                    <w:bookmarkStart w:id="4903" w:name="_Toc517801826"/>
                    <w:bookmarkStart w:id="4904" w:name="_Toc517813735"/>
                    <w:bookmarkStart w:id="4905" w:name="_Toc517899150"/>
                    <w:bookmarkStart w:id="4906" w:name="_Toc517899671"/>
                    <w:bookmarkStart w:id="4907" w:name="_Toc517900279"/>
                    <w:bookmarkStart w:id="4908" w:name="_Toc517900459"/>
                    <w:bookmarkStart w:id="4909" w:name="_Toc517900728"/>
                    <w:bookmarkStart w:id="4910" w:name="_Toc517900864"/>
                    <w:bookmarkStart w:id="4911" w:name="_Toc517900996"/>
                    <w:bookmarkStart w:id="4912" w:name="_Toc517902511"/>
                    <w:bookmarkStart w:id="4913" w:name="_Toc517902961"/>
                    <w:bookmarkStart w:id="4914" w:name="_Toc517903528"/>
                    <w:bookmarkStart w:id="4915" w:name="_Toc517903664"/>
                    <w:bookmarkStart w:id="4916" w:name="_Toc517903936"/>
                    <w:bookmarkStart w:id="4917" w:name="_Toc517904071"/>
                    <w:bookmarkStart w:id="4918" w:name="_Toc517973730"/>
                    <w:bookmarkStart w:id="4919" w:name="_Toc517973859"/>
                    <w:bookmarkStart w:id="4920" w:name="_Toc517973988"/>
                    <w:bookmarkStart w:id="4921" w:name="_Toc517974242"/>
                    <w:bookmarkStart w:id="4922" w:name="_Toc518334410"/>
                    <w:bookmarkStart w:id="4923" w:name="_Toc518334680"/>
                    <w:bookmarkStart w:id="4924" w:name="_Toc518334810"/>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925" w:author="jie sun" w:date="2018-04-16T21:37:00Z"/>
                      <w:rFonts w:ascii="Arial" w:eastAsia="Times New Roman" w:hAnsi="Arial" w:cs="Arial"/>
                      <w:color w:val="000000"/>
                      <w:sz w:val="20"/>
                      <w:szCs w:val="14"/>
                    </w:rPr>
                  </w:pPr>
                  <w:del w:id="4926" w:author="jie sun" w:date="2018-04-16T21:37:00Z">
                    <w:r w:rsidDel="00D05427">
                      <w:rPr>
                        <w:rFonts w:ascii="Arial" w:eastAsia="Times New Roman" w:hAnsi="Arial" w:cs="Arial"/>
                        <w:color w:val="000000"/>
                        <w:sz w:val="20"/>
                        <w:szCs w:val="14"/>
                      </w:rPr>
                      <w:delText>250</w:delText>
                    </w:r>
                    <w:bookmarkStart w:id="4927" w:name="_Toc511906279"/>
                    <w:bookmarkStart w:id="4928" w:name="_Toc517801827"/>
                    <w:bookmarkStart w:id="4929" w:name="_Toc517813736"/>
                    <w:bookmarkStart w:id="4930" w:name="_Toc517899151"/>
                    <w:bookmarkStart w:id="4931" w:name="_Toc517899672"/>
                    <w:bookmarkStart w:id="4932" w:name="_Toc517900280"/>
                    <w:bookmarkStart w:id="4933" w:name="_Toc517900460"/>
                    <w:bookmarkStart w:id="4934" w:name="_Toc517900729"/>
                    <w:bookmarkStart w:id="4935" w:name="_Toc517900865"/>
                    <w:bookmarkStart w:id="4936" w:name="_Toc517900997"/>
                    <w:bookmarkStart w:id="4937" w:name="_Toc517902512"/>
                    <w:bookmarkStart w:id="4938" w:name="_Toc517902962"/>
                    <w:bookmarkStart w:id="4939" w:name="_Toc517903529"/>
                    <w:bookmarkStart w:id="4940" w:name="_Toc517903665"/>
                    <w:bookmarkStart w:id="4941" w:name="_Toc517903937"/>
                    <w:bookmarkStart w:id="4942" w:name="_Toc517904072"/>
                    <w:bookmarkStart w:id="4943" w:name="_Toc517973731"/>
                    <w:bookmarkStart w:id="4944" w:name="_Toc517973860"/>
                    <w:bookmarkStart w:id="4945" w:name="_Toc517973989"/>
                    <w:bookmarkStart w:id="4946" w:name="_Toc517974243"/>
                    <w:bookmarkStart w:id="4947" w:name="_Toc518334411"/>
                    <w:bookmarkStart w:id="4948" w:name="_Toc518334681"/>
                    <w:bookmarkStart w:id="4949" w:name="_Toc518334811"/>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950" w:author="jie sun" w:date="2018-04-16T21:37:00Z"/>
                      <w:rFonts w:ascii="Arial" w:eastAsia="Times New Roman" w:hAnsi="Arial" w:cs="Arial"/>
                      <w:color w:val="000000"/>
                      <w:sz w:val="20"/>
                      <w:szCs w:val="14"/>
                    </w:rPr>
                  </w:pPr>
                  <w:del w:id="4951" w:author="jie sun" w:date="2018-04-16T21:37:00Z">
                    <w:r w:rsidDel="00D05427">
                      <w:rPr>
                        <w:rFonts w:ascii="Arial" w:eastAsia="Times New Roman" w:hAnsi="Arial" w:cs="Arial"/>
                        <w:color w:val="000000"/>
                        <w:sz w:val="20"/>
                        <w:szCs w:val="14"/>
                      </w:rPr>
                      <w:delText>0.77</w:delText>
                    </w:r>
                    <w:bookmarkStart w:id="4952" w:name="_Toc511906280"/>
                    <w:bookmarkStart w:id="4953" w:name="_Toc517801828"/>
                    <w:bookmarkStart w:id="4954" w:name="_Toc517813737"/>
                    <w:bookmarkStart w:id="4955" w:name="_Toc517899152"/>
                    <w:bookmarkStart w:id="4956" w:name="_Toc517899673"/>
                    <w:bookmarkStart w:id="4957" w:name="_Toc517900281"/>
                    <w:bookmarkStart w:id="4958" w:name="_Toc517900461"/>
                    <w:bookmarkStart w:id="4959" w:name="_Toc517900730"/>
                    <w:bookmarkStart w:id="4960" w:name="_Toc517900866"/>
                    <w:bookmarkStart w:id="4961" w:name="_Toc517900998"/>
                    <w:bookmarkStart w:id="4962" w:name="_Toc517902513"/>
                    <w:bookmarkStart w:id="4963" w:name="_Toc517902963"/>
                    <w:bookmarkStart w:id="4964" w:name="_Toc517903530"/>
                    <w:bookmarkStart w:id="4965" w:name="_Toc517903666"/>
                    <w:bookmarkStart w:id="4966" w:name="_Toc517903938"/>
                    <w:bookmarkStart w:id="4967" w:name="_Toc517904073"/>
                    <w:bookmarkStart w:id="4968" w:name="_Toc517973732"/>
                    <w:bookmarkStart w:id="4969" w:name="_Toc517973861"/>
                    <w:bookmarkStart w:id="4970" w:name="_Toc517973990"/>
                    <w:bookmarkStart w:id="4971" w:name="_Toc517974244"/>
                    <w:bookmarkStart w:id="4972" w:name="_Toc518334412"/>
                    <w:bookmarkStart w:id="4973" w:name="_Toc518334682"/>
                    <w:bookmarkStart w:id="4974" w:name="_Toc518334812"/>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del>
                </w:p>
              </w:tc>
              <w:bookmarkStart w:id="4975" w:name="_Toc511906281"/>
              <w:bookmarkStart w:id="4976" w:name="_Toc517801829"/>
              <w:bookmarkStart w:id="4977" w:name="_Toc517813738"/>
              <w:bookmarkStart w:id="4978" w:name="_Toc517899153"/>
              <w:bookmarkStart w:id="4979" w:name="_Toc517899674"/>
              <w:bookmarkStart w:id="4980" w:name="_Toc517900282"/>
              <w:bookmarkStart w:id="4981" w:name="_Toc517900462"/>
              <w:bookmarkStart w:id="4982" w:name="_Toc517900731"/>
              <w:bookmarkStart w:id="4983" w:name="_Toc517900867"/>
              <w:bookmarkStart w:id="4984" w:name="_Toc517900999"/>
              <w:bookmarkStart w:id="4985" w:name="_Toc517902514"/>
              <w:bookmarkStart w:id="4986" w:name="_Toc517902964"/>
              <w:bookmarkStart w:id="4987" w:name="_Toc517903531"/>
              <w:bookmarkStart w:id="4988" w:name="_Toc517903667"/>
              <w:bookmarkStart w:id="4989" w:name="_Toc517903939"/>
              <w:bookmarkStart w:id="4990" w:name="_Toc517904074"/>
              <w:bookmarkStart w:id="4991" w:name="_Toc517973733"/>
              <w:bookmarkStart w:id="4992" w:name="_Toc517973862"/>
              <w:bookmarkStart w:id="4993" w:name="_Toc517973991"/>
              <w:bookmarkStart w:id="4994" w:name="_Toc517974245"/>
              <w:bookmarkStart w:id="4995" w:name="_Toc518334413"/>
              <w:bookmarkStart w:id="4996" w:name="_Toc518334683"/>
              <w:bookmarkStart w:id="4997" w:name="_Toc518334813"/>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tr>
            <w:tr w:rsidR="0087014B" w:rsidDel="00D05427" w14:paraId="7CB3C37B" w14:textId="77777777">
              <w:trPr>
                <w:trHeight w:val="852"/>
                <w:del w:id="499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4999" w:author="jie sun" w:date="2018-04-16T21:37:00Z"/>
                      <w:rFonts w:ascii="Arial" w:eastAsia="Times New Roman" w:hAnsi="Arial" w:cs="Arial"/>
                      <w:b/>
                      <w:bCs/>
                      <w:color w:val="FFFFFF"/>
                      <w:sz w:val="20"/>
                      <w:szCs w:val="14"/>
                    </w:rPr>
                  </w:pPr>
                  <w:del w:id="5000" w:author="jie sun" w:date="2018-04-16T21:37:00Z">
                    <w:r w:rsidDel="00D05427">
                      <w:rPr>
                        <w:rFonts w:ascii="Arial" w:eastAsia="Times New Roman" w:hAnsi="Arial" w:cs="Arial"/>
                        <w:b/>
                        <w:bCs/>
                        <w:color w:val="FFFFFF"/>
                        <w:sz w:val="20"/>
                        <w:szCs w:val="14"/>
                      </w:rPr>
                      <w:delText>Running</w:delText>
                    </w:r>
                    <w:bookmarkStart w:id="5001" w:name="_Toc511906282"/>
                    <w:bookmarkStart w:id="5002" w:name="_Toc517801830"/>
                    <w:bookmarkStart w:id="5003" w:name="_Toc517813739"/>
                    <w:bookmarkStart w:id="5004" w:name="_Toc517899154"/>
                    <w:bookmarkStart w:id="5005" w:name="_Toc517899675"/>
                    <w:bookmarkStart w:id="5006" w:name="_Toc517900283"/>
                    <w:bookmarkStart w:id="5007" w:name="_Toc517900463"/>
                    <w:bookmarkStart w:id="5008" w:name="_Toc517900732"/>
                    <w:bookmarkStart w:id="5009" w:name="_Toc517900868"/>
                    <w:bookmarkStart w:id="5010" w:name="_Toc517901000"/>
                    <w:bookmarkStart w:id="5011" w:name="_Toc517902515"/>
                    <w:bookmarkStart w:id="5012" w:name="_Toc517902965"/>
                    <w:bookmarkStart w:id="5013" w:name="_Toc517903532"/>
                    <w:bookmarkStart w:id="5014" w:name="_Toc517903668"/>
                    <w:bookmarkStart w:id="5015" w:name="_Toc517903940"/>
                    <w:bookmarkStart w:id="5016" w:name="_Toc517904075"/>
                    <w:bookmarkStart w:id="5017" w:name="_Toc517973734"/>
                    <w:bookmarkStart w:id="5018" w:name="_Toc517973863"/>
                    <w:bookmarkStart w:id="5019" w:name="_Toc517973992"/>
                    <w:bookmarkStart w:id="5020" w:name="_Toc517974246"/>
                    <w:bookmarkStart w:id="5021" w:name="_Toc518334414"/>
                    <w:bookmarkStart w:id="5022" w:name="_Toc518334684"/>
                    <w:bookmarkStart w:id="5023" w:name="_Toc518334814"/>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024" w:author="jie sun" w:date="2018-04-16T21:37:00Z"/>
                      <w:rFonts w:ascii="Arial" w:eastAsia="Times New Roman" w:hAnsi="Arial" w:cs="Arial"/>
                      <w:color w:val="000000"/>
                      <w:sz w:val="20"/>
                      <w:szCs w:val="14"/>
                    </w:rPr>
                  </w:pPr>
                  <w:del w:id="5025" w:author="jie sun" w:date="2018-04-16T21:37:00Z">
                    <w:r w:rsidDel="00D05427">
                      <w:rPr>
                        <w:rFonts w:ascii="Arial" w:eastAsia="Times New Roman" w:hAnsi="Arial" w:cs="Arial"/>
                        <w:color w:val="000000"/>
                        <w:sz w:val="20"/>
                        <w:szCs w:val="14"/>
                      </w:rPr>
                      <w:delText>In pocket of Pants</w:delText>
                    </w:r>
                    <w:bookmarkStart w:id="5026" w:name="_Toc511906283"/>
                    <w:bookmarkStart w:id="5027" w:name="_Toc517801831"/>
                    <w:bookmarkStart w:id="5028" w:name="_Toc517813740"/>
                    <w:bookmarkStart w:id="5029" w:name="_Toc517899155"/>
                    <w:bookmarkStart w:id="5030" w:name="_Toc517899676"/>
                    <w:bookmarkStart w:id="5031" w:name="_Toc517900284"/>
                    <w:bookmarkStart w:id="5032" w:name="_Toc517900464"/>
                    <w:bookmarkStart w:id="5033" w:name="_Toc517900733"/>
                    <w:bookmarkStart w:id="5034" w:name="_Toc517900869"/>
                    <w:bookmarkStart w:id="5035" w:name="_Toc517901001"/>
                    <w:bookmarkStart w:id="5036" w:name="_Toc517902516"/>
                    <w:bookmarkStart w:id="5037" w:name="_Toc517902966"/>
                    <w:bookmarkStart w:id="5038" w:name="_Toc517903533"/>
                    <w:bookmarkStart w:id="5039" w:name="_Toc517903669"/>
                    <w:bookmarkStart w:id="5040" w:name="_Toc517903941"/>
                    <w:bookmarkStart w:id="5041" w:name="_Toc517904076"/>
                    <w:bookmarkStart w:id="5042" w:name="_Toc517973735"/>
                    <w:bookmarkStart w:id="5043" w:name="_Toc517973864"/>
                    <w:bookmarkStart w:id="5044" w:name="_Toc517973993"/>
                    <w:bookmarkStart w:id="5045" w:name="_Toc517974247"/>
                    <w:bookmarkStart w:id="5046" w:name="_Toc518334415"/>
                    <w:bookmarkStart w:id="5047" w:name="_Toc518334685"/>
                    <w:bookmarkStart w:id="5048" w:name="_Toc51833481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049" w:author="jie sun" w:date="2018-04-16T21:37:00Z"/>
                      <w:rFonts w:ascii="Arial" w:eastAsia="Times New Roman" w:hAnsi="Arial" w:cs="Arial"/>
                      <w:color w:val="000000"/>
                      <w:sz w:val="20"/>
                      <w:szCs w:val="14"/>
                    </w:rPr>
                  </w:pPr>
                  <w:del w:id="5050" w:author="jie sun" w:date="2018-04-16T21:37:00Z">
                    <w:r w:rsidDel="00D05427">
                      <w:rPr>
                        <w:rFonts w:ascii="Arial" w:eastAsia="Times New Roman" w:hAnsi="Arial" w:cs="Arial"/>
                        <w:color w:val="000000"/>
                        <w:sz w:val="20"/>
                        <w:szCs w:val="14"/>
                      </w:rPr>
                      <w:delText>173cm</w:delText>
                    </w:r>
                    <w:bookmarkStart w:id="5051" w:name="_Toc511906284"/>
                    <w:bookmarkStart w:id="5052" w:name="_Toc517801832"/>
                    <w:bookmarkStart w:id="5053" w:name="_Toc517813741"/>
                    <w:bookmarkStart w:id="5054" w:name="_Toc517899156"/>
                    <w:bookmarkStart w:id="5055" w:name="_Toc517899677"/>
                    <w:bookmarkStart w:id="5056" w:name="_Toc517900285"/>
                    <w:bookmarkStart w:id="5057" w:name="_Toc517900465"/>
                    <w:bookmarkStart w:id="5058" w:name="_Toc517900734"/>
                    <w:bookmarkStart w:id="5059" w:name="_Toc517900870"/>
                    <w:bookmarkStart w:id="5060" w:name="_Toc517901002"/>
                    <w:bookmarkStart w:id="5061" w:name="_Toc517902517"/>
                    <w:bookmarkStart w:id="5062" w:name="_Toc517902967"/>
                    <w:bookmarkStart w:id="5063" w:name="_Toc517903534"/>
                    <w:bookmarkStart w:id="5064" w:name="_Toc517903670"/>
                    <w:bookmarkStart w:id="5065" w:name="_Toc517903942"/>
                    <w:bookmarkStart w:id="5066" w:name="_Toc517904077"/>
                    <w:bookmarkStart w:id="5067" w:name="_Toc517973736"/>
                    <w:bookmarkStart w:id="5068" w:name="_Toc517973865"/>
                    <w:bookmarkStart w:id="5069" w:name="_Toc517973994"/>
                    <w:bookmarkStart w:id="5070" w:name="_Toc517974248"/>
                    <w:bookmarkStart w:id="5071" w:name="_Toc518334416"/>
                    <w:bookmarkStart w:id="5072" w:name="_Toc518334686"/>
                    <w:bookmarkStart w:id="5073" w:name="_Toc518334816"/>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074" w:author="jie sun" w:date="2018-04-16T21:37:00Z"/>
                      <w:rFonts w:ascii="Arial" w:eastAsia="Times New Roman" w:hAnsi="Arial" w:cs="Arial"/>
                      <w:color w:val="000000"/>
                      <w:sz w:val="20"/>
                      <w:szCs w:val="14"/>
                    </w:rPr>
                  </w:pPr>
                  <w:del w:id="5075" w:author="jie sun" w:date="2018-04-16T21:37:00Z">
                    <w:r w:rsidDel="00D05427">
                      <w:rPr>
                        <w:rFonts w:ascii="Arial" w:eastAsia="Times New Roman" w:hAnsi="Arial" w:cs="Arial"/>
                        <w:color w:val="000000"/>
                        <w:sz w:val="20"/>
                        <w:szCs w:val="14"/>
                      </w:rPr>
                      <w:delText>60 Kilo</w:delText>
                    </w:r>
                    <w:bookmarkStart w:id="5076" w:name="_Toc511906285"/>
                    <w:bookmarkStart w:id="5077" w:name="_Toc517801833"/>
                    <w:bookmarkStart w:id="5078" w:name="_Toc517813742"/>
                    <w:bookmarkStart w:id="5079" w:name="_Toc517899157"/>
                    <w:bookmarkStart w:id="5080" w:name="_Toc517899678"/>
                    <w:bookmarkStart w:id="5081" w:name="_Toc517900286"/>
                    <w:bookmarkStart w:id="5082" w:name="_Toc517900466"/>
                    <w:bookmarkStart w:id="5083" w:name="_Toc517900735"/>
                    <w:bookmarkStart w:id="5084" w:name="_Toc517900871"/>
                    <w:bookmarkStart w:id="5085" w:name="_Toc517901003"/>
                    <w:bookmarkStart w:id="5086" w:name="_Toc517902518"/>
                    <w:bookmarkStart w:id="5087" w:name="_Toc517902968"/>
                    <w:bookmarkStart w:id="5088" w:name="_Toc517903535"/>
                    <w:bookmarkStart w:id="5089" w:name="_Toc517903671"/>
                    <w:bookmarkStart w:id="5090" w:name="_Toc517903943"/>
                    <w:bookmarkStart w:id="5091" w:name="_Toc517904078"/>
                    <w:bookmarkStart w:id="5092" w:name="_Toc517973737"/>
                    <w:bookmarkStart w:id="5093" w:name="_Toc517973866"/>
                    <w:bookmarkStart w:id="5094" w:name="_Toc517973995"/>
                    <w:bookmarkStart w:id="5095" w:name="_Toc517974249"/>
                    <w:bookmarkStart w:id="5096" w:name="_Toc518334417"/>
                    <w:bookmarkStart w:id="5097" w:name="_Toc518334687"/>
                    <w:bookmarkStart w:id="5098" w:name="_Toc518334817"/>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099" w:author="jie sun" w:date="2018-04-16T21:37:00Z"/>
                      <w:rFonts w:ascii="Arial" w:eastAsia="Times New Roman" w:hAnsi="Arial" w:cs="Arial"/>
                      <w:color w:val="000000"/>
                      <w:sz w:val="20"/>
                      <w:szCs w:val="14"/>
                    </w:rPr>
                  </w:pPr>
                  <w:del w:id="5100" w:author="jie sun" w:date="2018-04-16T21:37:00Z">
                    <w:r w:rsidDel="00D05427">
                      <w:rPr>
                        <w:rFonts w:ascii="Arial" w:eastAsia="Times New Roman" w:hAnsi="Arial" w:cs="Arial"/>
                        <w:color w:val="000000"/>
                        <w:sz w:val="20"/>
                        <w:szCs w:val="14"/>
                      </w:rPr>
                      <w:delText>28</w:delText>
                    </w:r>
                    <w:bookmarkStart w:id="5101" w:name="_Toc511906286"/>
                    <w:bookmarkStart w:id="5102" w:name="_Toc517801834"/>
                    <w:bookmarkStart w:id="5103" w:name="_Toc517813743"/>
                    <w:bookmarkStart w:id="5104" w:name="_Toc517899158"/>
                    <w:bookmarkStart w:id="5105" w:name="_Toc517899679"/>
                    <w:bookmarkStart w:id="5106" w:name="_Toc517900287"/>
                    <w:bookmarkStart w:id="5107" w:name="_Toc517900467"/>
                    <w:bookmarkStart w:id="5108" w:name="_Toc517900736"/>
                    <w:bookmarkStart w:id="5109" w:name="_Toc517900872"/>
                    <w:bookmarkStart w:id="5110" w:name="_Toc517901004"/>
                    <w:bookmarkStart w:id="5111" w:name="_Toc517902519"/>
                    <w:bookmarkStart w:id="5112" w:name="_Toc517902969"/>
                    <w:bookmarkStart w:id="5113" w:name="_Toc517903536"/>
                    <w:bookmarkStart w:id="5114" w:name="_Toc517903672"/>
                    <w:bookmarkStart w:id="5115" w:name="_Toc517903944"/>
                    <w:bookmarkStart w:id="5116" w:name="_Toc517904079"/>
                    <w:bookmarkStart w:id="5117" w:name="_Toc517973738"/>
                    <w:bookmarkStart w:id="5118" w:name="_Toc517973867"/>
                    <w:bookmarkStart w:id="5119" w:name="_Toc517973996"/>
                    <w:bookmarkStart w:id="5120" w:name="_Toc517974250"/>
                    <w:bookmarkStart w:id="5121" w:name="_Toc518334418"/>
                    <w:bookmarkStart w:id="5122" w:name="_Toc518334688"/>
                    <w:bookmarkStart w:id="5123" w:name="_Toc518334818"/>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124" w:author="jie sun" w:date="2018-04-16T21:37:00Z"/>
                      <w:rFonts w:ascii="Arial" w:eastAsia="Times New Roman" w:hAnsi="Arial" w:cs="Arial"/>
                      <w:color w:val="000000"/>
                      <w:sz w:val="20"/>
                      <w:szCs w:val="14"/>
                    </w:rPr>
                  </w:pPr>
                  <w:del w:id="5125" w:author="jie sun" w:date="2018-04-16T21:37:00Z">
                    <w:r w:rsidDel="00D05427">
                      <w:rPr>
                        <w:rFonts w:ascii="Arial" w:eastAsia="Times New Roman" w:hAnsi="Arial" w:cs="Arial"/>
                        <w:color w:val="000000"/>
                        <w:sz w:val="20"/>
                        <w:szCs w:val="14"/>
                      </w:rPr>
                      <w:delText>Flat</w:delText>
                    </w:r>
                    <w:bookmarkStart w:id="5126" w:name="_Toc511906287"/>
                    <w:bookmarkStart w:id="5127" w:name="_Toc517801835"/>
                    <w:bookmarkStart w:id="5128" w:name="_Toc517813744"/>
                    <w:bookmarkStart w:id="5129" w:name="_Toc517899159"/>
                    <w:bookmarkStart w:id="5130" w:name="_Toc517899680"/>
                    <w:bookmarkStart w:id="5131" w:name="_Toc517900288"/>
                    <w:bookmarkStart w:id="5132" w:name="_Toc517900468"/>
                    <w:bookmarkStart w:id="5133" w:name="_Toc517900737"/>
                    <w:bookmarkStart w:id="5134" w:name="_Toc517900873"/>
                    <w:bookmarkStart w:id="5135" w:name="_Toc517901005"/>
                    <w:bookmarkStart w:id="5136" w:name="_Toc517902520"/>
                    <w:bookmarkStart w:id="5137" w:name="_Toc517902970"/>
                    <w:bookmarkStart w:id="5138" w:name="_Toc517903537"/>
                    <w:bookmarkStart w:id="5139" w:name="_Toc517903673"/>
                    <w:bookmarkStart w:id="5140" w:name="_Toc517903945"/>
                    <w:bookmarkStart w:id="5141" w:name="_Toc517904080"/>
                    <w:bookmarkStart w:id="5142" w:name="_Toc517973739"/>
                    <w:bookmarkStart w:id="5143" w:name="_Toc517973868"/>
                    <w:bookmarkStart w:id="5144" w:name="_Toc517973997"/>
                    <w:bookmarkStart w:id="5145" w:name="_Toc517974251"/>
                    <w:bookmarkStart w:id="5146" w:name="_Toc518334419"/>
                    <w:bookmarkStart w:id="5147" w:name="_Toc518334689"/>
                    <w:bookmarkStart w:id="5148" w:name="_Toc518334819"/>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149" w:author="jie sun" w:date="2018-04-16T21:37:00Z"/>
                      <w:rFonts w:ascii="Arial" w:eastAsia="Times New Roman" w:hAnsi="Arial" w:cs="Arial"/>
                      <w:color w:val="000000"/>
                      <w:sz w:val="20"/>
                      <w:szCs w:val="14"/>
                    </w:rPr>
                  </w:pPr>
                  <w:del w:id="5150" w:author="jie sun" w:date="2018-04-16T21:37:00Z">
                    <w:r w:rsidDel="00D05427">
                      <w:rPr>
                        <w:rFonts w:ascii="Arial" w:eastAsia="Times New Roman" w:hAnsi="Arial" w:cs="Arial"/>
                        <w:color w:val="000000"/>
                        <w:sz w:val="20"/>
                        <w:szCs w:val="14"/>
                      </w:rPr>
                      <w:delText xml:space="preserve">50Hz </w:delText>
                    </w:r>
                    <w:bookmarkStart w:id="5151" w:name="_Toc511906288"/>
                    <w:bookmarkStart w:id="5152" w:name="_Toc517801836"/>
                    <w:bookmarkStart w:id="5153" w:name="_Toc517813745"/>
                    <w:bookmarkStart w:id="5154" w:name="_Toc517899160"/>
                    <w:bookmarkStart w:id="5155" w:name="_Toc517899681"/>
                    <w:bookmarkStart w:id="5156" w:name="_Toc517900289"/>
                    <w:bookmarkStart w:id="5157" w:name="_Toc517900469"/>
                    <w:bookmarkStart w:id="5158" w:name="_Toc517900738"/>
                    <w:bookmarkStart w:id="5159" w:name="_Toc517900874"/>
                    <w:bookmarkStart w:id="5160" w:name="_Toc517901006"/>
                    <w:bookmarkStart w:id="5161" w:name="_Toc517902521"/>
                    <w:bookmarkStart w:id="5162" w:name="_Toc517902971"/>
                    <w:bookmarkStart w:id="5163" w:name="_Toc517903538"/>
                    <w:bookmarkStart w:id="5164" w:name="_Toc517903674"/>
                    <w:bookmarkStart w:id="5165" w:name="_Toc517903946"/>
                    <w:bookmarkStart w:id="5166" w:name="_Toc517904081"/>
                    <w:bookmarkStart w:id="5167" w:name="_Toc517973740"/>
                    <w:bookmarkStart w:id="5168" w:name="_Toc517973869"/>
                    <w:bookmarkStart w:id="5169" w:name="_Toc517973998"/>
                    <w:bookmarkStart w:id="5170" w:name="_Toc517974252"/>
                    <w:bookmarkStart w:id="5171" w:name="_Toc518334420"/>
                    <w:bookmarkStart w:id="5172" w:name="_Toc518334690"/>
                    <w:bookmarkStart w:id="5173" w:name="_Toc51833482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174" w:author="jie sun" w:date="2018-04-16T21:37:00Z"/>
                      <w:rFonts w:ascii="Arial" w:eastAsia="Times New Roman" w:hAnsi="Arial" w:cs="Arial"/>
                      <w:color w:val="000000"/>
                      <w:sz w:val="20"/>
                      <w:szCs w:val="14"/>
                    </w:rPr>
                  </w:pPr>
                  <w:del w:id="5175" w:author="jie sun" w:date="2018-04-16T21:37:00Z">
                    <w:r w:rsidDel="00D05427">
                      <w:rPr>
                        <w:rFonts w:ascii="Arial" w:eastAsia="Times New Roman" w:hAnsi="Arial" w:cs="Arial"/>
                        <w:color w:val="000000"/>
                        <w:sz w:val="20"/>
                        <w:szCs w:val="14"/>
                      </w:rPr>
                      <w:delText>258</w:delText>
                    </w:r>
                    <w:bookmarkStart w:id="5176" w:name="_Toc511906289"/>
                    <w:bookmarkStart w:id="5177" w:name="_Toc517801837"/>
                    <w:bookmarkStart w:id="5178" w:name="_Toc517813746"/>
                    <w:bookmarkStart w:id="5179" w:name="_Toc517899161"/>
                    <w:bookmarkStart w:id="5180" w:name="_Toc517899682"/>
                    <w:bookmarkStart w:id="5181" w:name="_Toc517900290"/>
                    <w:bookmarkStart w:id="5182" w:name="_Toc517900470"/>
                    <w:bookmarkStart w:id="5183" w:name="_Toc517900739"/>
                    <w:bookmarkStart w:id="5184" w:name="_Toc517900875"/>
                    <w:bookmarkStart w:id="5185" w:name="_Toc517901007"/>
                    <w:bookmarkStart w:id="5186" w:name="_Toc517902522"/>
                    <w:bookmarkStart w:id="5187" w:name="_Toc517902972"/>
                    <w:bookmarkStart w:id="5188" w:name="_Toc517903539"/>
                    <w:bookmarkStart w:id="5189" w:name="_Toc517903675"/>
                    <w:bookmarkStart w:id="5190" w:name="_Toc517903947"/>
                    <w:bookmarkStart w:id="5191" w:name="_Toc517904082"/>
                    <w:bookmarkStart w:id="5192" w:name="_Toc517973741"/>
                    <w:bookmarkStart w:id="5193" w:name="_Toc517973870"/>
                    <w:bookmarkStart w:id="5194" w:name="_Toc517973999"/>
                    <w:bookmarkStart w:id="5195" w:name="_Toc517974253"/>
                    <w:bookmarkStart w:id="5196" w:name="_Toc518334421"/>
                    <w:bookmarkStart w:id="5197" w:name="_Toc518334691"/>
                    <w:bookmarkStart w:id="5198" w:name="_Toc518334821"/>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199" w:author="jie sun" w:date="2018-04-16T21:37:00Z"/>
                      <w:rFonts w:ascii="Arial" w:eastAsia="Times New Roman" w:hAnsi="Arial" w:cs="Arial"/>
                      <w:color w:val="000000"/>
                      <w:sz w:val="20"/>
                      <w:szCs w:val="14"/>
                    </w:rPr>
                  </w:pPr>
                  <w:del w:id="5200" w:author="jie sun" w:date="2018-04-16T21:37:00Z">
                    <w:r w:rsidDel="00D05427">
                      <w:rPr>
                        <w:rFonts w:ascii="Arial" w:eastAsia="Times New Roman" w:hAnsi="Arial" w:cs="Arial"/>
                        <w:color w:val="000000"/>
                        <w:sz w:val="20"/>
                        <w:szCs w:val="14"/>
                      </w:rPr>
                      <w:delText>250</w:delText>
                    </w:r>
                    <w:bookmarkStart w:id="5201" w:name="_Toc511906290"/>
                    <w:bookmarkStart w:id="5202" w:name="_Toc517801838"/>
                    <w:bookmarkStart w:id="5203" w:name="_Toc517813747"/>
                    <w:bookmarkStart w:id="5204" w:name="_Toc517899162"/>
                    <w:bookmarkStart w:id="5205" w:name="_Toc517899683"/>
                    <w:bookmarkStart w:id="5206" w:name="_Toc517900291"/>
                    <w:bookmarkStart w:id="5207" w:name="_Toc517900471"/>
                    <w:bookmarkStart w:id="5208" w:name="_Toc517900740"/>
                    <w:bookmarkStart w:id="5209" w:name="_Toc517900876"/>
                    <w:bookmarkStart w:id="5210" w:name="_Toc517901008"/>
                    <w:bookmarkStart w:id="5211" w:name="_Toc517902523"/>
                    <w:bookmarkStart w:id="5212" w:name="_Toc517902973"/>
                    <w:bookmarkStart w:id="5213" w:name="_Toc517903540"/>
                    <w:bookmarkStart w:id="5214" w:name="_Toc517903676"/>
                    <w:bookmarkStart w:id="5215" w:name="_Toc517903948"/>
                    <w:bookmarkStart w:id="5216" w:name="_Toc517904083"/>
                    <w:bookmarkStart w:id="5217" w:name="_Toc517973742"/>
                    <w:bookmarkStart w:id="5218" w:name="_Toc517973871"/>
                    <w:bookmarkStart w:id="5219" w:name="_Toc517974000"/>
                    <w:bookmarkStart w:id="5220" w:name="_Toc517974254"/>
                    <w:bookmarkStart w:id="5221" w:name="_Toc518334422"/>
                    <w:bookmarkStart w:id="5222" w:name="_Toc518334692"/>
                    <w:bookmarkStart w:id="5223" w:name="_Toc518334822"/>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224" w:author="jie sun" w:date="2018-04-16T21:37:00Z"/>
                      <w:rFonts w:ascii="Arial" w:eastAsia="Times New Roman" w:hAnsi="Arial" w:cs="Arial"/>
                      <w:color w:val="000000"/>
                      <w:sz w:val="20"/>
                      <w:szCs w:val="14"/>
                    </w:rPr>
                  </w:pPr>
                  <w:del w:id="5225" w:author="jie sun" w:date="2018-04-16T21:37:00Z">
                    <w:r w:rsidDel="00D05427">
                      <w:rPr>
                        <w:rFonts w:ascii="Arial" w:eastAsia="Times New Roman" w:hAnsi="Arial" w:cs="Arial"/>
                        <w:color w:val="000000"/>
                        <w:sz w:val="20"/>
                        <w:szCs w:val="14"/>
                      </w:rPr>
                      <w:delText>0.97</w:delText>
                    </w:r>
                    <w:bookmarkStart w:id="5226" w:name="_Toc511906291"/>
                    <w:bookmarkStart w:id="5227" w:name="_Toc517801839"/>
                    <w:bookmarkStart w:id="5228" w:name="_Toc517813748"/>
                    <w:bookmarkStart w:id="5229" w:name="_Toc517899163"/>
                    <w:bookmarkStart w:id="5230" w:name="_Toc517899684"/>
                    <w:bookmarkStart w:id="5231" w:name="_Toc517900292"/>
                    <w:bookmarkStart w:id="5232" w:name="_Toc517900472"/>
                    <w:bookmarkStart w:id="5233" w:name="_Toc517900741"/>
                    <w:bookmarkStart w:id="5234" w:name="_Toc517900877"/>
                    <w:bookmarkStart w:id="5235" w:name="_Toc517901009"/>
                    <w:bookmarkStart w:id="5236" w:name="_Toc517902524"/>
                    <w:bookmarkStart w:id="5237" w:name="_Toc517902974"/>
                    <w:bookmarkStart w:id="5238" w:name="_Toc517903541"/>
                    <w:bookmarkStart w:id="5239" w:name="_Toc517903677"/>
                    <w:bookmarkStart w:id="5240" w:name="_Toc517903949"/>
                    <w:bookmarkStart w:id="5241" w:name="_Toc517904084"/>
                    <w:bookmarkStart w:id="5242" w:name="_Toc517973743"/>
                    <w:bookmarkStart w:id="5243" w:name="_Toc517973872"/>
                    <w:bookmarkStart w:id="5244" w:name="_Toc517974001"/>
                    <w:bookmarkStart w:id="5245" w:name="_Toc517974255"/>
                    <w:bookmarkStart w:id="5246" w:name="_Toc518334423"/>
                    <w:bookmarkStart w:id="5247" w:name="_Toc518334693"/>
                    <w:bookmarkStart w:id="5248" w:name="_Toc518334823"/>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del>
                </w:p>
              </w:tc>
              <w:bookmarkStart w:id="5249" w:name="_Toc511906292"/>
              <w:bookmarkStart w:id="5250" w:name="_Toc517801840"/>
              <w:bookmarkStart w:id="5251" w:name="_Toc517813749"/>
              <w:bookmarkStart w:id="5252" w:name="_Toc517899164"/>
              <w:bookmarkStart w:id="5253" w:name="_Toc517899685"/>
              <w:bookmarkStart w:id="5254" w:name="_Toc517900293"/>
              <w:bookmarkStart w:id="5255" w:name="_Toc517900473"/>
              <w:bookmarkStart w:id="5256" w:name="_Toc517900742"/>
              <w:bookmarkStart w:id="5257" w:name="_Toc517900878"/>
              <w:bookmarkStart w:id="5258" w:name="_Toc517901010"/>
              <w:bookmarkStart w:id="5259" w:name="_Toc517902525"/>
              <w:bookmarkStart w:id="5260" w:name="_Toc517902975"/>
              <w:bookmarkStart w:id="5261" w:name="_Toc517903542"/>
              <w:bookmarkStart w:id="5262" w:name="_Toc517903678"/>
              <w:bookmarkStart w:id="5263" w:name="_Toc517903950"/>
              <w:bookmarkStart w:id="5264" w:name="_Toc517904085"/>
              <w:bookmarkStart w:id="5265" w:name="_Toc517973744"/>
              <w:bookmarkStart w:id="5266" w:name="_Toc517973873"/>
              <w:bookmarkStart w:id="5267" w:name="_Toc517974002"/>
              <w:bookmarkStart w:id="5268" w:name="_Toc517974256"/>
              <w:bookmarkStart w:id="5269" w:name="_Toc518334424"/>
              <w:bookmarkStart w:id="5270" w:name="_Toc518334694"/>
              <w:bookmarkStart w:id="5271" w:name="_Toc518334824"/>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tr>
          </w:tbl>
          <w:p w14:paraId="175F47FD" w14:textId="77777777" w:rsidR="0087014B" w:rsidDel="00D05427" w:rsidRDefault="0087014B">
            <w:pPr>
              <w:spacing w:after="0"/>
              <w:rPr>
                <w:del w:id="5272" w:author="jie sun" w:date="2018-04-16T21:37:00Z"/>
              </w:rPr>
            </w:pPr>
            <w:bookmarkStart w:id="5273" w:name="_Toc511906293"/>
            <w:bookmarkStart w:id="5274" w:name="_Toc517801841"/>
            <w:bookmarkStart w:id="5275" w:name="_Toc517813750"/>
            <w:bookmarkStart w:id="5276" w:name="_Toc517899165"/>
            <w:bookmarkStart w:id="5277" w:name="_Toc517899686"/>
            <w:bookmarkStart w:id="5278" w:name="_Toc517900294"/>
            <w:bookmarkStart w:id="5279" w:name="_Toc517900474"/>
            <w:bookmarkStart w:id="5280" w:name="_Toc517900743"/>
            <w:bookmarkStart w:id="5281" w:name="_Toc517900879"/>
            <w:bookmarkStart w:id="5282" w:name="_Toc517901011"/>
            <w:bookmarkStart w:id="5283" w:name="_Toc517902526"/>
            <w:bookmarkStart w:id="5284" w:name="_Toc517902976"/>
            <w:bookmarkStart w:id="5285" w:name="_Toc517903543"/>
            <w:bookmarkStart w:id="5286" w:name="_Toc517903679"/>
            <w:bookmarkStart w:id="5287" w:name="_Toc517903951"/>
            <w:bookmarkStart w:id="5288" w:name="_Toc517904086"/>
            <w:bookmarkStart w:id="5289" w:name="_Toc517973745"/>
            <w:bookmarkStart w:id="5290" w:name="_Toc517973874"/>
            <w:bookmarkStart w:id="5291" w:name="_Toc517974003"/>
            <w:bookmarkStart w:id="5292" w:name="_Toc517974257"/>
            <w:bookmarkStart w:id="5293" w:name="_Toc518334425"/>
            <w:bookmarkStart w:id="5294" w:name="_Toc518334695"/>
            <w:bookmarkStart w:id="5295" w:name="_Toc518334825"/>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p>
        </w:tc>
        <w:bookmarkStart w:id="5296" w:name="_Toc511906294"/>
        <w:bookmarkStart w:id="5297" w:name="_Toc517801842"/>
        <w:bookmarkStart w:id="5298" w:name="_Toc517813751"/>
        <w:bookmarkStart w:id="5299" w:name="_Toc517899166"/>
        <w:bookmarkStart w:id="5300" w:name="_Toc517899687"/>
        <w:bookmarkStart w:id="5301" w:name="_Toc517900295"/>
        <w:bookmarkStart w:id="5302" w:name="_Toc517900475"/>
        <w:bookmarkStart w:id="5303" w:name="_Toc517900744"/>
        <w:bookmarkStart w:id="5304" w:name="_Toc517900880"/>
        <w:bookmarkStart w:id="5305" w:name="_Toc517901012"/>
        <w:bookmarkStart w:id="5306" w:name="_Toc517902527"/>
        <w:bookmarkStart w:id="5307" w:name="_Toc517902977"/>
        <w:bookmarkStart w:id="5308" w:name="_Toc517903544"/>
        <w:bookmarkStart w:id="5309" w:name="_Toc517903680"/>
        <w:bookmarkStart w:id="5310" w:name="_Toc517903952"/>
        <w:bookmarkStart w:id="5311" w:name="_Toc517904087"/>
        <w:bookmarkStart w:id="5312" w:name="_Toc517973746"/>
        <w:bookmarkStart w:id="5313" w:name="_Toc517973875"/>
        <w:bookmarkStart w:id="5314" w:name="_Toc517974004"/>
        <w:bookmarkStart w:id="5315" w:name="_Toc517974258"/>
        <w:bookmarkStart w:id="5316" w:name="_Toc518334426"/>
        <w:bookmarkStart w:id="5317" w:name="_Toc518334696"/>
        <w:bookmarkStart w:id="5318" w:name="_Toc518334826"/>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tr>
    </w:tbl>
    <w:p w14:paraId="294E77EA" w14:textId="77777777" w:rsidR="0087014B" w:rsidDel="00285914" w:rsidRDefault="00D5184D">
      <w:pPr>
        <w:pStyle w:val="Caption"/>
        <w:rPr>
          <w:del w:id="5319" w:author="jie sun" w:date="2018-04-16T21:37:00Z"/>
        </w:rPr>
        <w:pPrChange w:id="5320" w:author="像个男人一样" w:date="2018-03-21T01:45:00Z">
          <w:pPr/>
        </w:pPrChange>
      </w:pPr>
      <w:ins w:id="5321" w:author="像个男人一样" w:date="2018-03-21T01:45:00Z">
        <w:del w:id="5322" w:author="jie sun" w:date="2018-04-16T21:37:00Z">
          <w:r w:rsidDel="00285914">
            <w:delText xml:space="preserve">Figure </w:delText>
          </w:r>
        </w:del>
        <w:del w:id="532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24" w:author="像个男人一样" w:date="2018-03-22T11:51:00Z">
        <w:del w:id="5325" w:author="jie sun" w:date="2018-04-10T21:45:00Z">
          <w:r w:rsidDel="00454521">
            <w:delText>13</w:delText>
          </w:r>
        </w:del>
      </w:ins>
      <w:ins w:id="5326" w:author="像个男人一样" w:date="2018-03-21T01:45:00Z">
        <w:del w:id="5327" w:author="jie sun" w:date="2018-04-10T21:45:00Z">
          <w:r w:rsidDel="00454521">
            <w:fldChar w:fldCharType="end"/>
          </w:r>
        </w:del>
        <w:bookmarkStart w:id="5328" w:name="_Toc12737"/>
        <w:bookmarkStart w:id="5329" w:name="_Toc26798"/>
        <w:bookmarkStart w:id="5330" w:name="_Toc11990"/>
        <w:bookmarkStart w:id="5331" w:name="_Toc27493"/>
        <w:bookmarkStart w:id="5332" w:name="_Toc14739"/>
        <w:bookmarkStart w:id="5333" w:name="_Toc4444"/>
        <w:bookmarkStart w:id="5334" w:name="_Toc23789"/>
        <w:bookmarkStart w:id="5335" w:name="_Toc25292"/>
        <w:bookmarkStart w:id="5336" w:name="_Toc12028"/>
        <w:bookmarkStart w:id="5337" w:name="_Toc30571"/>
        <w:bookmarkStart w:id="5338" w:name="_Toc4698"/>
        <w:bookmarkStart w:id="5339" w:name="_Toc12795"/>
        <w:bookmarkStart w:id="5340" w:name="_Toc2493"/>
        <w:bookmarkStart w:id="5341" w:name="_Toc17291"/>
        <w:bookmarkStart w:id="5342" w:name="_Toc19860"/>
        <w:bookmarkStart w:id="5343" w:name="_Toc7391"/>
        <w:bookmarkStart w:id="5344" w:name="_Toc24774"/>
        <w:bookmarkStart w:id="5345" w:name="_Toc32674"/>
        <w:bookmarkStart w:id="5346" w:name="_Toc12211"/>
        <w:bookmarkStart w:id="5347" w:name="_Toc5945"/>
        <w:bookmarkStart w:id="5348" w:name="_Toc15073"/>
        <w:bookmarkStart w:id="5349" w:name="_Toc30976"/>
        <w:bookmarkStart w:id="5350" w:name="_Toc29649"/>
        <w:bookmarkStart w:id="5351" w:name="_Toc2511"/>
        <w:bookmarkStart w:id="5352" w:name="_Toc16930"/>
        <w:del w:id="5353" w:author="jie sun" w:date="2018-04-16T21:37:00Z">
          <w:r w:rsidDel="00285914">
            <w:rPr>
              <w:rFonts w:hint="eastAsia"/>
            </w:rPr>
            <w:delText>:The accura</w:delText>
          </w:r>
        </w:del>
        <w:del w:id="5354" w:author="jie sun" w:date="2018-04-15T19:32:00Z">
          <w:r w:rsidDel="009445D9">
            <w:rPr>
              <w:rFonts w:hint="eastAsia"/>
            </w:rPr>
            <w:delText xml:space="preserve">te data </w:delText>
          </w:r>
        </w:del>
        <w:del w:id="5355" w:author="jie sun" w:date="2018-04-16T21:37:00Z">
          <w:r w:rsidDel="00285914">
            <w:rPr>
              <w:rFonts w:hint="eastAsia"/>
            </w:rPr>
            <w:delText>of the step alg</w:delText>
          </w:r>
        </w:del>
        <w:del w:id="5356" w:author="jie sun" w:date="2018-04-15T19:32:00Z">
          <w:r w:rsidDel="000F5689">
            <w:rPr>
              <w:rFonts w:hint="eastAsia"/>
            </w:rPr>
            <w:delText>r</w:delText>
          </w:r>
        </w:del>
        <w:del w:id="5357" w:author="jie sun" w:date="2018-04-16T21:37:00Z">
          <w:r w:rsidDel="00285914">
            <w:rPr>
              <w:rFonts w:hint="eastAsia"/>
            </w:rPr>
            <w:delText>oithm</w:delText>
          </w:r>
        </w:del>
      </w:ins>
      <w:bookmarkStart w:id="5358" w:name="_Toc511906295"/>
      <w:bookmarkStart w:id="5359" w:name="_Toc517801843"/>
      <w:bookmarkStart w:id="5360" w:name="_Toc517813752"/>
      <w:bookmarkStart w:id="5361" w:name="_Toc517899167"/>
      <w:bookmarkStart w:id="5362" w:name="_Toc517899688"/>
      <w:bookmarkStart w:id="5363" w:name="_Toc517900296"/>
      <w:bookmarkStart w:id="5364" w:name="_Toc517900476"/>
      <w:bookmarkStart w:id="5365" w:name="_Toc517900745"/>
      <w:bookmarkStart w:id="5366" w:name="_Toc517900881"/>
      <w:bookmarkStart w:id="5367" w:name="_Toc517901013"/>
      <w:bookmarkStart w:id="5368" w:name="_Toc517902528"/>
      <w:bookmarkStart w:id="5369" w:name="_Toc517902978"/>
      <w:bookmarkStart w:id="5370" w:name="_Toc517903545"/>
      <w:bookmarkStart w:id="5371" w:name="_Toc517903681"/>
      <w:bookmarkStart w:id="5372" w:name="_Toc517903953"/>
      <w:bookmarkStart w:id="5373" w:name="_Toc517904088"/>
      <w:bookmarkStart w:id="5374" w:name="_Toc517973747"/>
      <w:bookmarkStart w:id="5375" w:name="_Toc517973876"/>
      <w:bookmarkStart w:id="5376" w:name="_Toc517974005"/>
      <w:bookmarkStart w:id="5377" w:name="_Toc517974259"/>
      <w:bookmarkStart w:id="5378" w:name="_Toc518334427"/>
      <w:bookmarkStart w:id="5379" w:name="_Toc518334697"/>
      <w:bookmarkStart w:id="5380" w:name="_Toc5183348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p>
    <w:p w14:paraId="73C3B5BC" w14:textId="70EEA602" w:rsidR="0087014B" w:rsidRDefault="00D5184D" w:rsidP="00652641">
      <w:pPr>
        <w:pStyle w:val="Heading1"/>
      </w:pPr>
      <w:bookmarkStart w:id="5381" w:name="_Toc31151"/>
      <w:bookmarkStart w:id="5382" w:name="_Toc16562"/>
      <w:bookmarkStart w:id="5383" w:name="_Toc28581"/>
      <w:bookmarkStart w:id="5384" w:name="_Toc8642"/>
      <w:bookmarkStart w:id="5385" w:name="_Toc10149"/>
      <w:bookmarkStart w:id="5386" w:name="_Toc27157"/>
      <w:bookmarkStart w:id="5387" w:name="_Toc6683"/>
      <w:bookmarkStart w:id="5388" w:name="_Toc22142"/>
      <w:bookmarkStart w:id="5389" w:name="_Toc2853"/>
      <w:bookmarkStart w:id="5390" w:name="_Toc518334828"/>
      <w:r>
        <w:t xml:space="preserve">Gyroscope </w:t>
      </w:r>
      <w:ins w:id="5391" w:author="jie sun" w:date="2018-04-16T21:18:00Z">
        <w:r w:rsidR="008D006D">
          <w:rPr>
            <w:rFonts w:hint="eastAsia"/>
          </w:rPr>
          <w:t>W</w:t>
        </w:r>
      </w:ins>
      <w:del w:id="5392" w:author="jie sun" w:date="2018-04-16T21:18:00Z">
        <w:r w:rsidDel="008D006D">
          <w:delText>w</w:delText>
        </w:r>
      </w:del>
      <w:r>
        <w:t xml:space="preserve">ith </w:t>
      </w:r>
      <w:ins w:id="5393" w:author="jie sun" w:date="2018-04-16T21:18:00Z">
        <w:r w:rsidR="008D006D">
          <w:rPr>
            <w:rFonts w:hint="eastAsia"/>
          </w:rPr>
          <w:t>B</w:t>
        </w:r>
      </w:ins>
      <w:del w:id="5394" w:author="jie sun" w:date="2018-04-16T21:18:00Z">
        <w:r w:rsidDel="008D006D">
          <w:delText>b</w:delText>
        </w:r>
      </w:del>
      <w:r>
        <w:t xml:space="preserve">alance </w:t>
      </w:r>
      <w:ins w:id="5395" w:author="jie sun" w:date="2018-04-16T21:18:00Z">
        <w:r w:rsidR="008D006D">
          <w:t>R</w:t>
        </w:r>
      </w:ins>
      <w:del w:id="5396" w:author="jie sun" w:date="2018-04-16T21:18:00Z">
        <w:r w:rsidDel="008D006D">
          <w:delText>r</w:delText>
        </w:r>
      </w:del>
      <w:r>
        <w:t xml:space="preserve">acing </w:t>
      </w:r>
      <w:del w:id="5397" w:author="jie sun" w:date="2018-04-16T21:18:00Z">
        <w:r w:rsidDel="008D006D">
          <w:delText>game</w:delText>
        </w:r>
      </w:del>
      <w:bookmarkEnd w:id="5381"/>
      <w:bookmarkEnd w:id="5382"/>
      <w:bookmarkEnd w:id="5383"/>
      <w:bookmarkEnd w:id="5384"/>
      <w:bookmarkEnd w:id="5385"/>
      <w:bookmarkEnd w:id="5386"/>
      <w:bookmarkEnd w:id="5387"/>
      <w:bookmarkEnd w:id="5388"/>
      <w:bookmarkEnd w:id="5389"/>
      <w:ins w:id="5398" w:author="jie sun" w:date="2018-04-16T21:18:00Z">
        <w:r w:rsidR="008D006D">
          <w:t>Game</w:t>
        </w:r>
      </w:ins>
      <w:bookmarkEnd w:id="5390"/>
    </w:p>
    <w:p w14:paraId="361FDDC4" w14:textId="252BE900" w:rsidR="0087014B" w:rsidRDefault="00D5184D">
      <w:pPr>
        <w:pStyle w:val="Heading2"/>
      </w:pPr>
      <w:bookmarkStart w:id="5399" w:name="_Toc975"/>
      <w:bookmarkStart w:id="5400" w:name="_Toc23023"/>
      <w:bookmarkStart w:id="5401" w:name="_Toc31296"/>
      <w:bookmarkStart w:id="5402" w:name="_Toc12079"/>
      <w:bookmarkStart w:id="5403" w:name="_Toc27095"/>
      <w:bookmarkStart w:id="5404" w:name="_Toc32456"/>
      <w:bookmarkStart w:id="5405" w:name="_Toc9660"/>
      <w:bookmarkStart w:id="5406" w:name="_Toc25146"/>
      <w:bookmarkStart w:id="5407" w:name="_Toc8159"/>
      <w:bookmarkStart w:id="5408" w:name="_Toc518334829"/>
      <w:r>
        <w:t xml:space="preserve">The </w:t>
      </w:r>
      <w:ins w:id="5409" w:author="jie sun" w:date="2018-04-16T21:20:00Z">
        <w:r w:rsidR="00BD1A3F">
          <w:t>R</w:t>
        </w:r>
      </w:ins>
      <w:del w:id="5410" w:author="jie sun" w:date="2018-04-16T21:20:00Z">
        <w:r w:rsidDel="00BD1A3F">
          <w:delText>r</w:delText>
        </w:r>
      </w:del>
      <w:r>
        <w:t xml:space="preserve">acing </w:t>
      </w:r>
      <w:ins w:id="5411" w:author="jie sun" w:date="2018-04-16T21:20:00Z">
        <w:r w:rsidR="00BD1A3F">
          <w:t>G</w:t>
        </w:r>
      </w:ins>
      <w:del w:id="5412" w:author="jie sun" w:date="2018-04-16T21:20:00Z">
        <w:r w:rsidDel="00BD1A3F">
          <w:delText>g</w:delText>
        </w:r>
      </w:del>
      <w:r>
        <w:t xml:space="preserve">ame </w:t>
      </w:r>
      <w:ins w:id="5413" w:author="jie sun" w:date="2018-04-16T21:20:00Z">
        <w:r w:rsidR="00BD1A3F">
          <w:t>W</w:t>
        </w:r>
      </w:ins>
      <w:del w:id="5414" w:author="jie sun" w:date="2018-04-16T21:20:00Z">
        <w:r w:rsidDel="00BD1A3F">
          <w:delText>w</w:delText>
        </w:r>
      </w:del>
      <w:r>
        <w:t>ith Gyroscope</w:t>
      </w:r>
      <w:bookmarkEnd w:id="5399"/>
      <w:bookmarkEnd w:id="5400"/>
      <w:bookmarkEnd w:id="5401"/>
      <w:bookmarkEnd w:id="5402"/>
      <w:bookmarkEnd w:id="5403"/>
      <w:bookmarkEnd w:id="5404"/>
      <w:bookmarkEnd w:id="5405"/>
      <w:bookmarkEnd w:id="5406"/>
      <w:bookmarkEnd w:id="5407"/>
      <w:bookmarkEnd w:id="5408"/>
    </w:p>
    <w:p w14:paraId="7F8B7467" w14:textId="10C639F1" w:rsidR="0087014B" w:rsidRDefault="00D5184D">
      <w:pPr>
        <w:pStyle w:val="Heading3"/>
      </w:pPr>
      <w:bookmarkStart w:id="5415" w:name="_Toc16527"/>
      <w:bookmarkStart w:id="5416" w:name="_Toc2125"/>
      <w:bookmarkStart w:id="5417" w:name="_Toc6761"/>
      <w:bookmarkStart w:id="5418" w:name="_Toc23045"/>
      <w:bookmarkStart w:id="5419" w:name="_Toc22974"/>
      <w:bookmarkStart w:id="5420" w:name="_Toc28864"/>
      <w:bookmarkStart w:id="5421" w:name="_Toc24045"/>
      <w:bookmarkStart w:id="5422" w:name="_Toc32524"/>
      <w:bookmarkStart w:id="5423" w:name="_Toc29962"/>
      <w:bookmarkStart w:id="5424" w:name="_Toc518334830"/>
      <w:r>
        <w:t xml:space="preserve">How </w:t>
      </w:r>
      <w:ins w:id="5425" w:author="jie sun" w:date="2018-04-16T21:20:00Z">
        <w:r w:rsidR="00BD1A3F">
          <w:t>A</w:t>
        </w:r>
      </w:ins>
      <w:del w:id="5426" w:author="jie sun" w:date="2018-04-16T21:20:00Z">
        <w:r w:rsidDel="00BD1A3F">
          <w:delText>a</w:delText>
        </w:r>
      </w:del>
      <w:r>
        <w:t xml:space="preserve"> </w:t>
      </w:r>
      <w:ins w:id="5427" w:author="jie sun" w:date="2018-04-16T21:20:00Z">
        <w:r w:rsidR="00BD1A3F">
          <w:t>G</w:t>
        </w:r>
      </w:ins>
      <w:del w:id="5428" w:author="jie sun" w:date="2018-04-16T21:20:00Z">
        <w:r w:rsidDel="00BD1A3F">
          <w:delText>g</w:delText>
        </w:r>
      </w:del>
      <w:r>
        <w:t xml:space="preserve">yroscope </w:t>
      </w:r>
      <w:ins w:id="5429" w:author="jie sun" w:date="2018-04-16T21:20:00Z">
        <w:r w:rsidR="00BD1A3F">
          <w:t>W</w:t>
        </w:r>
      </w:ins>
      <w:del w:id="5430" w:author="jie sun" w:date="2018-04-16T21:20:00Z">
        <w:r w:rsidDel="00BD1A3F">
          <w:delText>w</w:delText>
        </w:r>
      </w:del>
      <w:r>
        <w:t xml:space="preserve">orks </w:t>
      </w:r>
      <w:ins w:id="5431" w:author="jie sun" w:date="2018-04-16T21:20:00Z">
        <w:r w:rsidR="00BD1A3F">
          <w:t>I</w:t>
        </w:r>
      </w:ins>
      <w:del w:id="5432" w:author="jie sun" w:date="2018-04-16T21:20:00Z">
        <w:r w:rsidDel="00BD1A3F">
          <w:delText>i</w:delText>
        </w:r>
      </w:del>
      <w:r>
        <w:t>n iPhone</w:t>
      </w:r>
      <w:bookmarkEnd w:id="5415"/>
      <w:bookmarkEnd w:id="5416"/>
      <w:bookmarkEnd w:id="5417"/>
      <w:bookmarkEnd w:id="5418"/>
      <w:bookmarkEnd w:id="5419"/>
      <w:bookmarkEnd w:id="5420"/>
      <w:bookmarkEnd w:id="5421"/>
      <w:bookmarkEnd w:id="5422"/>
      <w:bookmarkEnd w:id="5423"/>
      <w:bookmarkEnd w:id="5424"/>
    </w:p>
    <w:p w14:paraId="23FD8935" w14:textId="77777777" w:rsidR="0087014B" w:rsidDel="007F0D83" w:rsidRDefault="00D5184D">
      <w:pPr>
        <w:pStyle w:val="Caption"/>
        <w:rPr>
          <w:del w:id="5433" w:author="像个男人一样" w:date="2018-03-22T11:56:00Z"/>
        </w:rPr>
      </w:pPr>
      <w:r w:rsidRPr="00315D27">
        <w:t>Depending on the base of working principle of gyroscope, we continually discuss how a gyroscope works in a</w:t>
      </w:r>
      <w:ins w:id="5434" w:author="jie sun" w:date="2018-04-18T14:59:00Z">
        <w:r w:rsidR="00B84C1A">
          <w:t>n airpl</w:t>
        </w:r>
      </w:ins>
      <w:ins w:id="5435" w:author="jie sun" w:date="2018-04-18T15:00:00Z">
        <w:r w:rsidR="00B84C1A">
          <w:t>ane</w:t>
        </w:r>
      </w:ins>
      <w:del w:id="5436" w:author="jie sun" w:date="2018-04-18T14:59:00Z">
        <w:r w:rsidRPr="00315D27" w:rsidDel="00B84C1A">
          <w:delText xml:space="preserve"> </w:delText>
        </w:r>
      </w:del>
      <w:del w:id="5437" w:author="jie sun" w:date="2018-04-18T14:41:00Z">
        <w:r w:rsidRPr="00315D27" w:rsidDel="00516CEF">
          <w:delText>smart phone</w:delText>
        </w:r>
      </w:del>
      <w:r w:rsidRPr="00315D27">
        <w:t xml:space="preserve">, here, </w:t>
      </w:r>
      <w:del w:id="5438" w:author="jie sun" w:date="2018-04-18T14:42:00Z">
        <w:r w:rsidRPr="00315D27" w:rsidDel="00516CEF">
          <w:delText>using iPhon</w:delText>
        </w:r>
      </w:del>
      <w:del w:id="5439" w:author="jie sun" w:date="2018-04-18T12:48:00Z">
        <w:r w:rsidRPr="00315D27" w:rsidDel="000721EA">
          <w:delText xml:space="preserve">e </w:delText>
        </w:r>
        <w:r w:rsidRPr="00315D27" w:rsidDel="000721EA">
          <w:rPr>
            <w:rPrChange w:id="5440" w:author="jie sun" w:date="2018-04-16T22:21:00Z">
              <w:rPr>
                <w:lang w:val="en-GB"/>
              </w:rPr>
            </w:rPrChange>
          </w:rPr>
          <w:delText>6</w:delText>
        </w:r>
      </w:del>
      <w:del w:id="5441" w:author="jie sun" w:date="2018-04-18T14:42:00Z">
        <w:r w:rsidRPr="00315D27" w:rsidDel="00516CEF">
          <w:rPr>
            <w:rPrChange w:id="5442" w:author="jie sun" w:date="2018-04-16T22:21:00Z">
              <w:rPr>
                <w:lang w:val="en-GB"/>
              </w:rPr>
            </w:rPrChange>
          </w:rPr>
          <w:delText xml:space="preserve"> </w:delText>
        </w:r>
        <w:r w:rsidRPr="00315D27" w:rsidDel="00516CEF">
          <w:delText>as an example</w:delText>
        </w:r>
      </w:del>
      <w:ins w:id="5443" w:author="jie sun" w:date="2018-04-18T14:42:00Z">
        <w:r w:rsidR="00516CEF">
          <w:t>a figure below</w:t>
        </w:r>
      </w:ins>
      <w:r w:rsidRPr="00315D27">
        <w:t xml:space="preserve"> to </w:t>
      </w:r>
      <w:del w:id="5444" w:author="jie sun" w:date="2018-04-18T14:50:00Z">
        <w:r w:rsidRPr="00315D27" w:rsidDel="003B3D83">
          <w:delText>describe</w:delText>
        </w:r>
      </w:del>
      <w:ins w:id="5445" w:author="jie sun" w:date="2018-04-18T14:50:00Z">
        <w:r w:rsidR="003B3D83">
          <w:t xml:space="preserve">show Gyroscope detecting </w:t>
        </w:r>
      </w:ins>
      <w:ins w:id="5446" w:author="jie sun" w:date="2018-04-18T14:52:00Z">
        <w:r w:rsidR="003B3D83">
          <w:t>angular velocity in three directions</w:t>
        </w:r>
      </w:ins>
      <w:ins w:id="5447" w:author="jie sun" w:date="2018-04-18T15:00:00Z">
        <w:r w:rsidR="00245CAE">
          <w:t>: Yaw, Roll and Pitch</w:t>
        </w:r>
      </w:ins>
      <w:ins w:id="5448" w:author="jie sun" w:date="2018-04-18T14:52:00Z">
        <w:r w:rsidR="003B3D83">
          <w:t xml:space="preserve"> </w:t>
        </w:r>
      </w:ins>
      <w:r w:rsidRPr="00315D27">
        <w:t>.</w:t>
      </w:r>
      <w:del w:id="5449" w:author="jie sun" w:date="2018-04-18T15:00:00Z">
        <w:r w:rsidRPr="00315D27" w:rsidDel="00B84C1A">
          <w:delText xml:space="preserve"> </w:delText>
        </w:r>
        <w:bookmarkStart w:id="5450" w:name="OLE_LINK36"/>
        <w:bookmarkStart w:id="5451" w:name="OLE_LINK37"/>
        <w:r w:rsidRPr="00315D27" w:rsidDel="00B84C1A">
          <w:delText xml:space="preserve">The </w:delText>
        </w:r>
        <w:bookmarkStart w:id="5452" w:name="OLE_LINK34"/>
        <w:bookmarkStart w:id="5453" w:name="OLE_LINK35"/>
        <w:r w:rsidRPr="00315D27" w:rsidDel="00B84C1A">
          <w:delText xml:space="preserve">three-axis </w:delText>
        </w:r>
      </w:del>
      <w:del w:id="5454" w:author="jie sun" w:date="2018-04-18T14:52:00Z">
        <w:r w:rsidRPr="00315D27" w:rsidDel="003B3D83">
          <w:delText xml:space="preserve">MEMS </w:delText>
        </w:r>
      </w:del>
      <w:del w:id="5455" w:author="jie sun" w:date="2018-04-18T15:00:00Z">
        <w:r w:rsidRPr="00315D27" w:rsidDel="00B84C1A">
          <w:delText xml:space="preserve">gyroscope </w:delText>
        </w:r>
      </w:del>
      <w:bookmarkEnd w:id="5450"/>
      <w:bookmarkEnd w:id="5451"/>
      <w:bookmarkEnd w:id="5452"/>
      <w:del w:id="5456" w:author="jie sun" w:date="2018-04-18T14:52:00Z">
        <w:r w:rsidRPr="00315D27" w:rsidDel="002000DA">
          <w:delText xml:space="preserve">showed in </w:delText>
        </w:r>
      </w:del>
      <w:del w:id="5457" w:author="jie sun" w:date="2018-04-18T12:59:00Z">
        <w:r w:rsidRPr="00315D27" w:rsidDel="00A37DDB">
          <w:delText xml:space="preserve">picture </w:delText>
        </w:r>
      </w:del>
      <w:del w:id="5458" w:author="jie sun" w:date="2018-04-18T14:52:00Z">
        <w:r w:rsidRPr="00315D27" w:rsidDel="002000DA">
          <w:delText xml:space="preserve">below </w:delText>
        </w:r>
      </w:del>
      <w:del w:id="5459" w:author="jie sun" w:date="2018-04-18T15:00:00Z">
        <w:r w:rsidRPr="00315D27" w:rsidDel="00B84C1A">
          <w:delText xml:space="preserve">is often chosen by </w:delText>
        </w:r>
      </w:del>
      <w:del w:id="5460" w:author="jie sun" w:date="2018-04-18T14:53:00Z">
        <w:r w:rsidRPr="00315D27" w:rsidDel="00451336">
          <w:delText>i</w:delText>
        </w:r>
      </w:del>
      <w:del w:id="5461" w:author="jie sun" w:date="2018-04-18T15:00:00Z">
        <w:r w:rsidRPr="00315D27" w:rsidDel="00B84C1A">
          <w:delText>Phone</w:delText>
        </w:r>
      </w:del>
      <w:del w:id="5462" w:author="jie sun" w:date="2018-04-18T12:48:00Z">
        <w:r w:rsidRPr="00552889" w:rsidDel="000721EA">
          <w:rPr>
            <w:color w:val="auto"/>
            <w:sz w:val="24"/>
            <w:szCs w:val="22"/>
            <w:rPrChange w:id="5463" w:author="jie sun" w:date="2018-04-16T22:41:00Z">
              <w:rPr>
                <w:lang w:val="en-GB"/>
              </w:rPr>
            </w:rPrChange>
          </w:rPr>
          <w:delText xml:space="preserve"> 6</w:delText>
        </w:r>
      </w:del>
      <w:bookmarkEnd w:id="5453"/>
      <w:del w:id="5464" w:author="jie sun" w:date="2018-04-18T15:00:00Z">
        <w:r w:rsidRPr="00315D27" w:rsidDel="00B84C1A">
          <w:delText>.</w:delText>
        </w:r>
        <w:r w:rsidRPr="00114CE9" w:rsidDel="00B84C1A">
          <w:delText xml:space="preserve"> </w:delText>
        </w:r>
      </w:del>
      <w:del w:id="5465" w:author="像个男人一样" w:date="2018-03-22T11:56:00Z">
        <w:r w:rsidRPr="00114CE9">
          <w:delText xml:space="preserve"> </w:delText>
        </w:r>
      </w:del>
    </w:p>
    <w:p w14:paraId="50857E69" w14:textId="77777777" w:rsidR="007F0D83" w:rsidRPr="00495DE5" w:rsidRDefault="007F0D83">
      <w:pPr>
        <w:rPr>
          <w:ins w:id="5466" w:author="jie sun" w:date="2018-04-16T22:28:00Z"/>
        </w:rPr>
        <w:pPrChange w:id="5467" w:author="jie sun" w:date="2018-04-16T22:28:00Z">
          <w:pPr>
            <w:pStyle w:val="Caption"/>
          </w:pPr>
        </w:pPrChange>
      </w:pPr>
    </w:p>
    <w:p w14:paraId="2C4F58EA" w14:textId="77777777" w:rsidR="0087014B" w:rsidRDefault="00F00A9D">
      <w:pPr>
        <w:pStyle w:val="Caption"/>
        <w:jc w:val="center"/>
        <w:pPrChange w:id="5468" w:author="jie sun" w:date="2018-04-18T14:59:00Z">
          <w:pPr>
            <w:pStyle w:val="Subtitle"/>
          </w:pPr>
        </w:pPrChange>
      </w:pPr>
      <w:bookmarkStart w:id="5469" w:name="_Toc505291908"/>
      <w:ins w:id="5470"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47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472" w:author="像个男人一样" w:date="2018-03-22T11:51:00Z">
        <w:del w:id="5473" w:author="像个男人一样" w:date="2018-03-22T11:56:00Z">
          <w:r w:rsidR="00D5184D">
            <w:rPr>
              <w:b/>
            </w:rPr>
            <w:delText>错误！未指定顺序。</w:delText>
          </w:r>
        </w:del>
      </w:ins>
      <w:ins w:id="5474" w:author="像个男人一样" w:date="2018-03-21T23:39:00Z">
        <w:del w:id="5475" w:author="像个男人一样" w:date="2018-03-22T11:56:00Z">
          <w:r w:rsidR="00D5184D">
            <w:rPr>
              <w:b/>
            </w:rPr>
            <w:delText>错误！未指定顺序。</w:delText>
          </w:r>
        </w:del>
      </w:ins>
      <w:ins w:id="5476" w:author="像个男人一样" w:date="2018-03-21T23:10:00Z">
        <w:del w:id="5477" w:author="像个男人一样" w:date="2018-03-22T11:56:00Z">
          <w:r w:rsidR="00D5184D">
            <w:rPr>
              <w:b/>
            </w:rPr>
            <w:delText>错误！未指定顺序。</w:delText>
          </w:r>
        </w:del>
      </w:ins>
      <w:ins w:id="5478" w:author="像个男人一样" w:date="2018-03-21T23:08:00Z">
        <w:del w:id="5479" w:author="像个男人一样" w:date="2018-03-22T11:56:00Z">
          <w:r w:rsidR="00D5184D">
            <w:rPr>
              <w:b/>
            </w:rPr>
            <w:delText>错误！未指定顺序。</w:delText>
          </w:r>
        </w:del>
      </w:ins>
      <w:ins w:id="5480" w:author="像个男人一样" w:date="2018-03-21T02:33:00Z">
        <w:del w:id="5481" w:author="像个男人一样" w:date="2018-03-22T11:56:00Z">
          <w:r w:rsidR="00D5184D">
            <w:rPr>
              <w:b/>
            </w:rPr>
            <w:delText>错误！未指定顺序。错误！未指定顺序。</w:delText>
          </w:r>
        </w:del>
      </w:ins>
      <w:ins w:id="5482" w:author="像个男人一样" w:date="2018-03-21T02:31:00Z">
        <w:del w:id="5483" w:author="像个男人一样" w:date="2018-03-22T11:56:00Z">
          <w:r w:rsidR="00D5184D">
            <w:rPr>
              <w:b/>
            </w:rPr>
            <w:delText>错误！未指定顺序。</w:delText>
          </w:r>
        </w:del>
      </w:ins>
      <w:ins w:id="5484" w:author="像个男人一样" w:date="2018-03-21T02:30:00Z">
        <w:del w:id="5485" w:author="像个男人一样" w:date="2018-03-22T11:56:00Z">
          <w:r w:rsidR="00D5184D">
            <w:rPr>
              <w:b/>
            </w:rPr>
            <w:delText>错误！未指定顺序。</w:delText>
          </w:r>
        </w:del>
      </w:ins>
      <w:ins w:id="5486" w:author="像个男人一样" w:date="2018-03-21T02:29:00Z">
        <w:del w:id="5487" w:author="像个男人一样" w:date="2018-03-22T11:56:00Z">
          <w:r w:rsidR="00D5184D">
            <w:rPr>
              <w:b/>
            </w:rPr>
            <w:delText>错误！未指定顺序。错误！未指定顺序。</w:delText>
          </w:r>
        </w:del>
      </w:ins>
      <w:ins w:id="5488" w:author="像个男人一样" w:date="2018-03-21T02:26:00Z">
        <w:del w:id="5489" w:author="像个男人一样" w:date="2018-03-22T11:56:00Z">
          <w:r w:rsidR="00D5184D">
            <w:rPr>
              <w:b/>
            </w:rPr>
            <w:delText>错误！未指定顺序。</w:delText>
          </w:r>
        </w:del>
      </w:ins>
      <w:ins w:id="5490" w:author="像个男人一样" w:date="2018-03-21T02:25:00Z">
        <w:del w:id="5491" w:author="像个男人一样" w:date="2018-03-22T11:56:00Z">
          <w:r w:rsidR="00D5184D">
            <w:rPr>
              <w:b/>
            </w:rPr>
            <w:delText>错误！未指定顺序。</w:delText>
          </w:r>
        </w:del>
      </w:ins>
      <w:ins w:id="5492" w:author="像个男人一样" w:date="2018-03-21T02:24:00Z">
        <w:del w:id="5493" w:author="像个男人一样" w:date="2018-03-22T11:56:00Z">
          <w:r w:rsidR="00D5184D">
            <w:rPr>
              <w:b/>
            </w:rPr>
            <w:delText>错误！未指定顺序。</w:delText>
          </w:r>
        </w:del>
      </w:ins>
      <w:ins w:id="5494" w:author="像个男人一样" w:date="2018-03-21T02:23:00Z">
        <w:del w:id="5495" w:author="像个男人一样" w:date="2018-03-22T11:56:00Z">
          <w:r w:rsidR="00D5184D">
            <w:rPr>
              <w:b/>
            </w:rPr>
            <w:delText>错误！未指定顺序。</w:delText>
          </w:r>
        </w:del>
      </w:ins>
      <w:ins w:id="5496" w:author="像个男人一样" w:date="2018-03-21T02:22:00Z">
        <w:del w:id="5497" w:author="像个男人一样" w:date="2018-03-22T11:56:00Z">
          <w:r w:rsidR="00D5184D">
            <w:rPr>
              <w:b/>
            </w:rPr>
            <w:delText>错误！未指定顺序。</w:delText>
          </w:r>
        </w:del>
      </w:ins>
      <w:ins w:id="5498" w:author="像个男人一样" w:date="2018-03-21T02:17:00Z">
        <w:del w:id="5499" w:author="像个男人一样" w:date="2018-03-22T11:56:00Z">
          <w:r w:rsidR="00D5184D">
            <w:rPr>
              <w:b/>
            </w:rPr>
            <w:delText>错误！未指定顺序。错误！未指定顺序。错误！未指定顺序。</w:delText>
          </w:r>
        </w:del>
      </w:ins>
      <w:ins w:id="5500" w:author="像个男人一样" w:date="2018-03-21T02:15:00Z">
        <w:del w:id="5501" w:author="像个男人一样" w:date="2018-03-22T11:56:00Z">
          <w:r w:rsidR="00D5184D">
            <w:rPr>
              <w:b/>
            </w:rPr>
            <w:delText>错误！未指定顺序。</w:delText>
          </w:r>
        </w:del>
      </w:ins>
      <w:ins w:id="5502" w:author="像个男人一样" w:date="2018-03-21T02:14:00Z">
        <w:del w:id="5503" w:author="像个男人一样" w:date="2018-03-22T11:56:00Z">
          <w:r w:rsidR="00D5184D">
            <w:rPr>
              <w:b/>
            </w:rPr>
            <w:delText>错误！未指定顺序。</w:delText>
          </w:r>
        </w:del>
      </w:ins>
      <w:ins w:id="5504" w:author="像个男人一样" w:date="2018-03-21T02:13:00Z">
        <w:del w:id="5505" w:author="像个男人一样" w:date="2018-03-22T11:56:00Z">
          <w:r w:rsidR="00D5184D">
            <w:rPr>
              <w:b/>
            </w:rPr>
            <w:delText>错误！未指定顺序。</w:delText>
          </w:r>
        </w:del>
      </w:ins>
      <w:ins w:id="5506" w:author="像个男人一样" w:date="2018-03-21T02:12:00Z">
        <w:del w:id="5507" w:author="像个男人一样" w:date="2018-03-22T11:56:00Z">
          <w:r w:rsidR="00D5184D">
            <w:rPr>
              <w:b/>
            </w:rPr>
            <w:delText>错误！未指定顺序。</w:delText>
          </w:r>
        </w:del>
      </w:ins>
      <w:ins w:id="5508" w:author="像个男人一样" w:date="2018-03-21T02:02:00Z">
        <w:del w:id="5509" w:author="像个男人一样" w:date="2018-03-22T11:56:00Z">
          <w:r w:rsidR="00D5184D">
            <w:rPr>
              <w:b/>
            </w:rPr>
            <w:delText>错误！未指定顺序。错误！未指定顺序。</w:delText>
          </w:r>
        </w:del>
      </w:ins>
      <w:ins w:id="5510" w:author="像个男人一样" w:date="2018-03-21T02:01:00Z">
        <w:del w:id="5511" w:author="像个男人一样" w:date="2018-03-22T11:56:00Z">
          <w:r w:rsidR="00D5184D">
            <w:rPr>
              <w:b/>
            </w:rPr>
            <w:delText>错误！未指定顺序。</w:delText>
          </w:r>
        </w:del>
      </w:ins>
      <w:ins w:id="5512" w:author="像个男人一样" w:date="2018-03-21T02:00:00Z">
        <w:del w:id="5513" w:author="像个男人一样" w:date="2018-03-22T11:56:00Z">
          <w:r w:rsidR="00D5184D">
            <w:rPr>
              <w:b/>
            </w:rPr>
            <w:delText>错误！未指定顺序。</w:delText>
          </w:r>
        </w:del>
      </w:ins>
      <w:ins w:id="5514" w:author="像个男人一样" w:date="2018-03-21T01:59:00Z">
        <w:del w:id="5515" w:author="像个男人一样" w:date="2018-03-22T11:56:00Z">
          <w:r w:rsidR="00D5184D">
            <w:rPr>
              <w:b/>
            </w:rPr>
            <w:delText>错误！未指定顺序。</w:delText>
          </w:r>
        </w:del>
      </w:ins>
      <w:ins w:id="5516" w:author="像个男人一样" w:date="2018-03-21T01:58:00Z">
        <w:del w:id="5517" w:author="像个男人一样" w:date="2018-03-22T11:56:00Z">
          <w:r w:rsidR="00D5184D">
            <w:rPr>
              <w:b/>
            </w:rPr>
            <w:delText>错误！未指定顺序。错误！未指定顺序。</w:delText>
          </w:r>
        </w:del>
      </w:ins>
      <w:ins w:id="5518" w:author="像个男人一样" w:date="2018-03-21T01:57:00Z">
        <w:del w:id="5519" w:author="像个男人一样" w:date="2018-03-22T11:56:00Z">
          <w:r w:rsidR="00D5184D">
            <w:rPr>
              <w:b/>
            </w:rPr>
            <w:delText>错误！未指定顺序。</w:delText>
          </w:r>
        </w:del>
      </w:ins>
      <w:ins w:id="5520" w:author="像个男人一样" w:date="2018-03-21T01:48:00Z">
        <w:del w:id="5521" w:author="像个男人一样" w:date="2018-03-22T11:56:00Z">
          <w:r w:rsidR="00D5184D">
            <w:rPr>
              <w:b/>
            </w:rPr>
            <w:delText>错误！未指定顺序。错误！未指定顺序。</w:delText>
          </w:r>
        </w:del>
      </w:ins>
      <w:del w:id="5522" w:author="像个男人一样" w:date="2018-03-22T11:56:00Z">
        <w:r w:rsidR="00D5184D">
          <w:delText>3</w:delText>
        </w:r>
        <w:r w:rsidR="00D5184D">
          <w:fldChar w:fldCharType="end"/>
        </w:r>
      </w:del>
      <w:del w:id="5523" w:author="像个男人一样" w:date="2018-03-21T01:47:00Z">
        <w:r w:rsidR="00D5184D">
          <w:delText xml:space="preserve"> </w:delText>
        </w:r>
        <w:r w:rsidR="00D5184D">
          <w:rPr>
            <w:rFonts w:hint="eastAsia"/>
          </w:rPr>
          <w:delText>M</w:delText>
        </w:r>
        <w:r w:rsidR="00D5184D">
          <w:delText>EMS Gyroscope</w:delText>
        </w:r>
      </w:del>
      <w:bookmarkEnd w:id="5469"/>
    </w:p>
    <w:p w14:paraId="7B12C985" w14:textId="77777777" w:rsidR="0087014B" w:rsidRDefault="00D5184D">
      <w:pPr>
        <w:jc w:val="center"/>
        <w:rPr>
          <w:ins w:id="5524" w:author="像个男人一样" w:date="2018-03-21T01:47:00Z"/>
        </w:rPr>
        <w:pPrChange w:id="5525" w:author="jie sun" w:date="2018-04-18T13:51:00Z">
          <w:pPr/>
        </w:pPrChange>
      </w:pPr>
      <w:del w:id="5526"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527" w:author="jie sun" w:date="2018-04-18T14:46:00Z" w:name="move511826139"/>
      <w:moveTo w:id="5528" w:author="jie sun" w:date="2018-04-18T14:46:00Z">
        <w:del w:id="5529"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527"/>
    </w:p>
    <w:p w14:paraId="1AC9DC38" w14:textId="7FF9D122" w:rsidR="0087014B" w:rsidRDefault="00D5184D">
      <w:pPr>
        <w:pStyle w:val="Caption"/>
        <w:jc w:val="center"/>
        <w:pPrChange w:id="5530" w:author="jie sun" w:date="2018-04-16T21:40:00Z">
          <w:pPr/>
        </w:pPrChange>
      </w:pPr>
      <w:bookmarkStart w:id="5531" w:name="_Toc517801886"/>
      <w:ins w:id="5532" w:author="像个男人一样" w:date="2018-03-21T01:47:00Z">
        <w:r>
          <w:t xml:space="preserve">Figure </w:t>
        </w:r>
      </w:ins>
      <w:ins w:id="5533" w:author="JIE  SUN" w:date="2018-06-21T13:36:00Z">
        <w:r w:rsidR="00A64E7B">
          <w:fldChar w:fldCharType="begin"/>
        </w:r>
        <w:r w:rsidR="00A64E7B">
          <w:instrText xml:space="preserve"> STYLEREF 1 \s </w:instrText>
        </w:r>
      </w:ins>
      <w:r w:rsidR="00A64E7B">
        <w:fldChar w:fldCharType="separate"/>
      </w:r>
      <w:r w:rsidR="00030772">
        <w:rPr>
          <w:noProof/>
        </w:rPr>
        <w:t>4</w:t>
      </w:r>
      <w:ins w:id="55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w:t>
      </w:r>
      <w:ins w:id="5535" w:author="JIE  SUN" w:date="2018-06-21T13:36:00Z">
        <w:r w:rsidR="00A64E7B">
          <w:fldChar w:fldCharType="end"/>
        </w:r>
      </w:ins>
      <w:ins w:id="5536" w:author="jie sun" w:date="2018-04-19T13:00:00Z">
        <w:del w:id="5537" w:author="JIE  SUN" w:date="2018-06-21T13:34:00Z">
          <w:r w:rsidR="00083FE7" w:rsidDel="00A64E7B">
            <w:fldChar w:fldCharType="begin"/>
          </w:r>
          <w:r w:rsidR="00083FE7" w:rsidDel="00A64E7B">
            <w:delInstrText xml:space="preserve"> STYLEREF 1 \s </w:delInstrText>
          </w:r>
        </w:del>
      </w:ins>
      <w:del w:id="5538" w:author="JIE  SUN" w:date="2018-06-21T13:34:00Z">
        <w:r w:rsidR="00083FE7" w:rsidDel="00A64E7B">
          <w:fldChar w:fldCharType="separate"/>
        </w:r>
        <w:r w:rsidR="00083FE7" w:rsidDel="00A64E7B">
          <w:rPr>
            <w:noProof/>
          </w:rPr>
          <w:delText>3</w:delText>
        </w:r>
      </w:del>
      <w:ins w:id="5539" w:author="jie sun" w:date="2018-04-19T13:00:00Z">
        <w:del w:id="55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41" w:author="JIE  SUN" w:date="2018-06-21T13:34:00Z">
        <w:r w:rsidR="00083FE7" w:rsidDel="00A64E7B">
          <w:fldChar w:fldCharType="separate"/>
        </w:r>
      </w:del>
      <w:ins w:id="5542" w:author="jie sun" w:date="2018-04-19T13:00:00Z">
        <w:del w:id="5543" w:author="JIE  SUN" w:date="2018-06-21T13:34:00Z">
          <w:r w:rsidR="00083FE7" w:rsidDel="00A64E7B">
            <w:rPr>
              <w:noProof/>
            </w:rPr>
            <w:delText>3</w:delText>
          </w:r>
          <w:r w:rsidR="00083FE7" w:rsidDel="00A64E7B">
            <w:fldChar w:fldCharType="end"/>
          </w:r>
        </w:del>
      </w:ins>
      <w:ins w:id="5544" w:author="像个男人一样" w:date="2018-03-21T01:47:00Z">
        <w:del w:id="554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46" w:author="像个男人一样" w:date="2018-03-22T11:51:00Z">
        <w:del w:id="5547" w:author="jie sun" w:date="2018-04-10T21:45:00Z">
          <w:r w:rsidDel="00454521">
            <w:delText>3</w:delText>
          </w:r>
        </w:del>
      </w:ins>
      <w:ins w:id="5548" w:author="像个男人一样" w:date="2018-03-21T01:47:00Z">
        <w:del w:id="5549" w:author="jie sun" w:date="2018-04-10T21:45:00Z">
          <w:r w:rsidDel="00454521">
            <w:fldChar w:fldCharType="end"/>
          </w:r>
        </w:del>
        <w:bookmarkStart w:id="5550" w:name="_Toc1437"/>
        <w:bookmarkStart w:id="5551" w:name="_Toc1535"/>
        <w:bookmarkStart w:id="5552" w:name="_Toc14345"/>
        <w:bookmarkStart w:id="5553" w:name="_Toc3595"/>
        <w:bookmarkStart w:id="5554" w:name="_Toc28099"/>
        <w:bookmarkStart w:id="5555" w:name="_Toc17185"/>
        <w:bookmarkStart w:id="5556" w:name="_Toc27639"/>
        <w:bookmarkStart w:id="5557" w:name="_Toc7631"/>
        <w:bookmarkStart w:id="5558" w:name="_Toc21784"/>
        <w:bookmarkStart w:id="5559" w:name="_Toc24491"/>
        <w:bookmarkStart w:id="5560" w:name="_Toc24027"/>
        <w:bookmarkStart w:id="5561" w:name="_Toc24803"/>
        <w:bookmarkStart w:id="5562" w:name="_Toc7613"/>
        <w:bookmarkStart w:id="5563" w:name="_Toc22641"/>
        <w:bookmarkStart w:id="5564" w:name="_Toc22719"/>
        <w:bookmarkStart w:id="5565" w:name="_Toc27246"/>
        <w:bookmarkStart w:id="5566" w:name="_Toc14706"/>
        <w:bookmarkStart w:id="5567" w:name="_Toc23676"/>
        <w:bookmarkStart w:id="5568" w:name="_Toc19566"/>
        <w:bookmarkStart w:id="5569" w:name="_Toc22171"/>
        <w:bookmarkStart w:id="5570" w:name="_Toc8895"/>
        <w:bookmarkStart w:id="5571" w:name="_Toc16087"/>
        <w:bookmarkStart w:id="5572" w:name="_Toc22625"/>
        <w:bookmarkStart w:id="5573" w:name="_Toc709"/>
        <w:bookmarkStart w:id="5574" w:name="_Toc24494"/>
        <w:r>
          <w:rPr>
            <w:rFonts w:hint="eastAsia"/>
          </w:rPr>
          <w:t xml:space="preserve">: </w:t>
        </w:r>
      </w:ins>
      <w:bookmarkStart w:id="5575" w:name="OLE_LINK33"/>
      <w:ins w:id="5576" w:author="jie sun" w:date="2018-04-18T14:42:00Z">
        <w:r w:rsidR="00B47AF9">
          <w:t xml:space="preserve"> A </w:t>
        </w:r>
      </w:ins>
      <w:ins w:id="5577" w:author="像个男人一样" w:date="2018-03-21T01:47:00Z">
        <w:del w:id="5578" w:author="jie sun" w:date="2018-04-18T14:42:00Z">
          <w:r w:rsidDel="00B47AF9">
            <w:rPr>
              <w:rFonts w:hint="eastAsia"/>
            </w:rPr>
            <w:delText xml:space="preserve">MEMS </w:delText>
          </w:r>
        </w:del>
        <w:r>
          <w:rPr>
            <w:rFonts w:hint="eastAsia"/>
          </w:rPr>
          <w:t>Gyroscope</w:t>
        </w:r>
      </w:ins>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ins w:id="5579" w:author="jie sun" w:date="2018-04-18T14:43:00Z">
        <w:r w:rsidR="00B47AF9">
          <w:t xml:space="preserve"> </w:t>
        </w:r>
      </w:ins>
      <w:ins w:id="5580" w:author="jie sun" w:date="2018-04-18T14:47:00Z">
        <w:r w:rsidR="00C01919">
          <w:t xml:space="preserve">Works In </w:t>
        </w:r>
      </w:ins>
      <w:ins w:id="5581" w:author="jie sun" w:date="2018-04-18T14:59:00Z">
        <w:r w:rsidR="00F00A9D">
          <w:t>An Airplane</w:t>
        </w:r>
      </w:ins>
      <w:customXmlInsRangeStart w:id="5582" w:author="jie sun" w:date="2018-04-18T15:05:00Z"/>
      <w:sdt>
        <w:sdtPr>
          <w:id w:val="540254957"/>
          <w:citation/>
        </w:sdtPr>
        <w:sdtContent>
          <w:customXmlInsRangeEnd w:id="5582"/>
          <w:ins w:id="5583"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D5282A">
            <w:rPr>
              <w:rFonts w:hint="eastAsia"/>
              <w:noProof/>
            </w:rPr>
            <w:t xml:space="preserve"> (Mraz, 2014)</w:t>
          </w:r>
          <w:ins w:id="5584" w:author="jie sun" w:date="2018-04-18T15:05:00Z">
            <w:r w:rsidR="000E6AB3">
              <w:fldChar w:fldCharType="end"/>
            </w:r>
          </w:ins>
          <w:customXmlInsRangeStart w:id="5585" w:author="jie sun" w:date="2018-04-18T15:05:00Z"/>
        </w:sdtContent>
      </w:sdt>
      <w:customXmlInsRangeEnd w:id="5585"/>
      <w:bookmarkEnd w:id="5531"/>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586" w:name="_Toc22411"/>
      <w:bookmarkStart w:id="5587" w:name="_Toc28818"/>
      <w:bookmarkStart w:id="5588" w:name="_Toc4250"/>
      <w:bookmarkStart w:id="5589" w:name="_Toc25938"/>
      <w:bookmarkStart w:id="5590" w:name="_Toc26786"/>
      <w:bookmarkStart w:id="5591" w:name="_Toc24441"/>
      <w:bookmarkStart w:id="5592" w:name="_Toc288"/>
      <w:bookmarkStart w:id="5593" w:name="_Toc449"/>
      <w:bookmarkStart w:id="5594" w:name="_Toc24342"/>
      <w:bookmarkStart w:id="5595" w:name="_Toc518334831"/>
      <w:r>
        <w:t xml:space="preserve">Get </w:t>
      </w:r>
      <w:ins w:id="5596" w:author="jie sun" w:date="2018-04-16T21:20:00Z">
        <w:r w:rsidR="00F56A89">
          <w:t>T</w:t>
        </w:r>
      </w:ins>
      <w:del w:id="5597" w:author="jie sun" w:date="2018-04-16T21:20:00Z">
        <w:r w:rsidDel="00F56A89">
          <w:delText>t</w:delText>
        </w:r>
      </w:del>
      <w:r>
        <w:t xml:space="preserve">he </w:t>
      </w:r>
      <w:ins w:id="5598" w:author="jie sun" w:date="2018-04-16T21:20:00Z">
        <w:r w:rsidR="00F56A89">
          <w:rPr>
            <w:rFonts w:hint="eastAsia"/>
          </w:rPr>
          <w:t>C</w:t>
        </w:r>
      </w:ins>
      <w:del w:id="5599" w:author="jie sun" w:date="2018-04-16T21:20:00Z">
        <w:r w:rsidDel="00F56A89">
          <w:delText>c</w:delText>
        </w:r>
      </w:del>
      <w:r>
        <w:t xml:space="preserve">urrent </w:t>
      </w:r>
      <w:ins w:id="5600" w:author="jie sun" w:date="2018-04-16T21:20:00Z">
        <w:r w:rsidR="00F56A89">
          <w:t>O</w:t>
        </w:r>
      </w:ins>
      <w:del w:id="5601" w:author="jie sun" w:date="2018-04-16T21:20:00Z">
        <w:r w:rsidDel="00F56A89">
          <w:delText>o</w:delText>
        </w:r>
      </w:del>
      <w:r>
        <w:t xml:space="preserve">rientation </w:t>
      </w:r>
      <w:ins w:id="5602" w:author="jie sun" w:date="2018-04-16T21:20:00Z">
        <w:r w:rsidR="00F56A89">
          <w:t>O</w:t>
        </w:r>
      </w:ins>
      <w:del w:id="5603" w:author="jie sun" w:date="2018-04-16T21:20:00Z">
        <w:r w:rsidDel="00F56A89">
          <w:delText>o</w:delText>
        </w:r>
      </w:del>
      <w:r>
        <w:t xml:space="preserve">f </w:t>
      </w:r>
      <w:ins w:id="5604" w:author="jie sun" w:date="2018-04-16T21:20:00Z">
        <w:r w:rsidR="00F56A89">
          <w:t>M</w:t>
        </w:r>
      </w:ins>
      <w:del w:id="5605" w:author="jie sun" w:date="2018-04-16T21:20:00Z">
        <w:r w:rsidDel="00F56A89">
          <w:delText>m</w:delText>
        </w:r>
      </w:del>
      <w:r>
        <w:t xml:space="preserve">ovement </w:t>
      </w:r>
      <w:ins w:id="5606" w:author="jie sun" w:date="2018-04-16T21:20:00Z">
        <w:r w:rsidR="00F56A89">
          <w:t>O</w:t>
        </w:r>
      </w:ins>
      <w:del w:id="5607" w:author="jie sun" w:date="2018-04-16T21:20:00Z">
        <w:r w:rsidDel="00F56A89">
          <w:delText>o</w:delText>
        </w:r>
      </w:del>
      <w:r>
        <w:t xml:space="preserve">f </w:t>
      </w:r>
      <w:ins w:id="5608" w:author="jie sun" w:date="2018-04-16T21:20:00Z">
        <w:r w:rsidR="00F56A89">
          <w:t>T</w:t>
        </w:r>
      </w:ins>
      <w:del w:id="5609" w:author="jie sun" w:date="2018-04-16T21:20:00Z">
        <w:r w:rsidDel="00F56A89">
          <w:delText>t</w:delText>
        </w:r>
      </w:del>
      <w:r>
        <w:t xml:space="preserve">he </w:t>
      </w:r>
      <w:ins w:id="5610" w:author="jie sun" w:date="2018-04-16T21:20:00Z">
        <w:r w:rsidR="00F56A89">
          <w:t>P</w:t>
        </w:r>
      </w:ins>
      <w:del w:id="5611" w:author="jie sun" w:date="2018-04-16T21:20:00Z">
        <w:r w:rsidDel="00F56A89">
          <w:delText>p</w:delText>
        </w:r>
      </w:del>
      <w:r>
        <w:t>hone.</w:t>
      </w:r>
      <w:bookmarkEnd w:id="5586"/>
      <w:bookmarkEnd w:id="5587"/>
      <w:bookmarkEnd w:id="5588"/>
      <w:bookmarkEnd w:id="5589"/>
      <w:bookmarkEnd w:id="5590"/>
      <w:bookmarkEnd w:id="5591"/>
      <w:bookmarkEnd w:id="5592"/>
      <w:bookmarkEnd w:id="5593"/>
      <w:bookmarkEnd w:id="5594"/>
      <w:bookmarkEnd w:id="5595"/>
    </w:p>
    <w:p w14:paraId="4E52CB3B" w14:textId="77777777" w:rsidR="0087014B" w:rsidDel="00FD23D0" w:rsidRDefault="00D5184D">
      <w:pPr>
        <w:pStyle w:val="Caption"/>
        <w:rPr>
          <w:del w:id="5612" w:author="像个男人一样" w:date="2018-03-22T11:56:00Z"/>
        </w:rPr>
      </w:pPr>
      <w:r w:rsidRPr="00B43FCE">
        <w:t xml:space="preserve">There is a </w:t>
      </w:r>
      <w:del w:id="5613" w:author="像个男人一样" w:date="2018-03-21T23:14:00Z">
        <w:r w:rsidRPr="008A0A66">
          <w:rPr>
            <w:color w:val="auto"/>
            <w:sz w:val="24"/>
            <w:szCs w:val="22"/>
            <w:rPrChange w:id="5614" w:author="jie sun" w:date="2018-04-16T22:41:00Z">
              <w:rPr>
                <w:lang w:val="en-US"/>
              </w:rPr>
            </w:rPrChange>
          </w:rPr>
          <w:delText>Picture 3.2.2.1</w:delText>
        </w:r>
      </w:del>
      <w:ins w:id="5615" w:author="像个男人一样" w:date="2018-03-21T23:14:00Z">
        <w:r w:rsidRPr="008A0A66">
          <w:rPr>
            <w:color w:val="auto"/>
            <w:sz w:val="24"/>
            <w:szCs w:val="22"/>
            <w:rPrChange w:id="5616" w:author="jie sun" w:date="2018-04-16T22:41:00Z">
              <w:rPr>
                <w:lang w:val="en-US"/>
              </w:rPr>
            </w:rPrChange>
          </w:rPr>
          <w:t>figure 3.4</w:t>
        </w:r>
      </w:ins>
      <w:r w:rsidRPr="00B43FCE">
        <w:t xml:space="preserve"> below showing </w:t>
      </w:r>
      <w:ins w:id="5617" w:author="jie sun" w:date="2018-04-18T15:01:00Z">
        <w:r w:rsidR="00D530C9">
          <w:t xml:space="preserve">the gyroscope in a phone with </w:t>
        </w:r>
      </w:ins>
      <w:r w:rsidRPr="00B43FCE">
        <w:t xml:space="preserve">the </w:t>
      </w:r>
      <w:del w:id="5618"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619" w:author="jie sun" w:date="2018-04-18T14:56:00Z">
        <w:r w:rsidRPr="00B43FCE" w:rsidDel="00DB7D4F">
          <w:delText>, and they are (almost</w:delText>
        </w:r>
      </w:del>
      <w:ins w:id="5620" w:author="像个男人一样" w:date="2018-03-21T23:14:00Z">
        <w:del w:id="5621" w:author="jie sun" w:date="2018-04-18T14:56:00Z">
          <w:r w:rsidRPr="00806241" w:rsidDel="00DB7D4F">
            <w:rPr>
              <w:color w:val="auto"/>
              <w:sz w:val="24"/>
              <w:szCs w:val="22"/>
              <w:rPrChange w:id="5622" w:author="jie sun" w:date="2018-04-18T00:15:00Z">
                <w:rPr>
                  <w:lang w:val="en-US"/>
                </w:rPr>
              </w:rPrChange>
            </w:rPr>
            <w:delText xml:space="preserve"> 0 </w:delText>
          </w:r>
        </w:del>
      </w:ins>
      <w:del w:id="5623" w:author="jie sun" w:date="2018-04-18T14:56:00Z">
        <w:r w:rsidRPr="00B43FCE" w:rsidDel="00DB7D4F">
          <w:delText>) 0 degrees</w:delText>
        </w:r>
      </w:del>
      <w:r w:rsidRPr="00B43FCE">
        <w:t>.</w:t>
      </w:r>
      <w:r w:rsidRPr="00DC4494">
        <w:t xml:space="preserve"> </w:t>
      </w:r>
      <w:ins w:id="5624" w:author="jie sun" w:date="2018-04-18T14:57:00Z">
        <w:r w:rsidR="00102BFD">
          <w:t xml:space="preserve">When the </w:t>
        </w:r>
      </w:ins>
      <w:ins w:id="5625" w:author="jie sun" w:date="2018-04-18T14:58:00Z">
        <w:r w:rsidR="00102BFD">
          <w:t>phone moves around any axes, the angular velocity in each axis can be detected by the Gyro in the c</w:t>
        </w:r>
      </w:ins>
      <w:ins w:id="5626" w:author="jie sun" w:date="2018-04-18T14:59:00Z">
        <w:r w:rsidR="00102BFD">
          <w:t xml:space="preserve">entre </w:t>
        </w:r>
      </w:ins>
      <w:ins w:id="5627" w:author="jie sun" w:date="2018-04-18T15:00:00Z">
        <w:r w:rsidR="0085096F">
          <w:t>position</w:t>
        </w:r>
      </w:ins>
      <w:ins w:id="5628" w:author="jie sun" w:date="2018-04-18T14:59:00Z">
        <w:r w:rsidR="00102BFD">
          <w:t>.</w:t>
        </w:r>
      </w:ins>
    </w:p>
    <w:p w14:paraId="594B7032" w14:textId="77777777" w:rsidR="00FD23D0" w:rsidRPr="00FD23D0" w:rsidRDefault="00FD23D0" w:rsidP="00495DE5">
      <w:pPr>
        <w:numPr>
          <w:ins w:id="5629" w:author="像个男人一样" w:date="2018-03-21T21:37:00Z"/>
        </w:numPr>
        <w:rPr>
          <w:ins w:id="5630" w:author="jie sun" w:date="2018-04-16T22:28:00Z"/>
        </w:rPr>
      </w:pPr>
    </w:p>
    <w:p w14:paraId="3E1C1F3B" w14:textId="77777777" w:rsidR="0087014B" w:rsidRDefault="00AC3D64">
      <w:pPr>
        <w:pStyle w:val="Caption"/>
        <w:jc w:val="center"/>
        <w:pPrChange w:id="5631" w:author="jie sun" w:date="2018-04-18T15:40:00Z">
          <w:pPr>
            <w:pStyle w:val="Subtitle"/>
          </w:pPr>
        </w:pPrChange>
      </w:pPr>
      <w:bookmarkStart w:id="5632" w:name="_Toc505291909"/>
      <w:ins w:id="5633"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634"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635" w:author="像个男人一样" w:date="2018-03-22T11:51:00Z">
        <w:del w:id="5636" w:author="像个男人一样" w:date="2018-03-22T11:56:00Z">
          <w:r w:rsidR="00D5184D">
            <w:rPr>
              <w:b/>
            </w:rPr>
            <w:delText>错误！未指定顺序。</w:delText>
          </w:r>
        </w:del>
      </w:ins>
      <w:ins w:id="5637" w:author="像个男人一样" w:date="2018-03-21T23:39:00Z">
        <w:del w:id="5638" w:author="像个男人一样" w:date="2018-03-22T11:56:00Z">
          <w:r w:rsidR="00D5184D">
            <w:rPr>
              <w:b/>
            </w:rPr>
            <w:delText>错误！未指定顺序。</w:delText>
          </w:r>
        </w:del>
      </w:ins>
      <w:ins w:id="5639" w:author="像个男人一样" w:date="2018-03-21T23:10:00Z">
        <w:del w:id="5640" w:author="像个男人一样" w:date="2018-03-22T11:56:00Z">
          <w:r w:rsidR="00D5184D">
            <w:rPr>
              <w:b/>
            </w:rPr>
            <w:delText>错误！未指定顺序。</w:delText>
          </w:r>
        </w:del>
      </w:ins>
      <w:ins w:id="5641" w:author="像个男人一样" w:date="2018-03-21T23:08:00Z">
        <w:del w:id="5642" w:author="像个男人一样" w:date="2018-03-22T11:56:00Z">
          <w:r w:rsidR="00D5184D">
            <w:rPr>
              <w:b/>
            </w:rPr>
            <w:delText>错误！未指定顺序。</w:delText>
          </w:r>
        </w:del>
      </w:ins>
      <w:ins w:id="5643" w:author="像个男人一样" w:date="2018-03-21T02:33:00Z">
        <w:del w:id="5644" w:author="像个男人一样" w:date="2018-03-22T11:56:00Z">
          <w:r w:rsidR="00D5184D">
            <w:rPr>
              <w:b/>
            </w:rPr>
            <w:delText>错误！未指定顺序。错误！未指定顺序。</w:delText>
          </w:r>
        </w:del>
      </w:ins>
      <w:ins w:id="5645" w:author="像个男人一样" w:date="2018-03-21T02:31:00Z">
        <w:del w:id="5646" w:author="像个男人一样" w:date="2018-03-22T11:56:00Z">
          <w:r w:rsidR="00D5184D">
            <w:rPr>
              <w:b/>
            </w:rPr>
            <w:delText>错误！未指定顺序。</w:delText>
          </w:r>
        </w:del>
      </w:ins>
      <w:ins w:id="5647" w:author="像个男人一样" w:date="2018-03-21T02:30:00Z">
        <w:del w:id="5648" w:author="像个男人一样" w:date="2018-03-22T11:56:00Z">
          <w:r w:rsidR="00D5184D">
            <w:rPr>
              <w:b/>
            </w:rPr>
            <w:delText>错误！未指定顺序。</w:delText>
          </w:r>
        </w:del>
      </w:ins>
      <w:ins w:id="5649" w:author="像个男人一样" w:date="2018-03-21T02:29:00Z">
        <w:del w:id="5650" w:author="像个男人一样" w:date="2018-03-22T11:56:00Z">
          <w:r w:rsidR="00D5184D">
            <w:rPr>
              <w:b/>
            </w:rPr>
            <w:delText>错误！未指定顺序。错误！未指定顺序。</w:delText>
          </w:r>
        </w:del>
      </w:ins>
      <w:ins w:id="5651" w:author="像个男人一样" w:date="2018-03-21T02:26:00Z">
        <w:del w:id="5652" w:author="像个男人一样" w:date="2018-03-22T11:56:00Z">
          <w:r w:rsidR="00D5184D">
            <w:rPr>
              <w:b/>
            </w:rPr>
            <w:delText>错误！未指定顺序。</w:delText>
          </w:r>
        </w:del>
      </w:ins>
      <w:ins w:id="5653" w:author="像个男人一样" w:date="2018-03-21T02:25:00Z">
        <w:del w:id="5654" w:author="像个男人一样" w:date="2018-03-22T11:56:00Z">
          <w:r w:rsidR="00D5184D">
            <w:rPr>
              <w:b/>
            </w:rPr>
            <w:delText>错误！未指定顺序。</w:delText>
          </w:r>
        </w:del>
      </w:ins>
      <w:ins w:id="5655" w:author="像个男人一样" w:date="2018-03-21T02:24:00Z">
        <w:del w:id="5656" w:author="像个男人一样" w:date="2018-03-22T11:56:00Z">
          <w:r w:rsidR="00D5184D">
            <w:rPr>
              <w:b/>
            </w:rPr>
            <w:delText>错误！未指定顺序。</w:delText>
          </w:r>
        </w:del>
      </w:ins>
      <w:ins w:id="5657" w:author="像个男人一样" w:date="2018-03-21T02:23:00Z">
        <w:del w:id="5658" w:author="像个男人一样" w:date="2018-03-22T11:56:00Z">
          <w:r w:rsidR="00D5184D">
            <w:rPr>
              <w:b/>
            </w:rPr>
            <w:delText>错误！未指定顺序。</w:delText>
          </w:r>
        </w:del>
      </w:ins>
      <w:ins w:id="5659" w:author="像个男人一样" w:date="2018-03-21T02:22:00Z">
        <w:del w:id="5660" w:author="像个男人一样" w:date="2018-03-22T11:56:00Z">
          <w:r w:rsidR="00D5184D">
            <w:rPr>
              <w:b/>
            </w:rPr>
            <w:delText>错误！未指定顺序。</w:delText>
          </w:r>
        </w:del>
      </w:ins>
      <w:ins w:id="5661" w:author="像个男人一样" w:date="2018-03-21T02:17:00Z">
        <w:del w:id="5662" w:author="像个男人一样" w:date="2018-03-22T11:56:00Z">
          <w:r w:rsidR="00D5184D">
            <w:rPr>
              <w:b/>
            </w:rPr>
            <w:delText>错误！未指定顺序。错误！未指定顺序。错误！未指定顺序。</w:delText>
          </w:r>
        </w:del>
      </w:ins>
      <w:ins w:id="5663" w:author="像个男人一样" w:date="2018-03-21T02:15:00Z">
        <w:del w:id="5664" w:author="像个男人一样" w:date="2018-03-22T11:56:00Z">
          <w:r w:rsidR="00D5184D">
            <w:rPr>
              <w:b/>
            </w:rPr>
            <w:delText>错误！未指定顺序。</w:delText>
          </w:r>
        </w:del>
      </w:ins>
      <w:ins w:id="5665" w:author="像个男人一样" w:date="2018-03-21T02:14:00Z">
        <w:del w:id="5666" w:author="像个男人一样" w:date="2018-03-22T11:56:00Z">
          <w:r w:rsidR="00D5184D">
            <w:rPr>
              <w:b/>
            </w:rPr>
            <w:delText>错误！未指定顺序。</w:delText>
          </w:r>
        </w:del>
      </w:ins>
      <w:ins w:id="5667" w:author="像个男人一样" w:date="2018-03-21T02:13:00Z">
        <w:del w:id="5668" w:author="像个男人一样" w:date="2018-03-22T11:56:00Z">
          <w:r w:rsidR="00D5184D">
            <w:rPr>
              <w:b/>
            </w:rPr>
            <w:delText>错误！未指定顺序。</w:delText>
          </w:r>
        </w:del>
      </w:ins>
      <w:ins w:id="5669" w:author="像个男人一样" w:date="2018-03-21T02:12:00Z">
        <w:del w:id="5670" w:author="像个男人一样" w:date="2018-03-22T11:56:00Z">
          <w:r w:rsidR="00D5184D">
            <w:rPr>
              <w:b/>
            </w:rPr>
            <w:delText>错误！未指定顺序。</w:delText>
          </w:r>
        </w:del>
      </w:ins>
      <w:ins w:id="5671" w:author="像个男人一样" w:date="2018-03-21T02:02:00Z">
        <w:del w:id="5672" w:author="像个男人一样" w:date="2018-03-22T11:56:00Z">
          <w:r w:rsidR="00D5184D">
            <w:rPr>
              <w:b/>
            </w:rPr>
            <w:delText>错误！未指定顺序。错误！未指定顺序。</w:delText>
          </w:r>
        </w:del>
      </w:ins>
      <w:ins w:id="5673" w:author="像个男人一样" w:date="2018-03-21T02:01:00Z">
        <w:del w:id="5674" w:author="像个男人一样" w:date="2018-03-22T11:56:00Z">
          <w:r w:rsidR="00D5184D">
            <w:rPr>
              <w:b/>
            </w:rPr>
            <w:delText>错误！未指定顺序。</w:delText>
          </w:r>
        </w:del>
      </w:ins>
      <w:ins w:id="5675" w:author="像个男人一样" w:date="2018-03-21T02:00:00Z">
        <w:del w:id="5676" w:author="像个男人一样" w:date="2018-03-22T11:56:00Z">
          <w:r w:rsidR="00D5184D">
            <w:rPr>
              <w:b/>
            </w:rPr>
            <w:delText>错误！未指定顺序。</w:delText>
          </w:r>
        </w:del>
      </w:ins>
      <w:ins w:id="5677" w:author="像个男人一样" w:date="2018-03-21T01:59:00Z">
        <w:del w:id="5678" w:author="像个男人一样" w:date="2018-03-22T11:56:00Z">
          <w:r w:rsidR="00D5184D">
            <w:rPr>
              <w:b/>
            </w:rPr>
            <w:delText>错误！未指定顺序。</w:delText>
          </w:r>
        </w:del>
      </w:ins>
      <w:ins w:id="5679" w:author="像个男人一样" w:date="2018-03-21T01:58:00Z">
        <w:del w:id="5680" w:author="像个男人一样" w:date="2018-03-22T11:56:00Z">
          <w:r w:rsidR="00D5184D">
            <w:rPr>
              <w:b/>
            </w:rPr>
            <w:delText>错误！未指定顺序。错误！未指定顺序。</w:delText>
          </w:r>
        </w:del>
      </w:ins>
      <w:ins w:id="5681" w:author="像个男人一样" w:date="2018-03-21T01:57:00Z">
        <w:del w:id="5682" w:author="像个男人一样" w:date="2018-03-22T11:56:00Z">
          <w:r w:rsidR="00D5184D">
            <w:rPr>
              <w:b/>
            </w:rPr>
            <w:delText>错误！未指定顺序。</w:delText>
          </w:r>
        </w:del>
      </w:ins>
      <w:ins w:id="5683" w:author="像个男人一样" w:date="2018-03-21T01:48:00Z">
        <w:del w:id="5684" w:author="像个男人一样" w:date="2018-03-22T11:56:00Z">
          <w:r w:rsidR="00D5184D">
            <w:rPr>
              <w:b/>
            </w:rPr>
            <w:delText>错误！未指定顺序。</w:delText>
          </w:r>
        </w:del>
      </w:ins>
      <w:del w:id="5685" w:author="像个男人一样" w:date="2018-03-22T11:56:00Z">
        <w:r w:rsidR="00D5184D">
          <w:delText>4</w:delText>
        </w:r>
        <w:r w:rsidR="00D5184D">
          <w:fldChar w:fldCharType="end"/>
        </w:r>
      </w:del>
      <w:del w:id="5686" w:author="像个男人一样" w:date="2018-03-21T01:48:00Z">
        <w:r w:rsidR="00D5184D">
          <w:delText xml:space="preserve"> </w:delText>
        </w:r>
      </w:del>
      <w:del w:id="5687" w:author="像个男人一样" w:date="2018-03-21T01:47:00Z">
        <w:r w:rsidR="00D5184D">
          <w:delText>Gyroscope in iPhone</w:delText>
        </w:r>
      </w:del>
      <w:bookmarkEnd w:id="5632"/>
    </w:p>
    <w:p w14:paraId="57E6F7F1" w14:textId="77777777" w:rsidR="0087014B" w:rsidRDefault="00D5184D">
      <w:pPr>
        <w:jc w:val="center"/>
        <w:rPr>
          <w:ins w:id="5688" w:author="像个男人一样" w:date="2018-03-21T01:47:00Z"/>
        </w:rPr>
        <w:pPrChange w:id="5689" w:author="jie sun" w:date="2018-04-16T21:40:00Z">
          <w:pPr/>
        </w:pPrChange>
      </w:pPr>
      <w:del w:id="5690"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478710D9" w:rsidR="0087014B" w:rsidRDefault="00D5184D">
      <w:pPr>
        <w:pStyle w:val="Caption"/>
        <w:jc w:val="center"/>
        <w:pPrChange w:id="5691" w:author="jie sun" w:date="2018-04-16T21:40:00Z">
          <w:pPr/>
        </w:pPrChange>
      </w:pPr>
      <w:bookmarkStart w:id="5692" w:name="_Toc517801887"/>
      <w:ins w:id="5693" w:author="像个男人一样" w:date="2018-03-21T01:48:00Z">
        <w:r>
          <w:t xml:space="preserve">Figure </w:t>
        </w:r>
      </w:ins>
      <w:ins w:id="5694" w:author="JIE  SUN" w:date="2018-06-21T13:36:00Z">
        <w:r w:rsidR="00A64E7B">
          <w:fldChar w:fldCharType="begin"/>
        </w:r>
        <w:r w:rsidR="00A64E7B">
          <w:instrText xml:space="preserve"> STYLEREF 1 \s </w:instrText>
        </w:r>
      </w:ins>
      <w:r w:rsidR="00A64E7B">
        <w:fldChar w:fldCharType="separate"/>
      </w:r>
      <w:r w:rsidR="00030772">
        <w:rPr>
          <w:noProof/>
        </w:rPr>
        <w:t>4</w:t>
      </w:r>
      <w:ins w:id="569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2</w:t>
      </w:r>
      <w:ins w:id="5696" w:author="JIE  SUN" w:date="2018-06-21T13:36:00Z">
        <w:r w:rsidR="00A64E7B">
          <w:fldChar w:fldCharType="end"/>
        </w:r>
      </w:ins>
      <w:ins w:id="5697" w:author="jie sun" w:date="2018-04-19T13:00:00Z">
        <w:del w:id="5698" w:author="JIE  SUN" w:date="2018-06-21T13:34:00Z">
          <w:r w:rsidR="00083FE7" w:rsidDel="00A64E7B">
            <w:fldChar w:fldCharType="begin"/>
          </w:r>
          <w:r w:rsidR="00083FE7" w:rsidDel="00A64E7B">
            <w:delInstrText xml:space="preserve"> STYLEREF 1 \s </w:delInstrText>
          </w:r>
        </w:del>
      </w:ins>
      <w:del w:id="5699" w:author="JIE  SUN" w:date="2018-06-21T13:34:00Z">
        <w:r w:rsidR="00083FE7" w:rsidDel="00A64E7B">
          <w:fldChar w:fldCharType="separate"/>
        </w:r>
        <w:r w:rsidR="00083FE7" w:rsidDel="00A64E7B">
          <w:rPr>
            <w:noProof/>
          </w:rPr>
          <w:delText>3</w:delText>
        </w:r>
      </w:del>
      <w:ins w:id="5700" w:author="jie sun" w:date="2018-04-19T13:00:00Z">
        <w:del w:id="570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02" w:author="JIE  SUN" w:date="2018-06-21T13:34:00Z">
        <w:r w:rsidR="00083FE7" w:rsidDel="00A64E7B">
          <w:fldChar w:fldCharType="separate"/>
        </w:r>
      </w:del>
      <w:ins w:id="5703" w:author="jie sun" w:date="2018-04-19T13:00:00Z">
        <w:del w:id="5704" w:author="JIE  SUN" w:date="2018-06-21T13:34:00Z">
          <w:r w:rsidR="00083FE7" w:rsidDel="00A64E7B">
            <w:rPr>
              <w:noProof/>
            </w:rPr>
            <w:delText>4</w:delText>
          </w:r>
          <w:r w:rsidR="00083FE7" w:rsidDel="00A64E7B">
            <w:fldChar w:fldCharType="end"/>
          </w:r>
        </w:del>
      </w:ins>
      <w:ins w:id="5705" w:author="像个男人一样" w:date="2018-03-21T01:48:00Z">
        <w:del w:id="570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07" w:author="像个男人一样" w:date="2018-03-22T11:51:00Z">
        <w:del w:id="5708" w:author="jie sun" w:date="2018-04-10T21:45:00Z">
          <w:r w:rsidDel="00454521">
            <w:delText>4</w:delText>
          </w:r>
        </w:del>
      </w:ins>
      <w:ins w:id="5709" w:author="像个男人一样" w:date="2018-03-21T01:48:00Z">
        <w:del w:id="5710" w:author="jie sun" w:date="2018-04-10T21:45:00Z">
          <w:r w:rsidDel="00454521">
            <w:fldChar w:fldCharType="end"/>
          </w:r>
        </w:del>
        <w:bookmarkStart w:id="5711" w:name="_Toc17654"/>
        <w:bookmarkStart w:id="5712" w:name="_Toc15781"/>
        <w:bookmarkStart w:id="5713" w:name="_Toc10585"/>
        <w:bookmarkStart w:id="5714" w:name="_Toc17197"/>
        <w:bookmarkStart w:id="5715" w:name="_Toc10511"/>
        <w:bookmarkStart w:id="5716" w:name="_Toc19701"/>
        <w:bookmarkStart w:id="5717" w:name="_Toc5180"/>
        <w:bookmarkStart w:id="5718" w:name="_Toc29640"/>
        <w:bookmarkStart w:id="5719" w:name="_Toc9716"/>
        <w:bookmarkStart w:id="5720" w:name="_Toc5185"/>
        <w:bookmarkStart w:id="5721" w:name="_Toc4346"/>
        <w:bookmarkStart w:id="5722" w:name="_Toc22744"/>
        <w:bookmarkStart w:id="5723" w:name="_Toc23803"/>
        <w:bookmarkStart w:id="5724" w:name="_Toc9353"/>
        <w:bookmarkStart w:id="5725" w:name="_Toc10034"/>
        <w:bookmarkStart w:id="5726" w:name="_Toc21048"/>
        <w:bookmarkStart w:id="5727" w:name="_Toc17430"/>
        <w:bookmarkStart w:id="5728" w:name="_Toc18740"/>
        <w:bookmarkStart w:id="5729" w:name="_Toc12264"/>
        <w:bookmarkStart w:id="5730" w:name="_Toc30206"/>
        <w:bookmarkStart w:id="5731" w:name="_Toc29854"/>
        <w:bookmarkStart w:id="5732" w:name="_Toc17162"/>
        <w:bookmarkStart w:id="5733" w:name="_Toc8931"/>
        <w:bookmarkStart w:id="5734" w:name="_Toc22962"/>
        <w:bookmarkStart w:id="5735" w:name="_Toc8623"/>
        <w:r>
          <w:rPr>
            <w:rFonts w:hint="eastAsia"/>
          </w:rPr>
          <w:t xml:space="preserve">: Gyroscope </w:t>
        </w:r>
      </w:ins>
      <w:ins w:id="5736" w:author="jie sun" w:date="2018-04-18T15:32:00Z">
        <w:r w:rsidR="00BE0251">
          <w:t xml:space="preserve">Sensor </w:t>
        </w:r>
      </w:ins>
      <w:r w:rsidR="00BE16C1">
        <w:t>i</w:t>
      </w:r>
      <w:ins w:id="5737" w:author="jie sun" w:date="2018-04-18T14:54:00Z">
        <w:r w:rsidR="000853D9">
          <w:t>n A</w:t>
        </w:r>
      </w:ins>
      <w:ins w:id="5738" w:author="jie sun" w:date="2018-04-18T15:27:00Z">
        <w:r w:rsidR="00565B55">
          <w:t xml:space="preserve"> Phone</w:t>
        </w:r>
      </w:ins>
      <w:ins w:id="5739" w:author="jie sun" w:date="2018-04-18T15:28:00Z">
        <w:r w:rsidR="00BE0251">
          <w:t xml:space="preserve"> </w:t>
        </w:r>
      </w:ins>
      <w:customXmlInsRangeStart w:id="5740" w:author="jie sun" w:date="2018-04-18T15:44:00Z"/>
      <w:sdt>
        <w:sdtPr>
          <w:id w:val="-464507338"/>
          <w:citation/>
        </w:sdtPr>
        <w:sdtContent>
          <w:customXmlInsRangeEnd w:id="5740"/>
          <w:ins w:id="5741"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r w:rsidR="00D5282A">
            <w:rPr>
              <w:rFonts w:hint="eastAsia"/>
              <w:noProof/>
            </w:rPr>
            <w:t>(Kealy, 2017)</w:t>
          </w:r>
          <w:ins w:id="5742" w:author="jie sun" w:date="2018-04-18T15:44:00Z">
            <w:r w:rsidR="00B93E7E">
              <w:fldChar w:fldCharType="end"/>
            </w:r>
          </w:ins>
          <w:customXmlInsRangeStart w:id="5743" w:author="jie sun" w:date="2018-04-18T15:44:00Z"/>
        </w:sdtContent>
      </w:sdt>
      <w:customXmlInsRangeEnd w:id="5743"/>
      <w:bookmarkEnd w:id="5692"/>
      <w:ins w:id="5744" w:author="像个男人一样" w:date="2018-03-21T01:48:00Z">
        <w:del w:id="5745" w:author="jie sun" w:date="2018-04-16T22:29:00Z">
          <w:r w:rsidDel="000E4DAF">
            <w:rPr>
              <w:rFonts w:hint="eastAsia"/>
            </w:rPr>
            <w:delText>i</w:delText>
          </w:r>
        </w:del>
        <w:del w:id="5746" w:author="jie sun" w:date="2018-04-18T14:54:00Z">
          <w:r w:rsidDel="000853D9">
            <w:rPr>
              <w:rFonts w:hint="eastAsia"/>
            </w:rPr>
            <w:delText>n iPhone</w:delText>
          </w:r>
        </w:del>
      </w:ins>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p>
    <w:p w14:paraId="16364A7B" w14:textId="77777777" w:rsidR="0087014B" w:rsidDel="005C7B97" w:rsidRDefault="00D5184D">
      <w:pPr>
        <w:pStyle w:val="Caption"/>
        <w:rPr>
          <w:del w:id="5747" w:author="像个男人一样" w:date="2018-03-22T11:56:00Z"/>
        </w:rPr>
      </w:pPr>
      <w:r w:rsidRPr="007D068F">
        <w:t xml:space="preserve">Here, when we try to rotate the phone up and down several times only around Pitch (x) axis, it will produce a change of the angular velocity showed in the </w:t>
      </w:r>
      <w:del w:id="5748" w:author="像个男人一样" w:date="2018-03-21T23:13:00Z">
        <w:r w:rsidRPr="007D068F">
          <w:delText xml:space="preserve">form </w:delText>
        </w:r>
      </w:del>
      <w:ins w:id="5749" w:author="像个男人一样" w:date="2018-03-21T23:13:00Z">
        <w:r w:rsidRPr="007D068F">
          <w:rPr>
            <w:rPrChange w:id="5750" w:author="jie sun" w:date="2018-04-16T22:22:00Z">
              <w:rPr>
                <w:lang w:val="en-US"/>
              </w:rPr>
            </w:rPrChange>
          </w:rPr>
          <w:t xml:space="preserve">figure </w:t>
        </w:r>
      </w:ins>
      <w:r w:rsidRPr="007D068F">
        <w:t xml:space="preserve">below. It is clear </w:t>
      </w:r>
      <w:del w:id="5751" w:author="jie sun" w:date="2018-04-08T15:15:00Z">
        <w:r w:rsidRPr="007D068F" w:rsidDel="00EC2C06">
          <w:delText xml:space="preserve">that </w:delText>
        </w:r>
      </w:del>
      <w:r w:rsidRPr="007D068F">
        <w:t xml:space="preserve">there is almost only one orientation data change happened on </w:t>
      </w:r>
      <w:r w:rsidRPr="007D068F">
        <w:rPr>
          <w:rPrChange w:id="5752" w:author="jie sun" w:date="2018-04-16T22:22:00Z">
            <w:rPr>
              <w:lang w:val="en-GB"/>
            </w:rPr>
          </w:rPrChange>
        </w:rPr>
        <w:t>Pitch</w:t>
      </w:r>
      <w:r w:rsidRPr="007D068F">
        <w:t>(x) axis. And what the information we can summari</w:t>
      </w:r>
      <w:r w:rsidRPr="007D068F">
        <w:rPr>
          <w:rPrChange w:id="5753" w:author="jie sun" w:date="2018-04-16T22:22:00Z">
            <w:rPr>
              <w:lang w:val="en-GB"/>
            </w:rPr>
          </w:rPrChange>
        </w:rPr>
        <w:t>z</w:t>
      </w:r>
      <w:r w:rsidRPr="007D068F">
        <w:t xml:space="preserve">e is that any orientation the rotation happens it will cause the angular velocity on the </w:t>
      </w:r>
      <w:bookmarkStart w:id="5754" w:name="OLE_LINK8"/>
      <w:r w:rsidRPr="007D068F">
        <w:t xml:space="preserve">corresponding </w:t>
      </w:r>
      <w:bookmarkEnd w:id="5754"/>
      <w:r w:rsidRPr="007D068F">
        <w:t>axis.</w:t>
      </w:r>
      <w:r w:rsidRPr="00CF611C">
        <w:t xml:space="preserve"> </w:t>
      </w:r>
    </w:p>
    <w:p w14:paraId="3BD40AE7" w14:textId="77777777" w:rsidR="005C7B97" w:rsidRPr="005C7B97" w:rsidRDefault="005C7B97">
      <w:pPr>
        <w:rPr>
          <w:ins w:id="5755" w:author="jie sun" w:date="2018-04-16T22:29:00Z"/>
        </w:rPr>
      </w:pPr>
    </w:p>
    <w:p w14:paraId="50B31EED" w14:textId="77777777" w:rsidR="0087014B" w:rsidRPr="00CF611C" w:rsidRDefault="00D5184D">
      <w:pPr>
        <w:pStyle w:val="Caption"/>
        <w:rPr>
          <w:sz w:val="24"/>
          <w:rPrChange w:id="5756" w:author="jie sun" w:date="2018-04-08T19:34:00Z">
            <w:rPr/>
          </w:rPrChange>
        </w:rPr>
        <w:pPrChange w:id="5757" w:author="像个男人一样" w:date="2018-03-21T01:48:00Z">
          <w:pPr>
            <w:pStyle w:val="Subtitle"/>
          </w:pPr>
        </w:pPrChange>
      </w:pPr>
      <w:bookmarkStart w:id="5758" w:name="_Toc505291910"/>
      <w:del w:id="5759" w:author="像个男人一样" w:date="2018-03-22T11:56:00Z">
        <w:r w:rsidRPr="00CF611C">
          <w:rPr>
            <w:iCs w:val="0"/>
            <w:color w:val="auto"/>
            <w:sz w:val="24"/>
            <w:szCs w:val="22"/>
            <w:rPrChange w:id="5760" w:author="jie sun" w:date="2018-04-08T19:34:00Z">
              <w:rPr>
                <w:iCs/>
              </w:rPr>
            </w:rPrChange>
          </w:rPr>
          <w:delText xml:space="preserve">Figure 3. </w:delText>
        </w:r>
        <w:r w:rsidRPr="00CF611C">
          <w:rPr>
            <w:iCs w:val="0"/>
            <w:color w:val="auto"/>
            <w:sz w:val="24"/>
            <w:szCs w:val="22"/>
            <w:rPrChange w:id="5761" w:author="jie sun" w:date="2018-04-08T19:34:00Z">
              <w:rPr>
                <w:iCs/>
              </w:rPr>
            </w:rPrChange>
          </w:rPr>
          <w:fldChar w:fldCharType="begin"/>
        </w:r>
        <w:r w:rsidRPr="00CF611C">
          <w:rPr>
            <w:iCs w:val="0"/>
            <w:color w:val="auto"/>
            <w:sz w:val="24"/>
            <w:szCs w:val="22"/>
            <w:rPrChange w:id="5762" w:author="jie sun" w:date="2018-04-08T19:34:00Z">
              <w:rPr>
                <w:iCs/>
              </w:rPr>
            </w:rPrChange>
          </w:rPr>
          <w:delInstrText xml:space="preserve"> SEQ Figure_3. \* ARABIC </w:delInstrText>
        </w:r>
        <w:r w:rsidRPr="00CF611C">
          <w:rPr>
            <w:iCs w:val="0"/>
            <w:color w:val="auto"/>
            <w:sz w:val="24"/>
            <w:szCs w:val="22"/>
            <w:rPrChange w:id="5763" w:author="jie sun" w:date="2018-04-08T19:34:00Z">
              <w:rPr>
                <w:iCs/>
              </w:rPr>
            </w:rPrChange>
          </w:rPr>
          <w:fldChar w:fldCharType="separate"/>
        </w:r>
      </w:del>
      <w:ins w:id="5764" w:author="像个男人一样" w:date="2018-03-22T11:51:00Z">
        <w:del w:id="5765" w:author="像个男人一样" w:date="2018-03-22T11:56:00Z">
          <w:r w:rsidRPr="00CF611C">
            <w:rPr>
              <w:rFonts w:hint="eastAsia"/>
              <w:iCs w:val="0"/>
              <w:color w:val="auto"/>
              <w:sz w:val="24"/>
              <w:szCs w:val="22"/>
              <w:rPrChange w:id="5766" w:author="jie sun" w:date="2018-04-08T19:34:00Z">
                <w:rPr>
                  <w:rFonts w:hint="eastAsia"/>
                  <w:b/>
                  <w:iCs/>
                </w:rPr>
              </w:rPrChange>
            </w:rPr>
            <w:delText>错误！未指定顺序。</w:delText>
          </w:r>
        </w:del>
      </w:ins>
      <w:ins w:id="5767" w:author="像个男人一样" w:date="2018-03-21T23:39:00Z">
        <w:del w:id="5768" w:author="像个男人一样" w:date="2018-03-22T11:56:00Z">
          <w:r w:rsidRPr="00CF611C">
            <w:rPr>
              <w:rFonts w:hint="eastAsia"/>
              <w:iCs w:val="0"/>
              <w:color w:val="auto"/>
              <w:sz w:val="24"/>
              <w:szCs w:val="22"/>
              <w:rPrChange w:id="5769" w:author="jie sun" w:date="2018-04-08T19:34:00Z">
                <w:rPr>
                  <w:rFonts w:hint="eastAsia"/>
                  <w:b/>
                  <w:iCs/>
                </w:rPr>
              </w:rPrChange>
            </w:rPr>
            <w:delText>错误！未指定顺序。</w:delText>
          </w:r>
        </w:del>
      </w:ins>
      <w:ins w:id="5770" w:author="像个男人一样" w:date="2018-03-21T23:10:00Z">
        <w:del w:id="5771" w:author="像个男人一样" w:date="2018-03-22T11:56:00Z">
          <w:r w:rsidRPr="00CF611C">
            <w:rPr>
              <w:rFonts w:hint="eastAsia"/>
              <w:iCs w:val="0"/>
              <w:color w:val="auto"/>
              <w:sz w:val="24"/>
              <w:szCs w:val="22"/>
              <w:rPrChange w:id="5772" w:author="jie sun" w:date="2018-04-08T19:34:00Z">
                <w:rPr>
                  <w:rFonts w:hint="eastAsia"/>
                  <w:b/>
                  <w:iCs/>
                </w:rPr>
              </w:rPrChange>
            </w:rPr>
            <w:delText>错误！未指定顺序。</w:delText>
          </w:r>
        </w:del>
      </w:ins>
      <w:ins w:id="5773" w:author="像个男人一样" w:date="2018-03-21T23:08:00Z">
        <w:del w:id="5774" w:author="像个男人一样" w:date="2018-03-22T11:56:00Z">
          <w:r w:rsidRPr="00CF611C">
            <w:rPr>
              <w:rFonts w:hint="eastAsia"/>
              <w:iCs w:val="0"/>
              <w:color w:val="auto"/>
              <w:sz w:val="24"/>
              <w:szCs w:val="22"/>
              <w:rPrChange w:id="5775" w:author="jie sun" w:date="2018-04-08T19:34:00Z">
                <w:rPr>
                  <w:rFonts w:hint="eastAsia"/>
                  <w:b/>
                  <w:iCs/>
                </w:rPr>
              </w:rPrChange>
            </w:rPr>
            <w:delText>错误！未指定顺序。</w:delText>
          </w:r>
        </w:del>
      </w:ins>
      <w:ins w:id="5776" w:author="像个男人一样" w:date="2018-03-21T02:33:00Z">
        <w:del w:id="5777" w:author="像个男人一样" w:date="2018-03-22T11:56:00Z">
          <w:r w:rsidRPr="00CF611C">
            <w:rPr>
              <w:rFonts w:hint="eastAsia"/>
              <w:iCs w:val="0"/>
              <w:color w:val="auto"/>
              <w:sz w:val="24"/>
              <w:szCs w:val="22"/>
              <w:rPrChange w:id="5778" w:author="jie sun" w:date="2018-04-08T19:34:00Z">
                <w:rPr>
                  <w:rFonts w:hint="eastAsia"/>
                  <w:b/>
                  <w:iCs/>
                </w:rPr>
              </w:rPrChange>
            </w:rPr>
            <w:delText>错误！未指定顺序。错误！未指定顺序。</w:delText>
          </w:r>
        </w:del>
      </w:ins>
      <w:ins w:id="5779" w:author="像个男人一样" w:date="2018-03-21T02:31:00Z">
        <w:del w:id="5780" w:author="像个男人一样" w:date="2018-03-22T11:56:00Z">
          <w:r w:rsidRPr="00CF611C">
            <w:rPr>
              <w:rFonts w:hint="eastAsia"/>
              <w:iCs w:val="0"/>
              <w:color w:val="auto"/>
              <w:sz w:val="24"/>
              <w:szCs w:val="22"/>
              <w:rPrChange w:id="5781" w:author="jie sun" w:date="2018-04-08T19:34:00Z">
                <w:rPr>
                  <w:rFonts w:hint="eastAsia"/>
                  <w:b/>
                  <w:iCs/>
                </w:rPr>
              </w:rPrChange>
            </w:rPr>
            <w:delText>错误！未指定顺序。</w:delText>
          </w:r>
        </w:del>
      </w:ins>
      <w:ins w:id="5782" w:author="像个男人一样" w:date="2018-03-21T02:30:00Z">
        <w:del w:id="5783" w:author="像个男人一样" w:date="2018-03-22T11:56:00Z">
          <w:r w:rsidRPr="00CF611C">
            <w:rPr>
              <w:rFonts w:hint="eastAsia"/>
              <w:iCs w:val="0"/>
              <w:color w:val="auto"/>
              <w:sz w:val="24"/>
              <w:szCs w:val="22"/>
              <w:rPrChange w:id="5784" w:author="jie sun" w:date="2018-04-08T19:34:00Z">
                <w:rPr>
                  <w:rFonts w:hint="eastAsia"/>
                  <w:b/>
                  <w:iCs/>
                </w:rPr>
              </w:rPrChange>
            </w:rPr>
            <w:delText>错误！未指定顺序。</w:delText>
          </w:r>
        </w:del>
      </w:ins>
      <w:ins w:id="5785" w:author="像个男人一样" w:date="2018-03-21T02:29:00Z">
        <w:del w:id="5786" w:author="像个男人一样" w:date="2018-03-22T11:56:00Z">
          <w:r w:rsidRPr="00CF611C">
            <w:rPr>
              <w:rFonts w:hint="eastAsia"/>
              <w:iCs w:val="0"/>
              <w:color w:val="auto"/>
              <w:sz w:val="24"/>
              <w:szCs w:val="22"/>
              <w:rPrChange w:id="5787" w:author="jie sun" w:date="2018-04-08T19:34:00Z">
                <w:rPr>
                  <w:rFonts w:hint="eastAsia"/>
                  <w:b/>
                  <w:iCs/>
                </w:rPr>
              </w:rPrChange>
            </w:rPr>
            <w:delText>错误！未指定顺序。错误！未指定顺序。</w:delText>
          </w:r>
        </w:del>
      </w:ins>
      <w:ins w:id="5788" w:author="像个男人一样" w:date="2018-03-21T02:26:00Z">
        <w:del w:id="5789" w:author="像个男人一样" w:date="2018-03-22T11:56:00Z">
          <w:r w:rsidRPr="00CF611C">
            <w:rPr>
              <w:rFonts w:hint="eastAsia"/>
              <w:iCs w:val="0"/>
              <w:color w:val="auto"/>
              <w:sz w:val="24"/>
              <w:szCs w:val="22"/>
              <w:rPrChange w:id="5790" w:author="jie sun" w:date="2018-04-08T19:34:00Z">
                <w:rPr>
                  <w:rFonts w:hint="eastAsia"/>
                  <w:b/>
                  <w:iCs/>
                </w:rPr>
              </w:rPrChange>
            </w:rPr>
            <w:delText>错误！未指定顺序。</w:delText>
          </w:r>
        </w:del>
      </w:ins>
      <w:ins w:id="5791" w:author="像个男人一样" w:date="2018-03-21T02:25:00Z">
        <w:del w:id="5792" w:author="像个男人一样" w:date="2018-03-22T11:56:00Z">
          <w:r w:rsidRPr="00CF611C">
            <w:rPr>
              <w:rFonts w:hint="eastAsia"/>
              <w:iCs w:val="0"/>
              <w:color w:val="auto"/>
              <w:sz w:val="24"/>
              <w:szCs w:val="22"/>
              <w:rPrChange w:id="5793" w:author="jie sun" w:date="2018-04-08T19:34:00Z">
                <w:rPr>
                  <w:rFonts w:hint="eastAsia"/>
                  <w:b/>
                  <w:iCs/>
                </w:rPr>
              </w:rPrChange>
            </w:rPr>
            <w:delText>错误！未指定顺序。</w:delText>
          </w:r>
        </w:del>
      </w:ins>
      <w:ins w:id="5794" w:author="像个男人一样" w:date="2018-03-21T02:24:00Z">
        <w:del w:id="5795" w:author="像个男人一样" w:date="2018-03-22T11:56:00Z">
          <w:r w:rsidRPr="00CF611C">
            <w:rPr>
              <w:rFonts w:hint="eastAsia"/>
              <w:iCs w:val="0"/>
              <w:color w:val="auto"/>
              <w:sz w:val="24"/>
              <w:szCs w:val="22"/>
              <w:rPrChange w:id="5796" w:author="jie sun" w:date="2018-04-08T19:34:00Z">
                <w:rPr>
                  <w:rFonts w:hint="eastAsia"/>
                  <w:b/>
                  <w:iCs/>
                </w:rPr>
              </w:rPrChange>
            </w:rPr>
            <w:delText>错误！未指定顺序。</w:delText>
          </w:r>
        </w:del>
      </w:ins>
      <w:ins w:id="5797" w:author="像个男人一样" w:date="2018-03-21T02:23:00Z">
        <w:del w:id="5798" w:author="像个男人一样" w:date="2018-03-22T11:56:00Z">
          <w:r w:rsidRPr="00CF611C">
            <w:rPr>
              <w:rFonts w:hint="eastAsia"/>
              <w:iCs w:val="0"/>
              <w:color w:val="auto"/>
              <w:sz w:val="24"/>
              <w:szCs w:val="22"/>
              <w:rPrChange w:id="5799" w:author="jie sun" w:date="2018-04-08T19:34:00Z">
                <w:rPr>
                  <w:rFonts w:hint="eastAsia"/>
                  <w:b/>
                  <w:iCs/>
                </w:rPr>
              </w:rPrChange>
            </w:rPr>
            <w:delText>错误！未指定顺序。</w:delText>
          </w:r>
        </w:del>
      </w:ins>
      <w:ins w:id="5800" w:author="像个男人一样" w:date="2018-03-21T02:22:00Z">
        <w:del w:id="5801" w:author="像个男人一样" w:date="2018-03-22T11:56:00Z">
          <w:r w:rsidRPr="00CF611C">
            <w:rPr>
              <w:rFonts w:hint="eastAsia"/>
              <w:iCs w:val="0"/>
              <w:color w:val="auto"/>
              <w:sz w:val="24"/>
              <w:szCs w:val="22"/>
              <w:rPrChange w:id="5802" w:author="jie sun" w:date="2018-04-08T19:34:00Z">
                <w:rPr>
                  <w:rFonts w:hint="eastAsia"/>
                  <w:b/>
                  <w:iCs/>
                </w:rPr>
              </w:rPrChange>
            </w:rPr>
            <w:delText>错误！未指定顺序。</w:delText>
          </w:r>
        </w:del>
      </w:ins>
      <w:ins w:id="5803" w:author="像个男人一样" w:date="2018-03-21T02:17:00Z">
        <w:del w:id="5804" w:author="像个男人一样" w:date="2018-03-22T11:56:00Z">
          <w:r w:rsidRPr="00CF611C">
            <w:rPr>
              <w:rFonts w:hint="eastAsia"/>
              <w:iCs w:val="0"/>
              <w:color w:val="auto"/>
              <w:sz w:val="24"/>
              <w:szCs w:val="22"/>
              <w:rPrChange w:id="5805" w:author="jie sun" w:date="2018-04-08T19:34:00Z">
                <w:rPr>
                  <w:rFonts w:hint="eastAsia"/>
                  <w:b/>
                  <w:iCs/>
                </w:rPr>
              </w:rPrChange>
            </w:rPr>
            <w:delText>错误！未指定顺序。错误！未指定顺序。错误！未指定顺序。</w:delText>
          </w:r>
        </w:del>
      </w:ins>
      <w:ins w:id="5806" w:author="像个男人一样" w:date="2018-03-21T02:15:00Z">
        <w:del w:id="5807" w:author="像个男人一样" w:date="2018-03-22T11:56:00Z">
          <w:r w:rsidRPr="00CF611C">
            <w:rPr>
              <w:rFonts w:hint="eastAsia"/>
              <w:iCs w:val="0"/>
              <w:color w:val="auto"/>
              <w:sz w:val="24"/>
              <w:szCs w:val="22"/>
              <w:rPrChange w:id="5808" w:author="jie sun" w:date="2018-04-08T19:34:00Z">
                <w:rPr>
                  <w:rFonts w:hint="eastAsia"/>
                  <w:b/>
                  <w:iCs/>
                </w:rPr>
              </w:rPrChange>
            </w:rPr>
            <w:delText>错误！未指定顺序。</w:delText>
          </w:r>
        </w:del>
      </w:ins>
      <w:ins w:id="5809" w:author="像个男人一样" w:date="2018-03-21T02:14:00Z">
        <w:del w:id="5810" w:author="像个男人一样" w:date="2018-03-22T11:56:00Z">
          <w:r w:rsidRPr="00CF611C">
            <w:rPr>
              <w:rFonts w:hint="eastAsia"/>
              <w:iCs w:val="0"/>
              <w:color w:val="auto"/>
              <w:sz w:val="24"/>
              <w:szCs w:val="22"/>
              <w:rPrChange w:id="5811" w:author="jie sun" w:date="2018-04-08T19:34:00Z">
                <w:rPr>
                  <w:rFonts w:hint="eastAsia"/>
                  <w:b/>
                  <w:iCs/>
                </w:rPr>
              </w:rPrChange>
            </w:rPr>
            <w:delText>错误！未指定顺序。</w:delText>
          </w:r>
        </w:del>
      </w:ins>
      <w:ins w:id="5812" w:author="像个男人一样" w:date="2018-03-21T02:13:00Z">
        <w:del w:id="5813" w:author="像个男人一样" w:date="2018-03-22T11:56:00Z">
          <w:r w:rsidRPr="00CF611C">
            <w:rPr>
              <w:rFonts w:hint="eastAsia"/>
              <w:iCs w:val="0"/>
              <w:color w:val="auto"/>
              <w:sz w:val="24"/>
              <w:szCs w:val="22"/>
              <w:rPrChange w:id="5814" w:author="jie sun" w:date="2018-04-08T19:34:00Z">
                <w:rPr>
                  <w:rFonts w:hint="eastAsia"/>
                  <w:b/>
                  <w:iCs/>
                </w:rPr>
              </w:rPrChange>
            </w:rPr>
            <w:delText>错误！未指定顺序。</w:delText>
          </w:r>
        </w:del>
      </w:ins>
      <w:ins w:id="5815" w:author="像个男人一样" w:date="2018-03-21T02:12:00Z">
        <w:del w:id="5816" w:author="像个男人一样" w:date="2018-03-22T11:56:00Z">
          <w:r w:rsidRPr="00CF611C">
            <w:rPr>
              <w:rFonts w:hint="eastAsia"/>
              <w:iCs w:val="0"/>
              <w:color w:val="auto"/>
              <w:sz w:val="24"/>
              <w:szCs w:val="22"/>
              <w:rPrChange w:id="5817" w:author="jie sun" w:date="2018-04-08T19:34:00Z">
                <w:rPr>
                  <w:rFonts w:hint="eastAsia"/>
                  <w:b/>
                  <w:iCs/>
                </w:rPr>
              </w:rPrChange>
            </w:rPr>
            <w:delText>错误！未指定顺序。</w:delText>
          </w:r>
        </w:del>
      </w:ins>
      <w:ins w:id="5818" w:author="像个男人一样" w:date="2018-03-21T02:02:00Z">
        <w:del w:id="5819" w:author="像个男人一样" w:date="2018-03-22T11:56:00Z">
          <w:r w:rsidRPr="00CF611C">
            <w:rPr>
              <w:rFonts w:hint="eastAsia"/>
              <w:iCs w:val="0"/>
              <w:color w:val="auto"/>
              <w:sz w:val="24"/>
              <w:szCs w:val="22"/>
              <w:rPrChange w:id="5820" w:author="jie sun" w:date="2018-04-08T19:34:00Z">
                <w:rPr>
                  <w:rFonts w:hint="eastAsia"/>
                  <w:b/>
                  <w:iCs/>
                </w:rPr>
              </w:rPrChange>
            </w:rPr>
            <w:delText>错误！未指定顺序。错误！未指定顺序。</w:delText>
          </w:r>
        </w:del>
      </w:ins>
      <w:ins w:id="5821" w:author="像个男人一样" w:date="2018-03-21T02:01:00Z">
        <w:del w:id="5822" w:author="像个男人一样" w:date="2018-03-22T11:56:00Z">
          <w:r w:rsidRPr="00CF611C">
            <w:rPr>
              <w:rFonts w:hint="eastAsia"/>
              <w:iCs w:val="0"/>
              <w:color w:val="auto"/>
              <w:sz w:val="24"/>
              <w:szCs w:val="22"/>
              <w:rPrChange w:id="5823" w:author="jie sun" w:date="2018-04-08T19:34:00Z">
                <w:rPr>
                  <w:rFonts w:hint="eastAsia"/>
                  <w:b/>
                  <w:iCs/>
                </w:rPr>
              </w:rPrChange>
            </w:rPr>
            <w:delText>错误！未指定顺序。</w:delText>
          </w:r>
        </w:del>
      </w:ins>
      <w:ins w:id="5824" w:author="像个男人一样" w:date="2018-03-21T02:00:00Z">
        <w:del w:id="5825" w:author="像个男人一样" w:date="2018-03-22T11:56:00Z">
          <w:r w:rsidRPr="00CF611C">
            <w:rPr>
              <w:rFonts w:hint="eastAsia"/>
              <w:iCs w:val="0"/>
              <w:color w:val="auto"/>
              <w:sz w:val="24"/>
              <w:szCs w:val="22"/>
              <w:rPrChange w:id="5826" w:author="jie sun" w:date="2018-04-08T19:34:00Z">
                <w:rPr>
                  <w:rFonts w:hint="eastAsia"/>
                  <w:b/>
                  <w:iCs/>
                </w:rPr>
              </w:rPrChange>
            </w:rPr>
            <w:delText>错误！未指定顺序。</w:delText>
          </w:r>
        </w:del>
      </w:ins>
      <w:ins w:id="5827" w:author="像个男人一样" w:date="2018-03-21T01:59:00Z">
        <w:del w:id="5828" w:author="像个男人一样" w:date="2018-03-22T11:56:00Z">
          <w:r w:rsidRPr="00CF611C">
            <w:rPr>
              <w:rFonts w:hint="eastAsia"/>
              <w:iCs w:val="0"/>
              <w:color w:val="auto"/>
              <w:sz w:val="24"/>
              <w:szCs w:val="22"/>
              <w:rPrChange w:id="5829" w:author="jie sun" w:date="2018-04-08T19:34:00Z">
                <w:rPr>
                  <w:rFonts w:hint="eastAsia"/>
                  <w:b/>
                  <w:iCs/>
                </w:rPr>
              </w:rPrChange>
            </w:rPr>
            <w:delText>错误！未指定顺序。</w:delText>
          </w:r>
        </w:del>
      </w:ins>
      <w:ins w:id="5830" w:author="像个男人一样" w:date="2018-03-21T01:58:00Z">
        <w:del w:id="5831" w:author="像个男人一样" w:date="2018-03-22T11:56:00Z">
          <w:r w:rsidRPr="00CF611C">
            <w:rPr>
              <w:rFonts w:hint="eastAsia"/>
              <w:iCs w:val="0"/>
              <w:color w:val="auto"/>
              <w:sz w:val="24"/>
              <w:szCs w:val="22"/>
              <w:rPrChange w:id="5832" w:author="jie sun" w:date="2018-04-08T19:34:00Z">
                <w:rPr>
                  <w:rFonts w:hint="eastAsia"/>
                  <w:b/>
                  <w:iCs/>
                </w:rPr>
              </w:rPrChange>
            </w:rPr>
            <w:delText>错误！未指定顺序。错误！未指定顺序。</w:delText>
          </w:r>
        </w:del>
      </w:ins>
      <w:ins w:id="5833" w:author="像个男人一样" w:date="2018-03-21T01:57:00Z">
        <w:del w:id="5834" w:author="像个男人一样" w:date="2018-03-22T11:56:00Z">
          <w:r w:rsidRPr="00CF611C">
            <w:rPr>
              <w:rFonts w:hint="eastAsia"/>
              <w:iCs w:val="0"/>
              <w:color w:val="auto"/>
              <w:sz w:val="24"/>
              <w:szCs w:val="22"/>
              <w:rPrChange w:id="5835" w:author="jie sun" w:date="2018-04-08T19:34:00Z">
                <w:rPr>
                  <w:rFonts w:hint="eastAsia"/>
                  <w:b/>
                  <w:iCs/>
                </w:rPr>
              </w:rPrChange>
            </w:rPr>
            <w:delText>错误！未指定顺序。</w:delText>
          </w:r>
        </w:del>
      </w:ins>
      <w:del w:id="5836" w:author="像个男人一样" w:date="2018-03-22T11:56:00Z">
        <w:r w:rsidRPr="00CF611C">
          <w:rPr>
            <w:iCs w:val="0"/>
            <w:color w:val="auto"/>
            <w:sz w:val="24"/>
            <w:szCs w:val="22"/>
            <w:rPrChange w:id="5837" w:author="jie sun" w:date="2018-04-08T19:34:00Z">
              <w:rPr>
                <w:iCs/>
              </w:rPr>
            </w:rPrChange>
          </w:rPr>
          <w:delText>5</w:delText>
        </w:r>
        <w:r w:rsidRPr="00CF611C">
          <w:rPr>
            <w:iCs w:val="0"/>
            <w:color w:val="auto"/>
            <w:sz w:val="24"/>
            <w:szCs w:val="22"/>
            <w:rPrChange w:id="5838" w:author="jie sun" w:date="2018-04-08T19:34:00Z">
              <w:rPr>
                <w:iCs/>
              </w:rPr>
            </w:rPrChange>
          </w:rPr>
          <w:fldChar w:fldCharType="end"/>
        </w:r>
      </w:del>
      <w:del w:id="5839" w:author="像个男人一样" w:date="2018-03-21T01:48:00Z">
        <w:r w:rsidRPr="00CF611C">
          <w:rPr>
            <w:iCs w:val="0"/>
            <w:color w:val="auto"/>
            <w:sz w:val="24"/>
            <w:szCs w:val="22"/>
            <w:rPrChange w:id="5840" w:author="jie sun" w:date="2018-04-08T19:34:00Z">
              <w:rPr>
                <w:iCs/>
              </w:rPr>
            </w:rPrChange>
          </w:rPr>
          <w:delText xml:space="preserve"> The angular velocities of three axes data of Gyroscope</w:delText>
        </w:r>
      </w:del>
      <w:bookmarkEnd w:id="5758"/>
    </w:p>
    <w:p w14:paraId="02B6503B" w14:textId="77777777" w:rsidR="0087014B" w:rsidRDefault="00D5184D">
      <w:pPr>
        <w:jc w:val="center"/>
        <w:rPr>
          <w:ins w:id="5841" w:author="像个男人一样" w:date="2018-03-21T01:48:00Z"/>
        </w:rPr>
        <w:pPrChange w:id="5842"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42C2588D" w:rsidR="0087014B" w:rsidRDefault="00D5184D">
      <w:pPr>
        <w:pStyle w:val="Caption"/>
        <w:jc w:val="center"/>
        <w:pPrChange w:id="5843" w:author="jie sun" w:date="2018-04-16T21:40:00Z">
          <w:pPr/>
        </w:pPrChange>
      </w:pPr>
      <w:bookmarkStart w:id="5844" w:name="_Toc517801888"/>
      <w:ins w:id="5845" w:author="像个男人一样" w:date="2018-03-21T01:48:00Z">
        <w:r>
          <w:t xml:space="preserve">Figure </w:t>
        </w:r>
      </w:ins>
      <w:ins w:id="5846" w:author="JIE  SUN" w:date="2018-06-21T13:36:00Z">
        <w:r w:rsidR="00A64E7B">
          <w:fldChar w:fldCharType="begin"/>
        </w:r>
        <w:r w:rsidR="00A64E7B">
          <w:instrText xml:space="preserve"> STYLEREF 1 \s </w:instrText>
        </w:r>
      </w:ins>
      <w:r w:rsidR="00A64E7B">
        <w:fldChar w:fldCharType="separate"/>
      </w:r>
      <w:r w:rsidR="00030772">
        <w:rPr>
          <w:noProof/>
        </w:rPr>
        <w:t>4</w:t>
      </w:r>
      <w:ins w:id="584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3</w:t>
      </w:r>
      <w:ins w:id="5848" w:author="JIE  SUN" w:date="2018-06-21T13:36:00Z">
        <w:r w:rsidR="00A64E7B">
          <w:fldChar w:fldCharType="end"/>
        </w:r>
      </w:ins>
      <w:ins w:id="5849" w:author="jie sun" w:date="2018-04-19T13:00:00Z">
        <w:del w:id="5850" w:author="JIE  SUN" w:date="2018-06-21T13:34:00Z">
          <w:r w:rsidR="00083FE7" w:rsidDel="00A64E7B">
            <w:fldChar w:fldCharType="begin"/>
          </w:r>
          <w:r w:rsidR="00083FE7" w:rsidDel="00A64E7B">
            <w:delInstrText xml:space="preserve"> STYLEREF 1 \s </w:delInstrText>
          </w:r>
        </w:del>
      </w:ins>
      <w:del w:id="5851" w:author="JIE  SUN" w:date="2018-06-21T13:34:00Z">
        <w:r w:rsidR="00083FE7" w:rsidDel="00A64E7B">
          <w:fldChar w:fldCharType="separate"/>
        </w:r>
        <w:r w:rsidR="00083FE7" w:rsidDel="00A64E7B">
          <w:rPr>
            <w:noProof/>
          </w:rPr>
          <w:delText>3</w:delText>
        </w:r>
      </w:del>
      <w:ins w:id="5852" w:author="jie sun" w:date="2018-04-19T13:00:00Z">
        <w:del w:id="585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54" w:author="JIE  SUN" w:date="2018-06-21T13:34:00Z">
        <w:r w:rsidR="00083FE7" w:rsidDel="00A64E7B">
          <w:fldChar w:fldCharType="separate"/>
        </w:r>
      </w:del>
      <w:ins w:id="5855" w:author="jie sun" w:date="2018-04-19T13:00:00Z">
        <w:del w:id="5856" w:author="JIE  SUN" w:date="2018-06-21T13:34:00Z">
          <w:r w:rsidR="00083FE7" w:rsidDel="00A64E7B">
            <w:rPr>
              <w:noProof/>
            </w:rPr>
            <w:delText>5</w:delText>
          </w:r>
          <w:r w:rsidR="00083FE7" w:rsidDel="00A64E7B">
            <w:fldChar w:fldCharType="end"/>
          </w:r>
        </w:del>
      </w:ins>
      <w:ins w:id="5857" w:author="像个男人一样" w:date="2018-03-21T01:48:00Z">
        <w:del w:id="585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59" w:author="像个男人一样" w:date="2018-03-22T11:51:00Z">
        <w:del w:id="5860" w:author="jie sun" w:date="2018-04-10T21:45:00Z">
          <w:r w:rsidDel="00454521">
            <w:delText>5</w:delText>
          </w:r>
        </w:del>
      </w:ins>
      <w:ins w:id="5861" w:author="像个男人一样" w:date="2018-03-21T01:48:00Z">
        <w:del w:id="5862" w:author="jie sun" w:date="2018-04-10T21:45:00Z">
          <w:r w:rsidDel="00454521">
            <w:fldChar w:fldCharType="end"/>
          </w:r>
        </w:del>
        <w:bookmarkStart w:id="5863" w:name="_Toc18668"/>
        <w:bookmarkStart w:id="5864" w:name="_Toc13403"/>
        <w:bookmarkStart w:id="5865" w:name="_Toc18199"/>
        <w:bookmarkStart w:id="5866" w:name="_Toc1411"/>
        <w:bookmarkStart w:id="5867" w:name="_Toc2137"/>
        <w:bookmarkStart w:id="5868" w:name="_Toc4384"/>
        <w:bookmarkStart w:id="5869" w:name="_Toc27997"/>
        <w:bookmarkStart w:id="5870" w:name="_Toc23929"/>
        <w:bookmarkStart w:id="5871" w:name="_Toc12169"/>
        <w:bookmarkStart w:id="5872" w:name="_Toc22874"/>
        <w:bookmarkStart w:id="5873" w:name="_Toc27424"/>
        <w:bookmarkStart w:id="5874" w:name="_Toc30685"/>
        <w:bookmarkStart w:id="5875" w:name="_Toc6194"/>
        <w:bookmarkStart w:id="5876" w:name="_Toc29678"/>
        <w:bookmarkStart w:id="5877" w:name="_Toc25633"/>
        <w:bookmarkStart w:id="5878" w:name="_Toc8983"/>
        <w:bookmarkStart w:id="5879" w:name="_Toc23673"/>
        <w:bookmarkStart w:id="5880" w:name="_Toc29564"/>
        <w:bookmarkStart w:id="5881" w:name="_Toc26631"/>
        <w:bookmarkStart w:id="5882" w:name="_Toc25922"/>
        <w:bookmarkStart w:id="5883" w:name="_Toc15336"/>
        <w:bookmarkStart w:id="5884" w:name="_Toc24176"/>
        <w:bookmarkStart w:id="5885" w:name="_Toc8265"/>
        <w:bookmarkStart w:id="5886" w:name="_Toc20118"/>
        <w:bookmarkStart w:id="5887" w:name="_Toc2720"/>
        <w:r>
          <w:rPr>
            <w:rFonts w:hint="eastAsia"/>
          </w:rPr>
          <w:t xml:space="preserve">: The </w:t>
        </w:r>
      </w:ins>
      <w:ins w:id="5888" w:author="jie sun" w:date="2018-04-16T22:29:00Z">
        <w:r w:rsidR="00473E37">
          <w:t>A</w:t>
        </w:r>
      </w:ins>
      <w:ins w:id="5889" w:author="像个男人一样" w:date="2018-03-21T01:48:00Z">
        <w:del w:id="5890" w:author="jie sun" w:date="2018-04-16T22:29:00Z">
          <w:r w:rsidDel="00473E37">
            <w:rPr>
              <w:rFonts w:hint="eastAsia"/>
            </w:rPr>
            <w:delText>a</w:delText>
          </w:r>
        </w:del>
        <w:r>
          <w:rPr>
            <w:rFonts w:hint="eastAsia"/>
          </w:rPr>
          <w:t xml:space="preserve">ngular </w:t>
        </w:r>
      </w:ins>
      <w:ins w:id="5891" w:author="jie sun" w:date="2018-04-16T22:29:00Z">
        <w:r w:rsidR="00473E37">
          <w:t>V</w:t>
        </w:r>
      </w:ins>
      <w:ins w:id="5892" w:author="像个男人一样" w:date="2018-03-21T01:48:00Z">
        <w:del w:id="5893" w:author="jie sun" w:date="2018-04-16T22:29:00Z">
          <w:r w:rsidDel="00473E37">
            <w:rPr>
              <w:rFonts w:hint="eastAsia"/>
            </w:rPr>
            <w:delText>v</w:delText>
          </w:r>
        </w:del>
        <w:r>
          <w:rPr>
            <w:rFonts w:hint="eastAsia"/>
          </w:rPr>
          <w:t xml:space="preserve">elocities </w:t>
        </w:r>
      </w:ins>
      <w:ins w:id="5894" w:author="jie sun" w:date="2018-04-16T22:29:00Z">
        <w:r w:rsidR="00473E37">
          <w:t>O</w:t>
        </w:r>
      </w:ins>
      <w:ins w:id="5895" w:author="像个男人一样" w:date="2018-03-21T01:48:00Z">
        <w:del w:id="5896" w:author="jie sun" w:date="2018-04-16T22:29:00Z">
          <w:r w:rsidDel="00473E37">
            <w:rPr>
              <w:rFonts w:hint="eastAsia"/>
            </w:rPr>
            <w:delText>o</w:delText>
          </w:r>
        </w:del>
        <w:r>
          <w:rPr>
            <w:rFonts w:hint="eastAsia"/>
          </w:rPr>
          <w:t xml:space="preserve">f </w:t>
        </w:r>
      </w:ins>
      <w:ins w:id="5897" w:author="jie sun" w:date="2018-04-16T22:29:00Z">
        <w:r w:rsidR="00473E37">
          <w:t>T</w:t>
        </w:r>
      </w:ins>
      <w:ins w:id="5898" w:author="像个男人一样" w:date="2018-03-21T01:48:00Z">
        <w:del w:id="5899" w:author="jie sun" w:date="2018-04-16T22:29:00Z">
          <w:r w:rsidDel="00473E37">
            <w:rPr>
              <w:rFonts w:hint="eastAsia"/>
            </w:rPr>
            <w:delText>t</w:delText>
          </w:r>
        </w:del>
        <w:r>
          <w:rPr>
            <w:rFonts w:hint="eastAsia"/>
          </w:rPr>
          <w:t xml:space="preserve">hree </w:t>
        </w:r>
      </w:ins>
      <w:ins w:id="5900" w:author="jie sun" w:date="2018-04-16T22:29:00Z">
        <w:r w:rsidR="00473E37">
          <w:t>A</w:t>
        </w:r>
      </w:ins>
      <w:ins w:id="5901" w:author="像个男人一样" w:date="2018-03-21T01:48:00Z">
        <w:del w:id="5902" w:author="jie sun" w:date="2018-04-16T22:29:00Z">
          <w:r w:rsidDel="00473E37">
            <w:rPr>
              <w:rFonts w:hint="eastAsia"/>
            </w:rPr>
            <w:delText>a</w:delText>
          </w:r>
        </w:del>
        <w:r>
          <w:rPr>
            <w:rFonts w:hint="eastAsia"/>
          </w:rPr>
          <w:t xml:space="preserve">xes </w:t>
        </w:r>
      </w:ins>
      <w:ins w:id="5903" w:author="jie sun" w:date="2018-04-16T22:29:00Z">
        <w:r w:rsidR="00473E37">
          <w:t>D</w:t>
        </w:r>
      </w:ins>
      <w:ins w:id="5904" w:author="像个男人一样" w:date="2018-03-21T01:48:00Z">
        <w:del w:id="5905" w:author="jie sun" w:date="2018-04-16T22:29:00Z">
          <w:r w:rsidDel="00473E37">
            <w:rPr>
              <w:rFonts w:hint="eastAsia"/>
            </w:rPr>
            <w:delText>d</w:delText>
          </w:r>
        </w:del>
        <w:r>
          <w:rPr>
            <w:rFonts w:hint="eastAsia"/>
          </w:rPr>
          <w:t xml:space="preserve">ata </w:t>
        </w:r>
      </w:ins>
      <w:ins w:id="5906" w:author="jie sun" w:date="2018-04-16T22:29:00Z">
        <w:r w:rsidR="00473E37">
          <w:t>O</w:t>
        </w:r>
      </w:ins>
      <w:ins w:id="5907" w:author="像个男人一样" w:date="2018-03-21T01:48:00Z">
        <w:del w:id="5908" w:author="jie sun" w:date="2018-04-16T22:29:00Z">
          <w:r w:rsidDel="00473E37">
            <w:rPr>
              <w:rFonts w:hint="eastAsia"/>
            </w:rPr>
            <w:delText>o</w:delText>
          </w:r>
        </w:del>
        <w:r>
          <w:rPr>
            <w:rFonts w:hint="eastAsia"/>
          </w:rPr>
          <w:t>f Gyroscope</w:t>
        </w:r>
      </w:ins>
      <w:bookmarkEnd w:id="5844"/>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p>
    <w:p w14:paraId="0C43EA63" w14:textId="77777777" w:rsidR="0087014B" w:rsidRDefault="00D5184D">
      <w:del w:id="5909" w:author="jie sun" w:date="2018-04-15T19:33:00Z">
        <w:r w:rsidDel="0011581D">
          <w:delText>So we</w:delText>
        </w:r>
      </w:del>
      <w:ins w:id="5910"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911" w:name="_Toc31821"/>
      <w:bookmarkStart w:id="5912" w:name="_Toc528"/>
      <w:bookmarkStart w:id="5913" w:name="_Toc24355"/>
      <w:bookmarkStart w:id="5914" w:name="_Toc15933"/>
      <w:bookmarkStart w:id="5915" w:name="_Toc10462"/>
      <w:bookmarkStart w:id="5916" w:name="_Toc30410"/>
      <w:bookmarkStart w:id="5917" w:name="_Toc27580"/>
      <w:bookmarkStart w:id="5918" w:name="_Toc18046"/>
      <w:bookmarkStart w:id="5919" w:name="_Toc19700"/>
      <w:bookmarkStart w:id="5920" w:name="_Toc518334832"/>
      <w:r>
        <w:t xml:space="preserve">Calculating </w:t>
      </w:r>
      <w:del w:id="5921" w:author="jie sun" w:date="2018-04-16T21:20:00Z">
        <w:r w:rsidR="00D5184D" w:rsidDel="00DD2CA7">
          <w:delText xml:space="preserve">the </w:delText>
        </w:r>
      </w:del>
      <w:r>
        <w:t>t</w:t>
      </w:r>
      <w:ins w:id="5922" w:author="jie sun" w:date="2018-04-16T21:20:00Z">
        <w:r w:rsidR="00DD2CA7">
          <w:t xml:space="preserve">he </w:t>
        </w:r>
      </w:ins>
      <w:del w:id="5923" w:author="jie sun" w:date="2018-04-16T21:20:00Z">
        <w:r w:rsidR="00D5184D" w:rsidDel="00DD2CA7">
          <w:delText xml:space="preserve">current </w:delText>
        </w:r>
      </w:del>
      <w:ins w:id="5924" w:author="jie sun" w:date="2018-04-16T21:20:00Z">
        <w:r w:rsidR="00DD2CA7">
          <w:t xml:space="preserve">Current </w:t>
        </w:r>
      </w:ins>
      <w:del w:id="5925" w:author="jie sun" w:date="2018-04-16T21:20:00Z">
        <w:r w:rsidR="00D5184D" w:rsidDel="00DD2CA7">
          <w:delText xml:space="preserve">angle </w:delText>
        </w:r>
      </w:del>
      <w:ins w:id="5926" w:author="jie sun" w:date="2018-04-16T21:20:00Z">
        <w:r w:rsidR="00DD2CA7">
          <w:t xml:space="preserve">Angle </w:t>
        </w:r>
      </w:ins>
      <w:del w:id="5927" w:author="jie sun" w:date="2018-04-16T21:20:00Z">
        <w:r w:rsidR="00D5184D" w:rsidDel="00DD2CA7">
          <w:delText xml:space="preserve">in </w:delText>
        </w:r>
      </w:del>
      <w:r w:rsidR="00722587">
        <w:t>i</w:t>
      </w:r>
      <w:ins w:id="5928" w:author="jie sun" w:date="2018-04-16T21:20:00Z">
        <w:r w:rsidR="00DD2CA7">
          <w:t xml:space="preserve">n </w:t>
        </w:r>
      </w:ins>
      <w:r w:rsidR="00D5184D">
        <w:rPr>
          <w:lang w:val="en-GB"/>
        </w:rPr>
        <w:t xml:space="preserve">Pitch </w:t>
      </w:r>
      <w:del w:id="5929" w:author="jie sun" w:date="2018-04-16T21:21:00Z">
        <w:r w:rsidR="00D5184D" w:rsidDel="00DD2CA7">
          <w:delText>axis</w:delText>
        </w:r>
      </w:del>
      <w:bookmarkEnd w:id="5911"/>
      <w:bookmarkEnd w:id="5912"/>
      <w:bookmarkEnd w:id="5913"/>
      <w:bookmarkEnd w:id="5914"/>
      <w:bookmarkEnd w:id="5915"/>
      <w:bookmarkEnd w:id="5916"/>
      <w:bookmarkEnd w:id="5917"/>
      <w:bookmarkEnd w:id="5918"/>
      <w:bookmarkEnd w:id="5919"/>
      <w:ins w:id="5930" w:author="jie sun" w:date="2018-04-16T21:21:00Z">
        <w:r w:rsidR="00DD2CA7">
          <w:t>Axis</w:t>
        </w:r>
      </w:ins>
      <w:bookmarkEnd w:id="5920"/>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7D8E61B" w:rsidR="0087014B" w:rsidRDefault="00D5184D">
      <w:r>
        <w:t>One of them is</w:t>
      </w:r>
      <w:ins w:id="5931" w:author="像个男人一样" w:date="2018-03-21T21:19:00Z">
        <w:r>
          <w:rPr>
            <w:lang w:val="en-US"/>
          </w:rPr>
          <w:t xml:space="preserve"> </w:t>
        </w:r>
      </w:ins>
      <w:del w:id="5932"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933" w:author="像个男人一样" w:date="2018-03-21T21:19:00Z">
        <w:r>
          <w:rPr>
            <w:rFonts w:hint="eastAsia"/>
          </w:rPr>
          <w:t>θ</w:t>
        </w:r>
        <w:r>
          <w:rPr>
            <w:rFonts w:hint="eastAsia"/>
          </w:rPr>
          <w:t> </w:t>
        </w:r>
        <w:r>
          <w:rPr>
            <w:lang w:val="en-US"/>
          </w:rPr>
          <w:t xml:space="preserve">= </w:t>
        </w:r>
      </w:ins>
      <w:ins w:id="5934" w:author="像个男人一样" w:date="2018-03-21T21:26:00Z">
        <w:r>
          <w:rPr>
            <w:lang w:val="en-US"/>
          </w:rPr>
          <w:t>d</w:t>
        </w:r>
        <w:r>
          <w:rPr>
            <w:rFonts w:hint="eastAsia"/>
          </w:rPr>
          <w:t>θ</w:t>
        </w:r>
      </w:ins>
      <w:ins w:id="5935" w:author="像个男人一样" w:date="2018-03-21T21:19:00Z">
        <w:r>
          <w:rPr>
            <w:lang w:val="en-US"/>
          </w:rPr>
          <w:t>/dt</w:t>
        </w:r>
      </w:ins>
      <w:customXmlInsRangeStart w:id="5936" w:author="jie sun" w:date="2018-04-08T19:39:00Z"/>
      <w:sdt>
        <w:sdtPr>
          <w:rPr>
            <w:lang w:val="en-US"/>
          </w:rPr>
          <w:id w:val="-637180685"/>
          <w:citation/>
        </w:sdtPr>
        <w:sdtContent>
          <w:customXmlInsRangeEnd w:id="5936"/>
          <w:ins w:id="5937"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D5282A">
            <w:rPr>
              <w:rFonts w:hint="eastAsia"/>
              <w:noProof/>
              <w:lang w:val="en-US"/>
            </w:rPr>
            <w:t xml:space="preserve"> </w:t>
          </w:r>
          <w:r w:rsidR="00D5282A">
            <w:rPr>
              <w:noProof/>
              <w:lang w:val="en-US"/>
            </w:rPr>
            <w:t>(Pieter-Jan, 2016)</w:t>
          </w:r>
          <w:ins w:id="5938" w:author="jie sun" w:date="2018-04-08T19:39:00Z">
            <w:r w:rsidR="00021E90">
              <w:rPr>
                <w:lang w:val="en-US"/>
              </w:rPr>
              <w:fldChar w:fldCharType="end"/>
            </w:r>
          </w:ins>
          <w:customXmlInsRangeStart w:id="5939" w:author="jie sun" w:date="2018-04-08T19:39:00Z"/>
        </w:sdtContent>
      </w:sdt>
      <w:customXmlInsRangeEnd w:id="5939"/>
      <w:ins w:id="5940" w:author="像个男人一样" w:date="2018-03-21T21:24:00Z">
        <w:del w:id="5941" w:author="jie sun" w:date="2018-04-08T19:39:00Z">
          <w:r w:rsidDel="00021E90">
            <w:rPr>
              <w:lang w:val="en-US"/>
            </w:rPr>
            <w:delText xml:space="preserve"> </w:delText>
          </w:r>
        </w:del>
      </w:ins>
      <w:bookmarkStart w:id="5942" w:name="OLE_LINK26"/>
      <w:ins w:id="5943" w:author="像个男人一样" w:date="2018-03-22T12:12:00Z">
        <w:del w:id="5944"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942"/>
      <w:r>
        <w:t xml:space="preserve">, </w:t>
      </w:r>
      <w:ins w:id="5949" w:author="像个男人一样" w:date="2018-03-21T21:25:00Z">
        <w:r>
          <w:rPr>
            <w:rFonts w:hint="eastAsia"/>
          </w:rPr>
          <w:t>θ</w:t>
        </w:r>
        <w:r>
          <w:rPr>
            <w:rFonts w:hint="eastAsia"/>
          </w:rPr>
          <w:t> </w:t>
        </w:r>
        <w:r>
          <w:rPr>
            <w:lang w:val="en-US"/>
          </w:rPr>
          <w:t>means  the angular velocity</w:t>
        </w:r>
      </w:ins>
      <w:ins w:id="5950" w:author="像个男人一样" w:date="2018-03-21T21:26:00Z">
        <w:r>
          <w:rPr>
            <w:lang w:val="en-US"/>
          </w:rPr>
          <w:t>, d</w:t>
        </w:r>
        <w:r>
          <w:rPr>
            <w:rFonts w:hint="eastAsia"/>
          </w:rPr>
          <w:t>θ</w:t>
        </w:r>
        <w:r>
          <w:rPr>
            <w:lang w:val="en-US"/>
          </w:rPr>
          <w:t xml:space="preserve"> means ra</w:t>
        </w:r>
      </w:ins>
      <w:ins w:id="5951" w:author="像个男人一样" w:date="2018-03-21T21:27:00Z">
        <w:r>
          <w:rPr>
            <w:lang w:val="en-US"/>
          </w:rPr>
          <w:t>dian and dt is the time period,</w:t>
        </w:r>
      </w:ins>
      <w:ins w:id="5952"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953" w:author="像个男人一样" w:date="2018-03-21T21:28:00Z"/>
        </w:rPr>
      </w:pPr>
      <w:r>
        <w:t xml:space="preserve">Therefor another function should be mentioned here: </w:t>
      </w:r>
    </w:p>
    <w:p w14:paraId="0893717D" w14:textId="7D30ADE4" w:rsidR="0087014B" w:rsidRPr="001F69FC" w:rsidDel="001F69FC" w:rsidRDefault="00D5184D">
      <w:pPr>
        <w:rPr>
          <w:ins w:id="5954" w:author="像个男人一样" w:date="2018-03-21T21:32:00Z"/>
          <w:del w:id="5955" w:author="jie sun" w:date="2018-04-16T21:50:00Z"/>
          <w:rPrChange w:id="5956" w:author="jie sun" w:date="2018-04-16T21:50:00Z">
            <w:rPr>
              <w:ins w:id="5957" w:author="像个男人一样" w:date="2018-03-21T21:32:00Z"/>
              <w:del w:id="5958" w:author="jie sun" w:date="2018-04-16T21:50:00Z"/>
              <w:rFonts w:ascii="PingFang SC" w:eastAsia="PingFang SC" w:hAnsi="PingFang SC" w:cs="PingFang SC"/>
              <w:color w:val="333333"/>
              <w:sz w:val="24"/>
              <w:szCs w:val="24"/>
            </w:rPr>
          </w:rPrChange>
        </w:rPr>
        <w:pPrChange w:id="5959" w:author="jie sun" w:date="2018-04-16T21:50:00Z">
          <w:pPr>
            <w:pStyle w:val="Heading1"/>
            <w:keepNext w:val="0"/>
            <w:keepLines w:val="0"/>
            <w:wordWrap w:val="0"/>
            <w:spacing w:before="0" w:line="390" w:lineRule="atLeast"/>
            <w:ind w:left="0" w:firstLine="0"/>
          </w:pPr>
        </w:pPrChange>
      </w:pPr>
      <w:bookmarkStart w:id="5960" w:name="OLE_LINK24"/>
      <w:bookmarkStart w:id="5961" w:name="_Toc18224"/>
      <w:bookmarkStart w:id="5962" w:name="_Toc22927"/>
      <w:bookmarkStart w:id="5963" w:name="OLE_LINK23"/>
      <w:ins w:id="5964" w:author="像个男人一样" w:date="2018-03-21T21:28:00Z">
        <w:r w:rsidRPr="001F69FC">
          <w:rPr>
            <w:rFonts w:hint="eastAsia"/>
            <w:rPrChange w:id="5965" w:author="jie sun" w:date="2018-04-16T21:50:00Z">
              <w:rPr>
                <w:rFonts w:ascii="Microsoft YaHei" w:eastAsia="Microsoft YaHei" w:hAnsi="Microsoft YaHei" w:cs="Microsoft YaHei" w:hint="eastAsia"/>
                <w:color w:val="333333"/>
                <w:szCs w:val="24"/>
                <w:shd w:val="clear" w:color="auto" w:fill="FFFFFF"/>
              </w:rPr>
            </w:rPrChange>
          </w:rPr>
          <w:t>Θ</w:t>
        </w:r>
      </w:ins>
      <w:ins w:id="5966" w:author="像个男人一样" w:date="2018-03-21T21:29:00Z">
        <w:r w:rsidRPr="001F69FC">
          <w:rPr>
            <w:rPrChange w:id="5967" w:author="jie sun" w:date="2018-04-16T21:50:00Z">
              <w:rPr>
                <w:rFonts w:ascii="Microsoft YaHei" w:eastAsia="Microsoft YaHei" w:hAnsi="Microsoft YaHei" w:cs="Microsoft YaHei"/>
                <w:color w:val="333333"/>
                <w:szCs w:val="24"/>
                <w:shd w:val="clear" w:color="auto" w:fill="FFFFFF"/>
                <w:lang w:val="en-US"/>
              </w:rPr>
            </w:rPrChange>
          </w:rPr>
          <w:t>(t)</w:t>
        </w:r>
        <w:bookmarkEnd w:id="5960"/>
        <w:r w:rsidRPr="001F69FC">
          <w:rPr>
            <w:rPrChange w:id="5968"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5969" w:author="像个男人一样" w:date="2018-03-21T21:30:00Z">
        <w:r w:rsidRPr="001F69FC">
          <w:rPr>
            <w:rPrChange w:id="5970"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5971"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5972" w:author="像个男人一样" w:date="2018-03-21T21:31:00Z">
        <w:r w:rsidRPr="001F69FC">
          <w:rPr>
            <w:rFonts w:hint="eastAsia"/>
            <w:rPrChange w:id="5973"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74"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5975" w:author="jie sun" w:date="2018-04-16T21:50:00Z">
              <w:rPr>
                <w:rFonts w:ascii="Arial" w:eastAsia="SimSun" w:hAnsi="Arial" w:cs="Arial" w:hint="eastAsia"/>
                <w:color w:val="333333"/>
                <w:sz w:val="19"/>
                <w:szCs w:val="19"/>
                <w:shd w:val="clear" w:color="auto" w:fill="FFFFFF"/>
              </w:rPr>
            </w:rPrChange>
          </w:rPr>
          <w:t>≈</w:t>
        </w:r>
      </w:ins>
      <w:ins w:id="5976" w:author="像个男人一样" w:date="2018-03-21T21:32:00Z">
        <w:r w:rsidRPr="001F69FC">
          <w:rPr>
            <w:rPrChange w:id="5977"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5978" w:author="jie sun" w:date="2018-04-16T21:50:00Z">
              <w:rPr>
                <w:rFonts w:ascii="PingFang SC" w:eastAsia="PingFang SC" w:hAnsi="PingFang SC" w:cs="PingFang SC"/>
                <w:b w:val="0"/>
                <w:color w:val="333333"/>
                <w:szCs w:val="36"/>
              </w:rPr>
            </w:rPrChange>
          </w:rPr>
          <w:t>Σ</w:t>
        </w:r>
        <w:r w:rsidRPr="001F69FC">
          <w:rPr>
            <w:rFonts w:hint="eastAsia"/>
            <w:rPrChange w:id="5979" w:author="jie sun" w:date="2018-04-16T21:50:00Z">
              <w:rPr>
                <w:rFonts w:ascii="PingFang SC" w:eastAsia="SimSun" w:hAnsi="PingFang SC" w:cs="PingFang SC" w:hint="eastAsia"/>
                <w:b w:val="0"/>
                <w:color w:val="333333"/>
                <w:szCs w:val="36"/>
                <w:lang w:val="en-US"/>
              </w:rPr>
            </w:rPrChange>
          </w:rPr>
          <w:t>(o,t)</w:t>
        </w:r>
        <w:r w:rsidRPr="001F69FC">
          <w:rPr>
            <w:rFonts w:hint="eastAsia"/>
            <w:rPrChange w:id="5980"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981" w:author="jie sun" w:date="2018-04-16T21:50:00Z">
              <w:rPr>
                <w:rFonts w:ascii="Microsoft YaHei" w:eastAsia="Microsoft YaHei" w:hAnsi="Microsoft YaHei" w:cs="Microsoft YaHei"/>
                <w:color w:val="333333"/>
                <w:szCs w:val="24"/>
                <w:shd w:val="clear" w:color="auto" w:fill="FFFFFF"/>
                <w:lang w:val="en-US"/>
              </w:rPr>
            </w:rPrChange>
          </w:rPr>
          <w:t>(t)*Ts</w:t>
        </w:r>
        <w:r>
          <w:rPr>
            <w:rPrChange w:id="5982" w:author="像个男人一样" w:date="2018-03-21T23:35:00Z">
              <w:rPr>
                <w:lang w:val="en-US"/>
              </w:rPr>
            </w:rPrChange>
          </w:rPr>
          <w:t xml:space="preserve"> </w:t>
        </w:r>
      </w:ins>
      <w:bookmarkEnd w:id="5961"/>
      <w:bookmarkEnd w:id="5962"/>
      <w:customXmlInsRangeStart w:id="5983" w:author="jie sun" w:date="2018-04-08T19:40:00Z"/>
      <w:sdt>
        <w:sdtPr>
          <w:id w:val="-2109340290"/>
          <w:citation/>
        </w:sdtPr>
        <w:sdtContent>
          <w:customXmlInsRangeEnd w:id="5983"/>
          <w:ins w:id="5984" w:author="jie sun" w:date="2018-04-08T19:40:00Z">
            <w:r w:rsidR="00A33E35">
              <w:fldChar w:fldCharType="begin"/>
            </w:r>
            <w:r w:rsidR="00A33E35" w:rsidRPr="001F69FC">
              <w:rPr>
                <w:rPrChange w:id="5985" w:author="jie sun" w:date="2018-04-16T21:50:00Z">
                  <w:rPr>
                    <w:sz w:val="21"/>
                    <w:lang w:val="en-US"/>
                  </w:rPr>
                </w:rPrChange>
              </w:rPr>
              <w:instrText xml:space="preserve"> CITATION Pie16 \l 2052 </w:instrText>
            </w:r>
          </w:ins>
          <w:r w:rsidR="00A33E35">
            <w:fldChar w:fldCharType="separate"/>
          </w:r>
          <w:r w:rsidR="00D5282A" w:rsidRPr="00D5282A">
            <w:rPr>
              <w:noProof/>
            </w:rPr>
            <w:t>(Pieter-Jan, 2016)</w:t>
          </w:r>
          <w:ins w:id="5986" w:author="jie sun" w:date="2018-04-08T19:40:00Z">
            <w:r w:rsidR="00A33E35">
              <w:fldChar w:fldCharType="end"/>
            </w:r>
          </w:ins>
          <w:customXmlInsRangeStart w:id="5987" w:author="jie sun" w:date="2018-04-08T19:40:00Z"/>
        </w:sdtContent>
      </w:sdt>
      <w:customXmlInsRangeEnd w:id="5987"/>
      <w:ins w:id="5988" w:author="像个男人一样" w:date="2018-03-22T12:14:00Z">
        <w:del w:id="5989" w:author="jie sun" w:date="2018-04-08T19:40:00Z">
          <w:r w:rsidRPr="001F69FC" w:rsidDel="00A33E35">
            <w:rPr>
              <w:rPrChange w:id="5990" w:author="jie sun" w:date="2018-04-16T21:50:00Z">
                <w:rPr>
                  <w:rStyle w:val="EndnoteReference"/>
                </w:rPr>
              </w:rPrChange>
            </w:rPr>
            <w:delText>[</w:delText>
          </w:r>
        </w:del>
      </w:ins>
      <w:ins w:id="5991" w:author="像个男人一样" w:date="2018-03-22T12:17:00Z">
        <w:del w:id="5992" w:author="jie sun" w:date="2018-04-08T19:40:00Z">
          <w:r w:rsidRPr="001F69FC" w:rsidDel="00A33E35">
            <w:rPr>
              <w:rPrChange w:id="5993" w:author="jie sun" w:date="2018-04-16T21:50:00Z">
                <w:rPr>
                  <w:lang w:val="en-US"/>
                </w:rPr>
              </w:rPrChange>
            </w:rPr>
            <w:delText>5</w:delText>
          </w:r>
        </w:del>
      </w:ins>
      <w:ins w:id="5994" w:author="像个男人一样" w:date="2018-03-22T12:14:00Z">
        <w:del w:id="5995" w:author="jie sun" w:date="2018-04-08T19:40:00Z">
          <w:r w:rsidRPr="001F69FC" w:rsidDel="00A33E35">
            <w:rPr>
              <w:rPrChange w:id="5996" w:author="jie sun" w:date="2018-04-16T21:50:00Z">
                <w:rPr>
                  <w:rStyle w:val="EndnoteReference"/>
                </w:rPr>
              </w:rPrChange>
            </w:rPr>
            <w:delText>]</w:delText>
          </w:r>
        </w:del>
      </w:ins>
    </w:p>
    <w:p w14:paraId="1B756E40" w14:textId="77777777" w:rsidR="0087014B" w:rsidRDefault="0087014B">
      <w:pPr>
        <w:rPr>
          <w:ins w:id="5997" w:author="像个男人一样" w:date="2018-03-21T21:28:00Z"/>
          <w:lang w:val="en-US"/>
        </w:rPr>
      </w:pPr>
    </w:p>
    <w:bookmarkEnd w:id="5963"/>
    <w:p w14:paraId="03135CAE" w14:textId="77777777" w:rsidR="0087014B" w:rsidRDefault="00D5184D">
      <w:del w:id="5998"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5999" w:author="像个男人一样" w:date="2018-03-21T01:57:00Z">
          <w:pPr/>
        </w:pPrChange>
      </w:pPr>
      <w:r>
        <w:rPr>
          <w:iCs w:val="0"/>
          <w:color w:val="auto"/>
          <w:sz w:val="24"/>
          <w:szCs w:val="22"/>
        </w:rPr>
        <w:t>What function does is using the integral principle to integrate the angular velocity in all the period from time 0 (</w:t>
      </w:r>
      <w:ins w:id="6000" w:author="jie sun" w:date="2018-04-08T19:40:00Z">
        <w:r w:rsidR="00E65EF5">
          <w:rPr>
            <w:iCs w:val="0"/>
            <w:color w:val="auto"/>
            <w:sz w:val="24"/>
            <w:szCs w:val="22"/>
          </w:rPr>
          <w:t xml:space="preserve"> </w:t>
        </w:r>
      </w:ins>
      <w:del w:id="6001" w:author="jie sun" w:date="2018-04-08T19:40:00Z">
        <w:r w:rsidDel="006C0D71">
          <w:rPr>
            <w:iCs w:val="0"/>
            <w:color w:val="auto"/>
            <w:sz w:val="24"/>
            <w:szCs w:val="22"/>
          </w:rPr>
          <w:delText xml:space="preserve"> </w:delText>
        </w:r>
      </w:del>
      <w:r>
        <w:rPr>
          <w:iCs w:val="0"/>
          <w:color w:val="auto"/>
          <w:sz w:val="24"/>
          <w:szCs w:val="22"/>
        </w:rPr>
        <w:t>t</w:t>
      </w:r>
      <w:del w:id="6002" w:author="jie sun" w:date="2018-04-08T19:40:00Z">
        <w:r w:rsidDel="00E65EF5">
          <w:rPr>
            <w:iCs w:val="0"/>
            <w:color w:val="auto"/>
            <w:sz w:val="24"/>
            <w:szCs w:val="22"/>
          </w:rPr>
          <w:delText xml:space="preserve"> </w:delText>
        </w:r>
      </w:del>
      <w:r>
        <w:rPr>
          <w:iCs w:val="0"/>
          <w:color w:val="auto"/>
          <w:sz w:val="24"/>
          <w:szCs w:val="22"/>
        </w:rPr>
        <w:t>=</w:t>
      </w:r>
      <w:del w:id="6003" w:author="jie sun" w:date="2018-04-08T19:40:00Z">
        <w:r w:rsidDel="00E65EF5">
          <w:rPr>
            <w:iCs w:val="0"/>
            <w:color w:val="auto"/>
            <w:sz w:val="24"/>
            <w:szCs w:val="22"/>
          </w:rPr>
          <w:delText xml:space="preserve"> </w:delText>
        </w:r>
      </w:del>
      <w:r>
        <w:rPr>
          <w:iCs w:val="0"/>
          <w:color w:val="auto"/>
          <w:sz w:val="24"/>
          <w:szCs w:val="22"/>
        </w:rPr>
        <w:t>0)</w:t>
      </w:r>
      <w:del w:id="6004"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6005" w:author="jie sun" w:date="2018-04-08T19:19:00Z"/>
        </w:rPr>
      </w:pPr>
      <w:bookmarkStart w:id="6006" w:name="_Toc22903"/>
      <w:bookmarkStart w:id="6007" w:name="_Toc31972"/>
      <w:bookmarkStart w:id="6008" w:name="_Toc23995"/>
      <w:bookmarkStart w:id="6009" w:name="_Toc4961"/>
      <w:bookmarkStart w:id="6010" w:name="_Toc3819"/>
      <w:bookmarkStart w:id="6011" w:name="_Toc5615"/>
      <w:bookmarkStart w:id="6012" w:name="_Toc5368"/>
      <w:bookmarkStart w:id="6013" w:name="_Toc22180"/>
      <w:bookmarkStart w:id="6014" w:name="_Toc23626"/>
      <w:bookmarkStart w:id="6015" w:name="_Toc505291911"/>
      <w:bookmarkStart w:id="6016" w:name="_Toc518334833"/>
      <w:r>
        <w:t xml:space="preserve">How </w:t>
      </w:r>
      <w:ins w:id="6017" w:author="jie sun" w:date="2018-04-16T21:21:00Z">
        <w:r>
          <w:t>A</w:t>
        </w:r>
      </w:ins>
      <w:del w:id="6018" w:author="jie sun" w:date="2018-04-16T21:21:00Z">
        <w:r w:rsidDel="00C217C5">
          <w:delText>a</w:delText>
        </w:r>
      </w:del>
      <w:r>
        <w:t xml:space="preserve"> </w:t>
      </w:r>
      <w:ins w:id="6019" w:author="jie sun" w:date="2018-04-16T21:21:00Z">
        <w:r>
          <w:t>G</w:t>
        </w:r>
      </w:ins>
      <w:del w:id="6020" w:author="jie sun" w:date="2018-04-16T21:21:00Z">
        <w:r w:rsidDel="00C217C5">
          <w:delText>g</w:delText>
        </w:r>
      </w:del>
      <w:r>
        <w:t xml:space="preserve">yroscope </w:t>
      </w:r>
      <w:ins w:id="6021" w:author="jie sun" w:date="2018-04-16T21:21:00Z">
        <w:r>
          <w:t>W</w:t>
        </w:r>
      </w:ins>
      <w:del w:id="6022" w:author="jie sun" w:date="2018-04-16T21:21:00Z">
        <w:r w:rsidDel="00C217C5">
          <w:delText>w</w:delText>
        </w:r>
      </w:del>
      <w:r>
        <w:t xml:space="preserve">orks </w:t>
      </w:r>
      <w:ins w:id="6023" w:author="jie sun" w:date="2018-04-16T21:21:00Z">
        <w:r>
          <w:t>F</w:t>
        </w:r>
      </w:ins>
      <w:del w:id="6024" w:author="jie sun" w:date="2018-04-16T21:21:00Z">
        <w:r w:rsidDel="00C217C5">
          <w:delText>f</w:delText>
        </w:r>
      </w:del>
      <w:r>
        <w:t xml:space="preserve">or </w:t>
      </w:r>
      <w:ins w:id="6025" w:author="jie sun" w:date="2018-04-16T21:21:00Z">
        <w:r>
          <w:t>T</w:t>
        </w:r>
      </w:ins>
      <w:del w:id="6026" w:author="jie sun" w:date="2018-04-16T21:21:00Z">
        <w:r w:rsidDel="00C217C5">
          <w:delText>t</w:delText>
        </w:r>
      </w:del>
      <w:r>
        <w:t xml:space="preserve">he </w:t>
      </w:r>
      <w:ins w:id="6027" w:author="jie sun" w:date="2018-04-16T21:21:00Z">
        <w:r>
          <w:t>R</w:t>
        </w:r>
      </w:ins>
      <w:del w:id="6028" w:author="jie sun" w:date="2018-04-16T21:21:00Z">
        <w:r w:rsidDel="00C217C5">
          <w:delText>r</w:delText>
        </w:r>
      </w:del>
      <w:r>
        <w:t xml:space="preserve">acing </w:t>
      </w:r>
      <w:ins w:id="6029" w:author="jie sun" w:date="2018-04-16T21:21:00Z">
        <w:r>
          <w:t>G</w:t>
        </w:r>
      </w:ins>
      <w:del w:id="6030" w:author="jie sun" w:date="2018-04-16T21:21:00Z">
        <w:r w:rsidDel="00C217C5">
          <w:delText>g</w:delText>
        </w:r>
      </w:del>
      <w:r>
        <w:t>ame</w:t>
      </w:r>
      <w:bookmarkEnd w:id="6006"/>
      <w:bookmarkEnd w:id="6007"/>
      <w:bookmarkEnd w:id="6008"/>
      <w:bookmarkEnd w:id="6009"/>
      <w:bookmarkEnd w:id="6010"/>
      <w:bookmarkEnd w:id="6011"/>
      <w:bookmarkEnd w:id="6012"/>
      <w:bookmarkEnd w:id="6013"/>
      <w:bookmarkEnd w:id="6014"/>
      <w:bookmarkEnd w:id="6016"/>
      <w:del w:id="6031" w:author="jie sun" w:date="2018-04-08T19:19:00Z">
        <w:r w:rsidRPr="00FC7C3D" w:rsidDel="00824300">
          <w:delText>The principle of the racing game</w:delText>
        </w:r>
      </w:del>
      <w:bookmarkStart w:id="6032" w:name="_Toc511230199"/>
      <w:bookmarkStart w:id="6033" w:name="_Toc511295649"/>
      <w:bookmarkStart w:id="6034" w:name="_Toc511677532"/>
      <w:bookmarkStart w:id="6035" w:name="_Toc511677701"/>
      <w:bookmarkStart w:id="6036" w:name="_Toc511677753"/>
      <w:bookmarkStart w:id="6037" w:name="_Toc511906306"/>
      <w:bookmarkStart w:id="6038" w:name="_Toc517801854"/>
      <w:bookmarkStart w:id="6039" w:name="_Toc517813763"/>
      <w:bookmarkStart w:id="6040" w:name="_Toc517899178"/>
      <w:bookmarkStart w:id="6041" w:name="_Toc517899699"/>
      <w:bookmarkStart w:id="6042" w:name="_Toc517900307"/>
      <w:bookmarkStart w:id="6043" w:name="_Toc517900487"/>
      <w:bookmarkStart w:id="6044" w:name="_Toc517900756"/>
      <w:bookmarkStart w:id="6045" w:name="_Toc517900892"/>
      <w:bookmarkStart w:id="6046" w:name="_Toc517901024"/>
      <w:bookmarkStart w:id="6047" w:name="_Toc517902539"/>
      <w:bookmarkStart w:id="6048" w:name="_Toc517902989"/>
      <w:bookmarkStart w:id="6049" w:name="_Toc517903556"/>
      <w:bookmarkStart w:id="6050" w:name="_Toc517903692"/>
      <w:bookmarkStart w:id="6051" w:name="_Toc517903964"/>
      <w:bookmarkStart w:id="6052" w:name="_Toc517904099"/>
      <w:bookmarkStart w:id="6053" w:name="_Toc517973758"/>
      <w:bookmarkStart w:id="6054" w:name="_Toc517973887"/>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del w:id="605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056" w:author="像个男人一样" w:date="2018-03-22T11:51:00Z">
        <w:del w:id="6057" w:author="像个男人一样" w:date="2018-03-22T11:56:00Z">
          <w:r w:rsidR="00D5184D">
            <w:delText>错误！未指定顺序。</w:delText>
          </w:r>
        </w:del>
      </w:ins>
      <w:ins w:id="6058" w:author="像个男人一样" w:date="2018-03-21T23:39:00Z">
        <w:del w:id="6059" w:author="像个男人一样" w:date="2018-03-22T11:56:00Z">
          <w:r w:rsidR="00D5184D">
            <w:delText>错误！未指定顺序。</w:delText>
          </w:r>
        </w:del>
      </w:ins>
      <w:ins w:id="6060" w:author="像个男人一样" w:date="2018-03-21T23:10:00Z">
        <w:del w:id="6061" w:author="像个男人一样" w:date="2018-03-22T11:56:00Z">
          <w:r w:rsidR="00D5184D">
            <w:delText>错误！未指定顺序。</w:delText>
          </w:r>
        </w:del>
      </w:ins>
      <w:ins w:id="6062" w:author="像个男人一样" w:date="2018-03-21T23:08:00Z">
        <w:del w:id="6063" w:author="像个男人一样" w:date="2018-03-22T11:56:00Z">
          <w:r w:rsidR="00D5184D">
            <w:delText>错误！未指定顺序。</w:delText>
          </w:r>
        </w:del>
      </w:ins>
      <w:ins w:id="6064" w:author="像个男人一样" w:date="2018-03-21T02:33:00Z">
        <w:del w:id="6065" w:author="像个男人一样" w:date="2018-03-22T11:56:00Z">
          <w:r w:rsidR="00D5184D">
            <w:delText>错误！未指定顺序。错误！未指定顺序。</w:delText>
          </w:r>
        </w:del>
      </w:ins>
      <w:ins w:id="6066" w:author="像个男人一样" w:date="2018-03-21T02:31:00Z">
        <w:del w:id="6067" w:author="像个男人一样" w:date="2018-03-22T11:56:00Z">
          <w:r w:rsidR="00D5184D">
            <w:delText>错误！未指定顺序。</w:delText>
          </w:r>
        </w:del>
      </w:ins>
      <w:ins w:id="6068" w:author="像个男人一样" w:date="2018-03-21T02:30:00Z">
        <w:del w:id="6069" w:author="像个男人一样" w:date="2018-03-22T11:56:00Z">
          <w:r w:rsidR="00D5184D">
            <w:delText>错误！未指定顺序。</w:delText>
          </w:r>
        </w:del>
      </w:ins>
      <w:ins w:id="6070" w:author="像个男人一样" w:date="2018-03-21T02:29:00Z">
        <w:del w:id="6071" w:author="像个男人一样" w:date="2018-03-22T11:56:00Z">
          <w:r w:rsidR="00D5184D">
            <w:delText>错误！未指定顺序。错误！未指定顺序。</w:delText>
          </w:r>
        </w:del>
      </w:ins>
      <w:ins w:id="6072" w:author="像个男人一样" w:date="2018-03-21T02:26:00Z">
        <w:del w:id="6073" w:author="像个男人一样" w:date="2018-03-22T11:56:00Z">
          <w:r w:rsidR="00D5184D">
            <w:delText>错误！未指定顺序。</w:delText>
          </w:r>
        </w:del>
      </w:ins>
      <w:ins w:id="6074" w:author="像个男人一样" w:date="2018-03-21T02:25:00Z">
        <w:del w:id="6075" w:author="像个男人一样" w:date="2018-03-22T11:56:00Z">
          <w:r w:rsidR="00D5184D">
            <w:delText>错误！未指定顺序。</w:delText>
          </w:r>
        </w:del>
      </w:ins>
      <w:ins w:id="6076" w:author="像个男人一样" w:date="2018-03-21T02:24:00Z">
        <w:del w:id="6077" w:author="像个男人一样" w:date="2018-03-22T11:56:00Z">
          <w:r w:rsidR="00D5184D">
            <w:delText>错误！未指定顺序。</w:delText>
          </w:r>
        </w:del>
      </w:ins>
      <w:ins w:id="6078" w:author="像个男人一样" w:date="2018-03-21T02:23:00Z">
        <w:del w:id="6079" w:author="像个男人一样" w:date="2018-03-22T11:56:00Z">
          <w:r w:rsidR="00D5184D">
            <w:delText>错误！未指定顺序。</w:delText>
          </w:r>
        </w:del>
      </w:ins>
      <w:ins w:id="6080" w:author="像个男人一样" w:date="2018-03-21T02:22:00Z">
        <w:del w:id="6081" w:author="像个男人一样" w:date="2018-03-22T11:56:00Z">
          <w:r w:rsidR="00D5184D">
            <w:delText>错误！未指定顺序。</w:delText>
          </w:r>
        </w:del>
      </w:ins>
      <w:ins w:id="6082" w:author="像个男人一样" w:date="2018-03-21T02:17:00Z">
        <w:del w:id="6083" w:author="像个男人一样" w:date="2018-03-22T11:56:00Z">
          <w:r w:rsidR="00D5184D">
            <w:delText>错误！未指定顺序。错误！未指定顺序。错误！未指定顺序。</w:delText>
          </w:r>
        </w:del>
      </w:ins>
      <w:ins w:id="6084" w:author="像个男人一样" w:date="2018-03-21T02:15:00Z">
        <w:del w:id="6085" w:author="像个男人一样" w:date="2018-03-22T11:56:00Z">
          <w:r w:rsidR="00D5184D">
            <w:delText>错误！未指定顺序。</w:delText>
          </w:r>
        </w:del>
      </w:ins>
      <w:ins w:id="6086" w:author="像个男人一样" w:date="2018-03-21T02:14:00Z">
        <w:del w:id="6087" w:author="像个男人一样" w:date="2018-03-22T11:56:00Z">
          <w:r w:rsidR="00D5184D">
            <w:delText>错误！未指定顺序。</w:delText>
          </w:r>
        </w:del>
      </w:ins>
      <w:ins w:id="6088" w:author="像个男人一样" w:date="2018-03-21T02:13:00Z">
        <w:del w:id="6089" w:author="像个男人一样" w:date="2018-03-22T11:56:00Z">
          <w:r w:rsidR="00D5184D">
            <w:delText>错误！未指定顺序。</w:delText>
          </w:r>
        </w:del>
      </w:ins>
      <w:ins w:id="6090" w:author="像个男人一样" w:date="2018-03-21T02:12:00Z">
        <w:del w:id="6091" w:author="像个男人一样" w:date="2018-03-22T11:56:00Z">
          <w:r w:rsidR="00D5184D">
            <w:delText>错误！未指定顺序。</w:delText>
          </w:r>
        </w:del>
      </w:ins>
      <w:ins w:id="6092" w:author="像个男人一样" w:date="2018-03-21T02:02:00Z">
        <w:del w:id="6093" w:author="像个男人一样" w:date="2018-03-22T11:56:00Z">
          <w:r w:rsidR="00D5184D">
            <w:delText>错误！未指定顺序。错误！未指定顺序。</w:delText>
          </w:r>
        </w:del>
      </w:ins>
      <w:ins w:id="6094" w:author="像个男人一样" w:date="2018-03-21T02:01:00Z">
        <w:del w:id="6095" w:author="像个男人一样" w:date="2018-03-22T11:56:00Z">
          <w:r w:rsidR="00D5184D">
            <w:delText>错误！未指定顺序。</w:delText>
          </w:r>
        </w:del>
      </w:ins>
      <w:ins w:id="6096" w:author="像个男人一样" w:date="2018-03-21T02:00:00Z">
        <w:del w:id="6097" w:author="像个男人一样" w:date="2018-03-22T11:56:00Z">
          <w:r w:rsidR="00D5184D">
            <w:delText>错误！未指定顺序。</w:delText>
          </w:r>
        </w:del>
      </w:ins>
      <w:ins w:id="6098" w:author="像个男人一样" w:date="2018-03-21T01:59:00Z">
        <w:del w:id="6099" w:author="像个男人一样" w:date="2018-03-22T11:56:00Z">
          <w:r w:rsidR="00D5184D">
            <w:delText>错误！未指定顺序。</w:delText>
          </w:r>
        </w:del>
      </w:ins>
      <w:ins w:id="6100" w:author="像个男人一样" w:date="2018-03-21T01:58:00Z">
        <w:del w:id="6101" w:author="像个男人一样" w:date="2018-03-22T11:56:00Z">
          <w:r w:rsidR="00D5184D">
            <w:delText>错误！未指定顺序。错误！未指定顺序。</w:delText>
          </w:r>
        </w:del>
      </w:ins>
      <w:del w:id="6102" w:author="像个男人一样" w:date="2018-03-22T11:56:00Z">
        <w:r w:rsidR="00D5184D">
          <w:delText>6</w:delText>
        </w:r>
        <w:r w:rsidR="00D5184D">
          <w:fldChar w:fldCharType="end"/>
        </w:r>
      </w:del>
      <w:del w:id="6103" w:author="像个男人一样" w:date="2018-03-21T01:58:00Z">
        <w:r w:rsidR="00D5184D">
          <w:delText xml:space="preserve"> </w:delText>
        </w:r>
      </w:del>
      <w:del w:id="6104" w:author="像个男人一样" w:date="2018-03-21T01:57:00Z">
        <w:r w:rsidR="00D5184D">
          <w:delText>Racing Game</w:delText>
        </w:r>
      </w:del>
      <w:bookmarkEnd w:id="6015"/>
    </w:p>
    <w:p w14:paraId="033CDD02" w14:textId="395749AA" w:rsidR="00824300" w:rsidRDefault="00824300" w:rsidP="00626A54">
      <w:pPr>
        <w:pStyle w:val="Heading4"/>
        <w:rPr>
          <w:ins w:id="6105" w:author="jie sun" w:date="2018-04-18T15:18:00Z"/>
        </w:rPr>
      </w:pPr>
      <w:ins w:id="6106" w:author="jie sun" w:date="2018-04-08T19:19:00Z">
        <w:r w:rsidRPr="004159AA">
          <w:t xml:space="preserve">The </w:t>
        </w:r>
      </w:ins>
      <w:ins w:id="6107" w:author="jie sun" w:date="2018-04-16T21:21:00Z">
        <w:r w:rsidR="00FE6C8B" w:rsidRPr="00495DE5">
          <w:t>P</w:t>
        </w:r>
      </w:ins>
      <w:ins w:id="6108" w:author="jie sun" w:date="2018-04-08T19:19:00Z">
        <w:r w:rsidRPr="00134162">
          <w:t xml:space="preserve">rinciple </w:t>
        </w:r>
      </w:ins>
      <w:r w:rsidR="00FC7C3D">
        <w:t>o</w:t>
      </w:r>
      <w:ins w:id="6109" w:author="jie sun" w:date="2018-04-08T19:19:00Z">
        <w:r w:rsidRPr="00863EC6">
          <w:t xml:space="preserve">f </w:t>
        </w:r>
      </w:ins>
      <w:ins w:id="6110" w:author="jie sun" w:date="2018-04-16T21:21:00Z">
        <w:r w:rsidR="00FE6C8B" w:rsidRPr="00863EC6">
          <w:t>R</w:t>
        </w:r>
      </w:ins>
      <w:ins w:id="6111" w:author="jie sun" w:date="2018-04-08T19:19:00Z">
        <w:r w:rsidRPr="00863EC6">
          <w:t xml:space="preserve">acing </w:t>
        </w:r>
      </w:ins>
      <w:ins w:id="6112" w:author="jie sun" w:date="2018-04-16T21:21:00Z">
        <w:r w:rsidR="00FE6C8B" w:rsidRPr="00863EC6">
          <w:t>G</w:t>
        </w:r>
      </w:ins>
      <w:ins w:id="6113" w:author="jie sun" w:date="2018-04-08T19:19:00Z">
        <w:r w:rsidRPr="00863EC6">
          <w:t>ame</w:t>
        </w:r>
      </w:ins>
    </w:p>
    <w:p w14:paraId="50F74C0D" w14:textId="77777777" w:rsidR="00934638" w:rsidRPr="00934638" w:rsidRDefault="00934638">
      <w:pPr>
        <w:rPr>
          <w:ins w:id="6114" w:author="jie sun" w:date="2018-04-08T19:19:00Z"/>
        </w:rPr>
      </w:pPr>
    </w:p>
    <w:p w14:paraId="3A2D5CA7" w14:textId="77777777" w:rsidR="0087014B" w:rsidRDefault="00D5184D">
      <w:pPr>
        <w:jc w:val="center"/>
        <w:rPr>
          <w:ins w:id="6115" w:author="像个男人一样" w:date="2018-03-21T01:57:00Z"/>
        </w:rPr>
        <w:pPrChange w:id="6116" w:author="jie sun" w:date="2018-04-16T21:40:00Z">
          <w:pPr/>
        </w:pPrChange>
      </w:pPr>
      <w:del w:id="6117"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118"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5B4C8F1A" w:rsidR="0087014B" w:rsidRDefault="00D5184D">
      <w:pPr>
        <w:pStyle w:val="Caption"/>
        <w:jc w:val="center"/>
        <w:rPr>
          <w:ins w:id="6119" w:author="像个男人一样" w:date="2018-03-21T23:38:00Z"/>
        </w:rPr>
        <w:pPrChange w:id="6120" w:author="jie sun" w:date="2018-04-16T21:40:00Z">
          <w:pPr/>
        </w:pPrChange>
      </w:pPr>
      <w:bookmarkStart w:id="6121" w:name="_Toc517801889"/>
      <w:ins w:id="6122" w:author="像个男人一样" w:date="2018-03-21T23:39:00Z">
        <w:r>
          <w:t xml:space="preserve">Figure </w:t>
        </w:r>
      </w:ins>
      <w:ins w:id="6123" w:author="JIE  SUN" w:date="2018-06-21T13:36:00Z">
        <w:r w:rsidR="00A64E7B">
          <w:fldChar w:fldCharType="begin"/>
        </w:r>
        <w:r w:rsidR="00A64E7B">
          <w:instrText xml:space="preserve"> STYLEREF 1 \s </w:instrText>
        </w:r>
      </w:ins>
      <w:r w:rsidR="00A64E7B">
        <w:fldChar w:fldCharType="separate"/>
      </w:r>
      <w:r w:rsidR="00030772">
        <w:rPr>
          <w:noProof/>
        </w:rPr>
        <w:t>4</w:t>
      </w:r>
      <w:ins w:id="61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4</w:t>
      </w:r>
      <w:ins w:id="6125" w:author="JIE  SUN" w:date="2018-06-21T13:36:00Z">
        <w:r w:rsidR="00A64E7B">
          <w:fldChar w:fldCharType="end"/>
        </w:r>
      </w:ins>
      <w:ins w:id="6126" w:author="jie sun" w:date="2018-04-19T13:00:00Z">
        <w:del w:id="6127" w:author="JIE  SUN" w:date="2018-06-21T13:34:00Z">
          <w:r w:rsidR="00083FE7" w:rsidDel="00A64E7B">
            <w:fldChar w:fldCharType="begin"/>
          </w:r>
          <w:r w:rsidR="00083FE7" w:rsidDel="00A64E7B">
            <w:delInstrText xml:space="preserve"> STYLEREF 1 \s </w:delInstrText>
          </w:r>
        </w:del>
      </w:ins>
      <w:del w:id="6128" w:author="JIE  SUN" w:date="2018-06-21T13:34:00Z">
        <w:r w:rsidR="00083FE7" w:rsidDel="00A64E7B">
          <w:fldChar w:fldCharType="separate"/>
        </w:r>
        <w:r w:rsidR="00083FE7" w:rsidDel="00A64E7B">
          <w:rPr>
            <w:noProof/>
          </w:rPr>
          <w:delText>3</w:delText>
        </w:r>
      </w:del>
      <w:ins w:id="6129" w:author="jie sun" w:date="2018-04-19T13:00:00Z">
        <w:del w:id="61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31" w:author="JIE  SUN" w:date="2018-06-21T13:34:00Z">
        <w:r w:rsidR="00083FE7" w:rsidDel="00A64E7B">
          <w:fldChar w:fldCharType="separate"/>
        </w:r>
      </w:del>
      <w:ins w:id="6132" w:author="jie sun" w:date="2018-04-19T13:00:00Z">
        <w:del w:id="6133" w:author="JIE  SUN" w:date="2018-06-21T13:34:00Z">
          <w:r w:rsidR="00083FE7" w:rsidDel="00A64E7B">
            <w:rPr>
              <w:noProof/>
            </w:rPr>
            <w:delText>6</w:delText>
          </w:r>
          <w:r w:rsidR="00083FE7" w:rsidDel="00A64E7B">
            <w:fldChar w:fldCharType="end"/>
          </w:r>
        </w:del>
      </w:ins>
      <w:ins w:id="6134" w:author="像个男人一样" w:date="2018-03-21T23:39:00Z">
        <w:del w:id="61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136" w:author="像个男人一样" w:date="2018-03-22T11:51:00Z">
        <w:del w:id="6137" w:author="jie sun" w:date="2018-04-10T21:45:00Z">
          <w:r w:rsidDel="00454521">
            <w:delText>6</w:delText>
          </w:r>
        </w:del>
      </w:ins>
      <w:ins w:id="6138" w:author="像个男人一样" w:date="2018-03-21T23:39:00Z">
        <w:del w:id="6139" w:author="jie sun" w:date="2018-04-10T21:45:00Z">
          <w:r w:rsidDel="00454521">
            <w:fldChar w:fldCharType="end"/>
          </w:r>
        </w:del>
        <w:bookmarkStart w:id="6140" w:name="_Toc12605"/>
        <w:bookmarkStart w:id="6141" w:name="_Toc23702"/>
        <w:bookmarkStart w:id="6142" w:name="_Toc1290"/>
        <w:bookmarkStart w:id="6143" w:name="_Toc25513"/>
        <w:bookmarkStart w:id="6144" w:name="_Toc29810"/>
        <w:bookmarkStart w:id="6145" w:name="_Toc6519"/>
        <w:bookmarkStart w:id="6146" w:name="_Toc5521"/>
        <w:bookmarkStart w:id="6147" w:name="_Toc27374"/>
        <w:bookmarkStart w:id="6148" w:name="_Toc27194"/>
        <w:bookmarkStart w:id="6149" w:name="_Toc15560"/>
        <w:r>
          <w:rPr>
            <w:rFonts w:hint="eastAsia"/>
          </w:rPr>
          <w:t xml:space="preserve">: Racing Game </w:t>
        </w:r>
      </w:ins>
      <w:ins w:id="6150" w:author="jie sun" w:date="2018-04-16T22:30:00Z">
        <w:r w:rsidR="00DF2593">
          <w:t>I</w:t>
        </w:r>
      </w:ins>
      <w:ins w:id="6151" w:author="像个男人一样" w:date="2018-03-21T23:39:00Z">
        <w:del w:id="6152" w:author="jie sun" w:date="2018-04-16T22:30:00Z">
          <w:r w:rsidDel="00DF2593">
            <w:rPr>
              <w:rFonts w:hint="eastAsia"/>
            </w:rPr>
            <w:delText>i</w:delText>
          </w:r>
        </w:del>
        <w:r>
          <w:rPr>
            <w:rFonts w:hint="eastAsia"/>
          </w:rPr>
          <w:t>n iPhone</w:t>
        </w:r>
      </w:ins>
      <w:bookmarkEnd w:id="6140"/>
      <w:bookmarkEnd w:id="6141"/>
      <w:bookmarkEnd w:id="6142"/>
      <w:bookmarkEnd w:id="6143"/>
      <w:bookmarkEnd w:id="6144"/>
      <w:bookmarkEnd w:id="6145"/>
      <w:bookmarkEnd w:id="6146"/>
      <w:bookmarkEnd w:id="6147"/>
      <w:bookmarkEnd w:id="6148"/>
      <w:bookmarkEnd w:id="6149"/>
      <w:customXmlInsRangeStart w:id="6153" w:author="jie sun" w:date="2018-04-18T15:17:00Z"/>
      <w:sdt>
        <w:sdtPr>
          <w:rPr>
            <w:rFonts w:hint="eastAsia"/>
          </w:rPr>
          <w:id w:val="850925232"/>
          <w:citation/>
        </w:sdtPr>
        <w:sdtContent>
          <w:customXmlInsRangeEnd w:id="6153"/>
          <w:ins w:id="6154"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D5282A">
            <w:rPr>
              <w:rFonts w:hint="eastAsia"/>
              <w:noProof/>
            </w:rPr>
            <w:t xml:space="preserve"> (H, 2010)</w:t>
          </w:r>
          <w:ins w:id="6155" w:author="jie sun" w:date="2018-04-18T15:17:00Z">
            <w:r w:rsidR="00934638">
              <w:fldChar w:fldCharType="end"/>
            </w:r>
          </w:ins>
          <w:customXmlInsRangeStart w:id="6156" w:author="jie sun" w:date="2018-04-18T15:17:00Z"/>
        </w:sdtContent>
      </w:sdt>
      <w:customXmlInsRangeEnd w:id="6156"/>
      <w:bookmarkEnd w:id="6121"/>
    </w:p>
    <w:p w14:paraId="62D4A99E" w14:textId="77777777" w:rsidR="0087014B" w:rsidRPr="00185706" w:rsidRDefault="0087014B">
      <w:pPr>
        <w:rPr>
          <w:del w:id="6157" w:author="像个男人一样" w:date="2018-03-21T23:38:00Z"/>
          <w:iCs/>
        </w:rPr>
      </w:pPr>
    </w:p>
    <w:p w14:paraId="137BF2AF" w14:textId="77777777" w:rsidR="0087014B" w:rsidDel="00DF2593" w:rsidRDefault="00D5184D">
      <w:pPr>
        <w:pStyle w:val="Caption"/>
        <w:rPr>
          <w:del w:id="6158" w:author="像个男人一样" w:date="2018-03-22T11:56:00Z"/>
        </w:rPr>
      </w:pPr>
      <w:r w:rsidRPr="00185706">
        <w:rPr>
          <w:iCs w:val="0"/>
        </w:rPr>
        <w:t xml:space="preserve">Anybody may play the racing game in mobile phones or Pads and it is </w:t>
      </w:r>
      <w:del w:id="6159"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6160" w:author="jie sun" w:date="2018-04-18T14:12:00Z">
            <w:rPr>
              <w:lang w:val="en-GB"/>
            </w:rPr>
          </w:rPrChange>
        </w:rPr>
        <w:t xml:space="preserve">for </w:t>
      </w:r>
      <w:r w:rsidRPr="00185706">
        <w:rPr>
          <w:iCs w:val="0"/>
        </w:rPr>
        <w:t>control</w:t>
      </w:r>
      <w:r w:rsidRPr="001603D2">
        <w:rPr>
          <w:color w:val="auto"/>
          <w:sz w:val="24"/>
          <w:szCs w:val="22"/>
          <w:rPrChange w:id="6161"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162" w:author="jie sun" w:date="2018-04-16T22:29:00Z"/>
        </w:rPr>
      </w:pPr>
    </w:p>
    <w:p w14:paraId="1DB4A45E" w14:textId="77777777" w:rsidR="0087014B" w:rsidRDefault="0087014B">
      <w:pPr>
        <w:pStyle w:val="Caption"/>
        <w:jc w:val="center"/>
        <w:rPr>
          <w:del w:id="6163" w:author="像个男人一样" w:date="2018-03-22T11:56:00Z"/>
        </w:rPr>
        <w:pPrChange w:id="6164" w:author="jie sun" w:date="2018-04-18T14:47:00Z">
          <w:pPr/>
        </w:pPrChange>
      </w:pPr>
    </w:p>
    <w:p w14:paraId="3612723B" w14:textId="77777777" w:rsidR="0087014B" w:rsidRDefault="00D5184D">
      <w:pPr>
        <w:pStyle w:val="Caption"/>
        <w:jc w:val="center"/>
        <w:pPrChange w:id="6165" w:author="jie sun" w:date="2018-04-18T14:47:00Z">
          <w:pPr>
            <w:pStyle w:val="Caption"/>
          </w:pPr>
        </w:pPrChange>
      </w:pPr>
      <w:bookmarkStart w:id="6166" w:name="_Toc505291912"/>
      <w:del w:id="6167" w:author="像个男人一样" w:date="2018-03-22T11:56:00Z">
        <w:r>
          <w:delText xml:space="preserve">Figure 3. </w:delText>
        </w:r>
        <w:r>
          <w:fldChar w:fldCharType="begin"/>
        </w:r>
        <w:r>
          <w:delInstrText xml:space="preserve"> SEQ Figure_3. \* ARABIC </w:delInstrText>
        </w:r>
        <w:r>
          <w:fldChar w:fldCharType="separate"/>
        </w:r>
      </w:del>
      <w:ins w:id="6168" w:author="像个男人一样" w:date="2018-03-22T11:51:00Z">
        <w:del w:id="6169" w:author="像个男人一样" w:date="2018-03-22T11:56:00Z">
          <w:r>
            <w:rPr>
              <w:b/>
            </w:rPr>
            <w:delText>错误！未指定顺序。</w:delText>
          </w:r>
        </w:del>
      </w:ins>
      <w:ins w:id="6170" w:author="像个男人一样" w:date="2018-03-21T23:39:00Z">
        <w:del w:id="6171" w:author="像个男人一样" w:date="2018-03-22T11:56:00Z">
          <w:r>
            <w:rPr>
              <w:b/>
            </w:rPr>
            <w:delText>错误！未指定顺序。</w:delText>
          </w:r>
        </w:del>
      </w:ins>
      <w:ins w:id="6172" w:author="像个男人一样" w:date="2018-03-21T23:10:00Z">
        <w:del w:id="6173" w:author="像个男人一样" w:date="2018-03-22T11:56:00Z">
          <w:r>
            <w:rPr>
              <w:b/>
            </w:rPr>
            <w:delText>错误！未指定顺序。</w:delText>
          </w:r>
        </w:del>
      </w:ins>
      <w:ins w:id="6174" w:author="像个男人一样" w:date="2018-03-21T23:08:00Z">
        <w:del w:id="6175" w:author="像个男人一样" w:date="2018-03-22T11:56:00Z">
          <w:r>
            <w:rPr>
              <w:b/>
            </w:rPr>
            <w:delText>错误！未指定顺序。</w:delText>
          </w:r>
        </w:del>
      </w:ins>
      <w:ins w:id="6176" w:author="像个男人一样" w:date="2018-03-21T02:33:00Z">
        <w:del w:id="6177" w:author="像个男人一样" w:date="2018-03-22T11:56:00Z">
          <w:r>
            <w:rPr>
              <w:b/>
            </w:rPr>
            <w:delText>错误！未指定顺序。</w:delText>
          </w:r>
        </w:del>
      </w:ins>
      <w:ins w:id="6178" w:author="像个男人一样" w:date="2018-03-21T02:32:00Z">
        <w:del w:id="6179" w:author="像个男人一样" w:date="2018-03-22T11:56:00Z">
          <w:r>
            <w:rPr>
              <w:b/>
            </w:rPr>
            <w:delText>错误！未指定顺序。</w:delText>
          </w:r>
        </w:del>
      </w:ins>
      <w:ins w:id="6180" w:author="像个男人一样" w:date="2018-03-21T02:31:00Z">
        <w:del w:id="6181" w:author="像个男人一样" w:date="2018-03-22T11:56:00Z">
          <w:r>
            <w:rPr>
              <w:b/>
            </w:rPr>
            <w:delText>错误！未指定顺序。</w:delText>
          </w:r>
        </w:del>
      </w:ins>
      <w:ins w:id="6182" w:author="像个男人一样" w:date="2018-03-21T02:30:00Z">
        <w:del w:id="6183" w:author="像个男人一样" w:date="2018-03-22T11:56:00Z">
          <w:r>
            <w:rPr>
              <w:b/>
            </w:rPr>
            <w:delText>错误！未指定顺序。</w:delText>
          </w:r>
        </w:del>
      </w:ins>
      <w:ins w:id="6184" w:author="像个男人一样" w:date="2018-03-21T02:29:00Z">
        <w:del w:id="6185" w:author="像个男人一样" w:date="2018-03-22T11:56:00Z">
          <w:r>
            <w:rPr>
              <w:b/>
            </w:rPr>
            <w:delText>错误！未指定顺序。错误！未指定顺序。</w:delText>
          </w:r>
        </w:del>
      </w:ins>
      <w:ins w:id="6186" w:author="像个男人一样" w:date="2018-03-21T02:26:00Z">
        <w:del w:id="6187" w:author="像个男人一样" w:date="2018-03-22T11:56:00Z">
          <w:r>
            <w:rPr>
              <w:b/>
            </w:rPr>
            <w:delText>错误！未指定顺序。</w:delText>
          </w:r>
        </w:del>
      </w:ins>
      <w:ins w:id="6188" w:author="像个男人一样" w:date="2018-03-21T02:25:00Z">
        <w:del w:id="6189" w:author="像个男人一样" w:date="2018-03-22T11:56:00Z">
          <w:r>
            <w:rPr>
              <w:b/>
            </w:rPr>
            <w:delText>错误！未指定顺序。</w:delText>
          </w:r>
        </w:del>
      </w:ins>
      <w:ins w:id="6190" w:author="像个男人一样" w:date="2018-03-21T02:24:00Z">
        <w:del w:id="6191" w:author="像个男人一样" w:date="2018-03-22T11:56:00Z">
          <w:r>
            <w:rPr>
              <w:b/>
            </w:rPr>
            <w:delText>错误！未指定顺序。</w:delText>
          </w:r>
        </w:del>
      </w:ins>
      <w:ins w:id="6192" w:author="像个男人一样" w:date="2018-03-21T02:23:00Z">
        <w:del w:id="6193" w:author="像个男人一样" w:date="2018-03-22T11:56:00Z">
          <w:r>
            <w:rPr>
              <w:b/>
            </w:rPr>
            <w:delText>错误！未指定顺序。</w:delText>
          </w:r>
        </w:del>
      </w:ins>
      <w:ins w:id="6194" w:author="像个男人一样" w:date="2018-03-21T02:22:00Z">
        <w:del w:id="6195" w:author="像个男人一样" w:date="2018-03-22T11:56:00Z">
          <w:r>
            <w:rPr>
              <w:b/>
            </w:rPr>
            <w:delText>错误！未指定顺序。</w:delText>
          </w:r>
        </w:del>
      </w:ins>
      <w:ins w:id="6196" w:author="像个男人一样" w:date="2018-03-21T02:17:00Z">
        <w:del w:id="6197" w:author="像个男人一样" w:date="2018-03-22T11:56:00Z">
          <w:r>
            <w:rPr>
              <w:b/>
            </w:rPr>
            <w:delText>错误！未指定顺序。错误！未指定顺序。错误！未指定顺序。</w:delText>
          </w:r>
        </w:del>
      </w:ins>
      <w:ins w:id="6198" w:author="像个男人一样" w:date="2018-03-21T02:15:00Z">
        <w:del w:id="6199" w:author="像个男人一样" w:date="2018-03-22T11:56:00Z">
          <w:r>
            <w:rPr>
              <w:b/>
            </w:rPr>
            <w:delText>错误！未指定顺序。</w:delText>
          </w:r>
        </w:del>
      </w:ins>
      <w:ins w:id="6200" w:author="像个男人一样" w:date="2018-03-21T02:14:00Z">
        <w:del w:id="6201" w:author="像个男人一样" w:date="2018-03-22T11:56:00Z">
          <w:r>
            <w:rPr>
              <w:b/>
            </w:rPr>
            <w:delText>错误！未指定顺序。</w:delText>
          </w:r>
        </w:del>
      </w:ins>
      <w:ins w:id="6202" w:author="像个男人一样" w:date="2018-03-21T02:13:00Z">
        <w:del w:id="6203" w:author="像个男人一样" w:date="2018-03-22T11:56:00Z">
          <w:r>
            <w:rPr>
              <w:b/>
            </w:rPr>
            <w:delText>错误！未指定顺序。</w:delText>
          </w:r>
        </w:del>
      </w:ins>
      <w:ins w:id="6204" w:author="像个男人一样" w:date="2018-03-21T02:12:00Z">
        <w:del w:id="6205" w:author="像个男人一样" w:date="2018-03-22T11:56:00Z">
          <w:r>
            <w:rPr>
              <w:b/>
            </w:rPr>
            <w:delText>错误！未指定顺序。</w:delText>
          </w:r>
        </w:del>
      </w:ins>
      <w:ins w:id="6206" w:author="像个男人一样" w:date="2018-03-21T02:02:00Z">
        <w:del w:id="6207" w:author="像个男人一样" w:date="2018-03-22T11:56:00Z">
          <w:r>
            <w:rPr>
              <w:b/>
            </w:rPr>
            <w:delText>错误！未指定顺序。错误！未指定顺序。</w:delText>
          </w:r>
        </w:del>
      </w:ins>
      <w:ins w:id="6208" w:author="像个男人一样" w:date="2018-03-21T02:01:00Z">
        <w:del w:id="6209" w:author="像个男人一样" w:date="2018-03-22T11:56:00Z">
          <w:r>
            <w:rPr>
              <w:b/>
            </w:rPr>
            <w:delText>错误！未指定顺序。</w:delText>
          </w:r>
        </w:del>
      </w:ins>
      <w:ins w:id="6210" w:author="像个男人一样" w:date="2018-03-21T02:00:00Z">
        <w:del w:id="6211" w:author="像个男人一样" w:date="2018-03-22T11:56:00Z">
          <w:r>
            <w:rPr>
              <w:b/>
            </w:rPr>
            <w:delText>错误！未指定顺序。</w:delText>
          </w:r>
        </w:del>
      </w:ins>
      <w:ins w:id="6212" w:author="像个男人一样" w:date="2018-03-21T01:59:00Z">
        <w:del w:id="6213" w:author="像个男人一样" w:date="2018-03-22T11:56:00Z">
          <w:r>
            <w:rPr>
              <w:b/>
            </w:rPr>
            <w:delText>错误！未指定顺序。</w:delText>
          </w:r>
        </w:del>
      </w:ins>
      <w:ins w:id="6214" w:author="像个男人一样" w:date="2018-03-21T01:58:00Z">
        <w:del w:id="6215" w:author="像个男人一样" w:date="2018-03-22T11:56:00Z">
          <w:r>
            <w:rPr>
              <w:b/>
            </w:rPr>
            <w:delText>错误！未指定顺序。</w:delText>
          </w:r>
        </w:del>
      </w:ins>
      <w:del w:id="6216" w:author="像个男人一样" w:date="2018-03-22T11:56:00Z">
        <w:r>
          <w:delText>7</w:delText>
        </w:r>
        <w:r>
          <w:fldChar w:fldCharType="end"/>
        </w:r>
      </w:del>
      <w:del w:id="6217" w:author="像个男人一样" w:date="2018-03-21T01:58:00Z">
        <w:r>
          <w:delText xml:space="preserve"> Gyro in the iPhone</w:delText>
        </w:r>
      </w:del>
      <w:bookmarkEnd w:id="6166"/>
    </w:p>
    <w:p w14:paraId="7CB5113B" w14:textId="77777777" w:rsidR="0087014B" w:rsidRDefault="006A3610">
      <w:pPr>
        <w:jc w:val="center"/>
        <w:pPrChange w:id="6218" w:author="jie sun" w:date="2018-04-16T21:41:00Z">
          <w:pPr/>
        </w:pPrChange>
      </w:pPr>
      <w:ins w:id="6219"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220" w:author="jie sun" w:date="2018-04-18T14:46:00Z" w:name="move511826139"/>
      <w:moveFrom w:id="6221"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220"/>
    </w:p>
    <w:bookmarkStart w:id="6222" w:name="OLE_LINK11"/>
    <w:bookmarkStart w:id="6223" w:name="OLE_LINK13"/>
    <w:p w14:paraId="4962EF6E" w14:textId="42BB1736" w:rsidR="0087014B" w:rsidRPr="00CD4D88" w:rsidRDefault="00741094">
      <w:pPr>
        <w:pStyle w:val="Caption"/>
        <w:jc w:val="center"/>
        <w:rPr>
          <w:del w:id="6224" w:author="像个男人一样" w:date="2018-03-21T01:58:00Z"/>
        </w:rPr>
        <w:pPrChange w:id="6225" w:author="jie sun" w:date="2018-04-16T21:41:00Z">
          <w:pPr/>
        </w:pPrChange>
      </w:pPr>
      <w:sdt>
        <w:sdtPr>
          <w:rPr>
            <w:iCs w:val="0"/>
          </w:rPr>
          <w:id w:val="991455762"/>
        </w:sdtPr>
        <w:sdtContent>
          <w:del w:id="6226" w:author="像个男人一样" w:date="2018-03-21T01:58:00Z">
            <w:r w:rsidR="00D5184D" w:rsidRPr="00222476">
              <w:rPr>
                <w:iCs w:val="0"/>
              </w:rPr>
              <w:fldChar w:fldCharType="begin"/>
            </w:r>
            <w:r w:rsidR="00D5184D" w:rsidRPr="00222476">
              <w:delInstrText xml:space="preserve"> CITATION ukm18 \l 2052 </w:delInstrText>
            </w:r>
            <w:r w:rsidR="00D5184D" w:rsidRPr="00222476">
              <w:rPr>
                <w:iCs w:val="0"/>
              </w:rPr>
              <w:fldChar w:fldCharType="separate"/>
            </w:r>
            <w:r w:rsidR="00D5184D" w:rsidRPr="00222476">
              <w:delText>(uk.mathworks.com, 2018)</w:delText>
            </w:r>
            <w:r w:rsidR="00D5184D" w:rsidRPr="00222476">
              <w:rPr>
                <w:iCs w:val="0"/>
              </w:rPr>
              <w:fldChar w:fldCharType="end"/>
            </w:r>
          </w:del>
          <w:bookmarkStart w:id="6227" w:name="_Toc517801890"/>
        </w:sdtContent>
      </w:sdt>
      <w:ins w:id="6228" w:author="像个男人一样" w:date="2018-03-21T01:58:00Z">
        <w:r w:rsidR="00D5184D" w:rsidRPr="00CD4D88">
          <w:t xml:space="preserve">Figure </w:t>
        </w:r>
      </w:ins>
      <w:ins w:id="6229" w:author="JIE  SUN" w:date="2018-06-21T13:36:00Z">
        <w:r w:rsidR="00A64E7B">
          <w:fldChar w:fldCharType="begin"/>
        </w:r>
        <w:r w:rsidR="00A64E7B">
          <w:instrText xml:space="preserve"> STYLEREF 1 \s </w:instrText>
        </w:r>
      </w:ins>
      <w:r w:rsidR="00A64E7B">
        <w:fldChar w:fldCharType="separate"/>
      </w:r>
      <w:r w:rsidR="00030772">
        <w:rPr>
          <w:noProof/>
        </w:rPr>
        <w:t>4</w:t>
      </w:r>
      <w:ins w:id="62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5</w:t>
      </w:r>
      <w:ins w:id="6231" w:author="JIE  SUN" w:date="2018-06-21T13:36:00Z">
        <w:r w:rsidR="00A64E7B">
          <w:fldChar w:fldCharType="end"/>
        </w:r>
      </w:ins>
      <w:ins w:id="6232" w:author="jie sun" w:date="2018-04-19T13:00:00Z">
        <w:del w:id="6233" w:author="JIE  SUN" w:date="2018-06-21T13:34:00Z">
          <w:r w:rsidR="00083FE7" w:rsidDel="00A64E7B">
            <w:rPr>
              <w:iCs w:val="0"/>
            </w:rPr>
            <w:fldChar w:fldCharType="begin"/>
          </w:r>
          <w:r w:rsidR="00083FE7" w:rsidDel="00A64E7B">
            <w:rPr>
              <w:iCs w:val="0"/>
            </w:rPr>
            <w:delInstrText xml:space="preserve"> STYLEREF 1 \s </w:delInstrText>
          </w:r>
        </w:del>
      </w:ins>
      <w:del w:id="6234" w:author="JIE  SUN" w:date="2018-06-21T13:34:00Z">
        <w:r w:rsidR="00083FE7" w:rsidDel="00A64E7B">
          <w:rPr>
            <w:iCs w:val="0"/>
          </w:rPr>
          <w:fldChar w:fldCharType="separate"/>
        </w:r>
        <w:r w:rsidR="00083FE7" w:rsidDel="00A64E7B">
          <w:rPr>
            <w:iCs w:val="0"/>
            <w:noProof/>
          </w:rPr>
          <w:delText>3</w:delText>
        </w:r>
      </w:del>
      <w:ins w:id="6235" w:author="jie sun" w:date="2018-04-19T13:00:00Z">
        <w:del w:id="6236"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6237" w:author="JIE  SUN" w:date="2018-06-21T13:34:00Z">
        <w:r w:rsidR="00083FE7" w:rsidDel="00A64E7B">
          <w:rPr>
            <w:iCs w:val="0"/>
          </w:rPr>
          <w:fldChar w:fldCharType="separate"/>
        </w:r>
      </w:del>
      <w:ins w:id="6238" w:author="jie sun" w:date="2018-04-19T13:00:00Z">
        <w:del w:id="6239" w:author="JIE  SUN" w:date="2018-06-21T13:34:00Z">
          <w:r w:rsidR="00083FE7" w:rsidDel="00A64E7B">
            <w:rPr>
              <w:iCs w:val="0"/>
              <w:noProof/>
            </w:rPr>
            <w:delText>7</w:delText>
          </w:r>
          <w:r w:rsidR="00083FE7" w:rsidDel="00A64E7B">
            <w:rPr>
              <w:iCs w:val="0"/>
            </w:rPr>
            <w:fldChar w:fldCharType="end"/>
          </w:r>
        </w:del>
      </w:ins>
      <w:ins w:id="6240" w:author="像个男人一样" w:date="2018-03-21T01:58:00Z">
        <w:del w:id="6241" w:author="jie sun" w:date="2018-04-10T21:45:00Z">
          <w:r w:rsidR="00D5184D" w:rsidRPr="00222476" w:rsidDel="00454521">
            <w:fldChar w:fldCharType="begin"/>
          </w:r>
          <w:r w:rsidR="00D5184D" w:rsidRPr="00222476" w:rsidDel="00454521">
            <w:delInstrText xml:space="preserve"> STYLEREF 1 \s </w:delInstrText>
          </w:r>
          <w:r w:rsidR="00D5184D" w:rsidRPr="00222476" w:rsidDel="00454521">
            <w:fldChar w:fldCharType="separate"/>
          </w:r>
          <w:r w:rsidR="00D5184D" w:rsidRPr="00222476" w:rsidDel="00454521">
            <w:delText>3</w:delText>
          </w:r>
          <w:r w:rsidR="00D5184D" w:rsidRPr="00222476" w:rsidDel="00454521">
            <w:fldChar w:fldCharType="end"/>
          </w:r>
          <w:r w:rsidR="00D5184D" w:rsidRPr="00222476" w:rsidDel="00454521">
            <w:delText>.</w:delText>
          </w:r>
          <w:r w:rsidR="00D5184D" w:rsidRPr="00222476" w:rsidDel="00454521">
            <w:fldChar w:fldCharType="begin"/>
          </w:r>
          <w:r w:rsidR="00D5184D" w:rsidRPr="00222476" w:rsidDel="00454521">
            <w:delInstrText xml:space="preserve"> SEQ Figure \* ARABIC \s 1 </w:delInstrText>
          </w:r>
          <w:r w:rsidR="00D5184D" w:rsidRPr="00222476" w:rsidDel="00454521">
            <w:fldChar w:fldCharType="separate"/>
          </w:r>
        </w:del>
      </w:ins>
      <w:ins w:id="6242" w:author="像个男人一样" w:date="2018-03-22T11:51:00Z">
        <w:del w:id="6243" w:author="jie sun" w:date="2018-04-10T21:45:00Z">
          <w:r w:rsidR="00D5184D" w:rsidRPr="00222476" w:rsidDel="00454521">
            <w:delText>7</w:delText>
          </w:r>
        </w:del>
      </w:ins>
      <w:ins w:id="6244" w:author="像个男人一样" w:date="2018-03-21T01:58:00Z">
        <w:del w:id="6245" w:author="jie sun" w:date="2018-04-10T21:45:00Z">
          <w:r w:rsidR="00D5184D" w:rsidRPr="00222476" w:rsidDel="00454521">
            <w:fldChar w:fldCharType="end"/>
          </w:r>
        </w:del>
        <w:bookmarkStart w:id="6246" w:name="_Toc5138"/>
        <w:bookmarkStart w:id="6247" w:name="_Toc9099"/>
        <w:bookmarkStart w:id="6248" w:name="_Toc13892"/>
        <w:bookmarkStart w:id="6249" w:name="_Toc9975"/>
        <w:bookmarkStart w:id="6250" w:name="_Toc24298"/>
        <w:bookmarkStart w:id="6251" w:name="_Toc17985"/>
        <w:bookmarkStart w:id="6252" w:name="_Toc27221"/>
        <w:bookmarkStart w:id="6253" w:name="_Toc31871"/>
        <w:bookmarkStart w:id="6254" w:name="_Toc5224"/>
        <w:bookmarkStart w:id="6255" w:name="_Toc4504"/>
        <w:bookmarkStart w:id="6256" w:name="_Toc24265"/>
        <w:bookmarkStart w:id="6257" w:name="_Toc16154"/>
        <w:bookmarkStart w:id="6258" w:name="_Toc19479"/>
        <w:bookmarkStart w:id="6259" w:name="_Toc12948"/>
        <w:bookmarkStart w:id="6260" w:name="_Toc14686"/>
        <w:bookmarkStart w:id="6261" w:name="_Toc5102"/>
        <w:bookmarkStart w:id="6262" w:name="_Toc21517"/>
        <w:bookmarkStart w:id="6263" w:name="_Toc15419"/>
        <w:bookmarkStart w:id="6264" w:name="_Toc3044"/>
        <w:bookmarkStart w:id="6265" w:name="_Toc10010"/>
        <w:bookmarkStart w:id="6266" w:name="_Toc10300"/>
        <w:bookmarkStart w:id="6267" w:name="_Toc9903"/>
        <w:bookmarkStart w:id="6268" w:name="_Toc2784"/>
        <w:bookmarkStart w:id="6269" w:name="_Toc8488"/>
        <w:bookmarkStart w:id="6270" w:name="_Toc29336"/>
        <w:r w:rsidR="00D5184D" w:rsidRPr="00222476">
          <w:t>:</w:t>
        </w:r>
      </w:ins>
      <w:ins w:id="6271" w:author="像个男人一样" w:date="2018-03-21T21:15:00Z">
        <w:r w:rsidR="00D5184D" w:rsidRPr="00372C54">
          <w:rPr>
            <w:rPrChange w:id="6272" w:author="jie sun" w:date="2018-04-18T15:18:00Z">
              <w:rPr>
                <w:lang w:val="en-US"/>
              </w:rPr>
            </w:rPrChange>
          </w:rPr>
          <w:t xml:space="preserve"> </w:t>
        </w:r>
      </w:ins>
      <w:ins w:id="6273" w:author="像个男人一样" w:date="2018-03-21T01:58:00Z">
        <w:r w:rsidR="00D5184D" w:rsidRPr="00CD4D88">
          <w:t xml:space="preserve">Gyro </w:t>
        </w:r>
        <w:del w:id="6274" w:author="jie sun" w:date="2018-04-18T15:13:00Z">
          <w:r w:rsidR="00D5184D" w:rsidRPr="00A64E7B" w:rsidDel="006A3610">
            <w:delText>in the iPhone</w:delText>
          </w:r>
        </w:del>
      </w:ins>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ins w:id="6275" w:author="jie sun" w:date="2018-04-18T15:13:00Z">
        <w:r w:rsidR="006A3610" w:rsidRPr="00A64E7B">
          <w:t>With Racing Game</w:t>
        </w:r>
      </w:ins>
      <w:customXmlInsRangeStart w:id="6276" w:author="jie sun" w:date="2018-04-18T15:18:00Z"/>
      <w:sdt>
        <w:sdtPr>
          <w:rPr>
            <w:iCs w:val="0"/>
          </w:rPr>
          <w:id w:val="789704053"/>
          <w:citation/>
        </w:sdtPr>
        <w:sdtContent>
          <w:customXmlInsRangeEnd w:id="6276"/>
          <w:ins w:id="6277" w:author="jie sun" w:date="2018-04-18T15:18:00Z">
            <w:r w:rsidR="00934638" w:rsidRPr="00A64E7B">
              <w:fldChar w:fldCharType="begin"/>
            </w:r>
            <w:r w:rsidR="00934638" w:rsidRPr="00222476">
              <w:instrText xml:space="preserve"> CITATION Vic10 \l 2052 </w:instrText>
            </w:r>
          </w:ins>
          <w:r w:rsidR="00934638" w:rsidRPr="00A64E7B">
            <w:fldChar w:fldCharType="separate"/>
          </w:r>
          <w:r w:rsidR="00D5282A">
            <w:rPr>
              <w:noProof/>
            </w:rPr>
            <w:t xml:space="preserve"> </w:t>
          </w:r>
          <w:r w:rsidR="00D5282A">
            <w:rPr>
              <w:rFonts w:hint="eastAsia"/>
              <w:noProof/>
            </w:rPr>
            <w:t>(H, 2010)</w:t>
          </w:r>
          <w:ins w:id="6278" w:author="jie sun" w:date="2018-04-18T15:18:00Z">
            <w:r w:rsidR="00934638" w:rsidRPr="00A64E7B">
              <w:fldChar w:fldCharType="end"/>
            </w:r>
          </w:ins>
          <w:customXmlInsRangeStart w:id="6279" w:author="jie sun" w:date="2018-04-18T15:18:00Z"/>
        </w:sdtContent>
      </w:sdt>
      <w:customXmlInsRangeEnd w:id="6279"/>
      <w:bookmarkEnd w:id="6227"/>
    </w:p>
    <w:bookmarkEnd w:id="6222"/>
    <w:bookmarkEnd w:id="6223"/>
    <w:p w14:paraId="7388377C" w14:textId="77777777" w:rsidR="0087014B" w:rsidRPr="00372C54" w:rsidRDefault="0087014B">
      <w:pPr>
        <w:jc w:val="center"/>
        <w:rPr>
          <w:iCs/>
          <w:color w:val="44546A" w:themeColor="text2"/>
          <w:sz w:val="21"/>
          <w:szCs w:val="18"/>
          <w:rPrChange w:id="6280" w:author="jie sun" w:date="2018-04-18T15:18:00Z">
            <w:rPr/>
          </w:rPrChange>
        </w:rPr>
        <w:pPrChange w:id="6281" w:author="jie sun" w:date="2018-04-16T21:41:00Z">
          <w:pPr/>
        </w:pPrChange>
      </w:pPr>
    </w:p>
    <w:p w14:paraId="4BC578CC" w14:textId="77777777" w:rsidR="0087014B" w:rsidRDefault="00D5184D" w:rsidP="00626A54">
      <w:pPr>
        <w:pStyle w:val="Heading4"/>
      </w:pPr>
      <w:r>
        <w:t xml:space="preserve">Getting </w:t>
      </w:r>
      <w:ins w:id="6282" w:author="jie sun" w:date="2018-04-16T21:22:00Z">
        <w:r w:rsidR="003F29EA">
          <w:t>T</w:t>
        </w:r>
      </w:ins>
      <w:del w:id="6283" w:author="jie sun" w:date="2018-04-16T21:22:00Z">
        <w:r w:rsidDel="003F29EA">
          <w:delText>t</w:delText>
        </w:r>
      </w:del>
      <w:r>
        <w:t xml:space="preserve">he </w:t>
      </w:r>
      <w:ins w:id="6284" w:author="jie sun" w:date="2018-04-16T21:22:00Z">
        <w:r w:rsidR="003F29EA">
          <w:t>E</w:t>
        </w:r>
      </w:ins>
      <w:del w:id="6285" w:author="jie sun" w:date="2018-04-16T21:22:00Z">
        <w:r w:rsidDel="003F29EA">
          <w:delText>e</w:delText>
        </w:r>
      </w:del>
      <w:r>
        <w:t xml:space="preserve">xact </w:t>
      </w:r>
      <w:ins w:id="6286" w:author="jie sun" w:date="2018-04-16T21:22:00Z">
        <w:r w:rsidR="003F29EA">
          <w:t>A</w:t>
        </w:r>
      </w:ins>
      <w:del w:id="6287" w:author="jie sun" w:date="2018-04-16T21:22:00Z">
        <w:r w:rsidDel="003F29EA">
          <w:delText>a</w:delText>
        </w:r>
      </w:del>
      <w:r>
        <w:t xml:space="preserve">ngle </w:t>
      </w:r>
      <w:ins w:id="6288" w:author="jie sun" w:date="2018-04-16T21:22:00Z">
        <w:r w:rsidR="003F29EA">
          <w:t>O</w:t>
        </w:r>
      </w:ins>
      <w:del w:id="6289" w:author="jie sun" w:date="2018-04-16T21:22:00Z">
        <w:r w:rsidDel="003F29EA">
          <w:delText>o</w:delText>
        </w:r>
      </w:del>
      <w:r>
        <w:t xml:space="preserve">ffset </w:t>
      </w:r>
      <w:ins w:id="6290" w:author="jie sun" w:date="2018-04-16T21:22:00Z">
        <w:r w:rsidR="003F29EA">
          <w:t>I</w:t>
        </w:r>
      </w:ins>
      <w:del w:id="6291" w:author="jie sun" w:date="2018-04-16T21:22:00Z">
        <w:r w:rsidDel="003F29EA">
          <w:delText>i</w:delText>
        </w:r>
      </w:del>
      <w:r>
        <w:t xml:space="preserve">n </w:t>
      </w:r>
      <w:ins w:id="6292" w:author="jie sun" w:date="2018-04-16T21:22:00Z">
        <w:r w:rsidR="003F29EA">
          <w:t>H</w:t>
        </w:r>
      </w:ins>
      <w:del w:id="6293" w:author="jie sun" w:date="2018-04-16T21:22:00Z">
        <w:r w:rsidDel="003F29EA">
          <w:delText>h</w:delText>
        </w:r>
      </w:del>
      <w:r>
        <w:t xml:space="preserve">orizontal </w:t>
      </w:r>
      <w:ins w:id="6294" w:author="jie sun" w:date="2018-04-16T21:22:00Z">
        <w:r w:rsidR="003F29EA">
          <w:t>L</w:t>
        </w:r>
      </w:ins>
      <w:del w:id="6295"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296" w:author="像个男人一样" w:date="2018-03-21T23:21:00Z"/>
        </w:rPr>
      </w:pPr>
      <w:r>
        <w:t>There are gyro data caught from iPhone in the form below during playing a racing game. It simulates the action of playing race game through rotating the iPhone</w:t>
      </w:r>
      <w:r>
        <w:rPr>
          <w:rPrChange w:id="6297" w:author="像个男人一样" w:date="2018-03-21T21:14:00Z">
            <w:rPr>
              <w:lang w:val="en-GB"/>
            </w:rPr>
          </w:rPrChange>
        </w:rPr>
        <w:t xml:space="preserve"> 6</w:t>
      </w:r>
      <w:r>
        <w:t xml:space="preserve"> around Pitch axis and we can ignore </w:t>
      </w:r>
      <w:del w:id="6298" w:author="jie sun" w:date="2018-04-08T15:14:00Z">
        <w:r w:rsidDel="008E72C7">
          <w:delText xml:space="preserve"> </w:delText>
        </w:r>
      </w:del>
      <w:r>
        <w:t>Roll and Yaw data, since we do not need to use them in this condition.</w:t>
      </w:r>
    </w:p>
    <w:p w14:paraId="62B9D150" w14:textId="77777777" w:rsidR="00185706" w:rsidRDefault="00185706">
      <w:pPr>
        <w:rPr>
          <w:ins w:id="6299" w:author="jie sun" w:date="2018-04-16T22:22:00Z"/>
        </w:rPr>
      </w:pPr>
    </w:p>
    <w:p w14:paraId="0D9FE09A" w14:textId="77777777" w:rsidR="0087014B" w:rsidRDefault="00D5184D">
      <w:pPr>
        <w:rPr>
          <w:del w:id="6300" w:author="像个男人一样" w:date="2018-03-21T01:59:00Z"/>
          <w:rStyle w:val="SubtleEmphasis1"/>
        </w:rPr>
        <w:pPrChange w:id="6301" w:author="jie sun" w:date="2018-04-16T22:22:00Z">
          <w:pPr>
            <w:pStyle w:val="Subtitle"/>
          </w:pPr>
        </w:pPrChange>
      </w:pPr>
      <w:bookmarkStart w:id="6302" w:name="_Toc505291913"/>
      <w:del w:id="6303" w:author="像个男人一样" w:date="2018-03-21T23:21:00Z">
        <w:r>
          <w:delText xml:space="preserve">Figure 3. </w:delText>
        </w:r>
        <w:r>
          <w:fldChar w:fldCharType="begin"/>
        </w:r>
        <w:r>
          <w:delInstrText xml:space="preserve"> SEQ Figure_3. \* ARABIC </w:delInstrText>
        </w:r>
        <w:r>
          <w:fldChar w:fldCharType="separate"/>
        </w:r>
      </w:del>
      <w:ins w:id="6304" w:author="像个男人一样" w:date="2018-03-22T11:51:00Z">
        <w:del w:id="6305" w:author="像个男人一样" w:date="2018-03-21T23:21:00Z">
          <w:r>
            <w:rPr>
              <w:b/>
            </w:rPr>
            <w:delText>错误！未指定顺序。</w:delText>
          </w:r>
        </w:del>
      </w:ins>
      <w:ins w:id="6306" w:author="像个男人一样" w:date="2018-03-21T23:39:00Z">
        <w:del w:id="6307" w:author="像个男人一样" w:date="2018-03-22T11:51:00Z">
          <w:r>
            <w:rPr>
              <w:b/>
            </w:rPr>
            <w:delText>错误！未指定顺序。</w:delText>
          </w:r>
        </w:del>
      </w:ins>
      <w:ins w:id="6308" w:author="像个男人一样" w:date="2018-03-21T23:10:00Z">
        <w:del w:id="6309" w:author="像个男人一样" w:date="2018-03-22T11:51:00Z">
          <w:r>
            <w:rPr>
              <w:b/>
            </w:rPr>
            <w:delText>错误！未指定顺序。</w:delText>
          </w:r>
        </w:del>
      </w:ins>
      <w:ins w:id="6310" w:author="像个男人一样" w:date="2018-03-21T23:08:00Z">
        <w:del w:id="6311" w:author="像个男人一样" w:date="2018-03-22T11:51:00Z">
          <w:r>
            <w:rPr>
              <w:b/>
            </w:rPr>
            <w:delText>错误！未指定顺序。</w:delText>
          </w:r>
        </w:del>
      </w:ins>
      <w:ins w:id="6312" w:author="像个男人一样" w:date="2018-03-21T02:33:00Z">
        <w:del w:id="6313" w:author="像个男人一样" w:date="2018-03-22T11:51:00Z">
          <w:r>
            <w:rPr>
              <w:b/>
            </w:rPr>
            <w:delText>错误！未指定顺序。</w:delText>
          </w:r>
        </w:del>
      </w:ins>
      <w:ins w:id="6314" w:author="像个男人一样" w:date="2018-03-21T02:32:00Z">
        <w:del w:id="6315" w:author="像个男人一样" w:date="2018-03-22T11:51:00Z">
          <w:r>
            <w:rPr>
              <w:b/>
            </w:rPr>
            <w:delText>错误！未指定顺序。</w:delText>
          </w:r>
        </w:del>
      </w:ins>
      <w:ins w:id="6316" w:author="像个男人一样" w:date="2018-03-21T02:31:00Z">
        <w:del w:id="6317" w:author="像个男人一样" w:date="2018-03-22T11:51:00Z">
          <w:r>
            <w:rPr>
              <w:b/>
            </w:rPr>
            <w:delText>错误！未指定顺序。</w:delText>
          </w:r>
        </w:del>
      </w:ins>
      <w:ins w:id="6318" w:author="像个男人一样" w:date="2018-03-21T02:30:00Z">
        <w:del w:id="6319" w:author="像个男人一样" w:date="2018-03-22T11:51:00Z">
          <w:r>
            <w:rPr>
              <w:b/>
            </w:rPr>
            <w:delText>错误！未指定顺序。</w:delText>
          </w:r>
        </w:del>
      </w:ins>
      <w:ins w:id="6320" w:author="像个男人一样" w:date="2018-03-21T02:29:00Z">
        <w:del w:id="6321" w:author="像个男人一样" w:date="2018-03-22T11:51:00Z">
          <w:r>
            <w:rPr>
              <w:b/>
            </w:rPr>
            <w:delText>错误！未指定顺序。错误！未指定顺序。</w:delText>
          </w:r>
        </w:del>
      </w:ins>
      <w:ins w:id="6322" w:author="像个男人一样" w:date="2018-03-21T02:26:00Z">
        <w:del w:id="6323" w:author="像个男人一样" w:date="2018-03-22T11:51:00Z">
          <w:r>
            <w:rPr>
              <w:b/>
            </w:rPr>
            <w:delText>错误！未指定顺序。</w:delText>
          </w:r>
        </w:del>
      </w:ins>
      <w:ins w:id="6324" w:author="像个男人一样" w:date="2018-03-21T02:25:00Z">
        <w:del w:id="6325" w:author="像个男人一样" w:date="2018-03-22T11:51:00Z">
          <w:r>
            <w:rPr>
              <w:b/>
            </w:rPr>
            <w:delText>错误！未指定顺序。</w:delText>
          </w:r>
        </w:del>
      </w:ins>
      <w:ins w:id="6326" w:author="像个男人一样" w:date="2018-03-21T02:24:00Z">
        <w:del w:id="6327" w:author="像个男人一样" w:date="2018-03-22T11:51:00Z">
          <w:r>
            <w:rPr>
              <w:b/>
            </w:rPr>
            <w:delText>错误！未指定顺序。</w:delText>
          </w:r>
        </w:del>
      </w:ins>
      <w:ins w:id="6328" w:author="像个男人一样" w:date="2018-03-21T02:23:00Z">
        <w:del w:id="6329" w:author="像个男人一样" w:date="2018-03-22T11:51:00Z">
          <w:r>
            <w:rPr>
              <w:b/>
            </w:rPr>
            <w:delText>错误！未指定顺序。</w:delText>
          </w:r>
        </w:del>
      </w:ins>
      <w:ins w:id="6330" w:author="像个男人一样" w:date="2018-03-21T02:22:00Z">
        <w:del w:id="6331" w:author="像个男人一样" w:date="2018-03-22T11:51:00Z">
          <w:r>
            <w:rPr>
              <w:b/>
            </w:rPr>
            <w:delText>错误！未指定顺序。</w:delText>
          </w:r>
        </w:del>
      </w:ins>
      <w:ins w:id="6332" w:author="像个男人一样" w:date="2018-03-21T02:17:00Z">
        <w:del w:id="6333" w:author="像个男人一样" w:date="2018-03-22T11:51:00Z">
          <w:r>
            <w:rPr>
              <w:b/>
            </w:rPr>
            <w:delText>错误！未指定顺序。错误！未指定顺序。错误！未指定顺序。</w:delText>
          </w:r>
        </w:del>
      </w:ins>
      <w:ins w:id="6334" w:author="像个男人一样" w:date="2018-03-21T02:15:00Z">
        <w:del w:id="6335" w:author="像个男人一样" w:date="2018-03-22T11:51:00Z">
          <w:r>
            <w:rPr>
              <w:b/>
            </w:rPr>
            <w:delText>错误！未指定顺序。</w:delText>
          </w:r>
        </w:del>
      </w:ins>
      <w:ins w:id="6336" w:author="像个男人一样" w:date="2018-03-21T02:14:00Z">
        <w:del w:id="6337" w:author="像个男人一样" w:date="2018-03-22T11:51:00Z">
          <w:r>
            <w:rPr>
              <w:b/>
            </w:rPr>
            <w:delText>错误！未指定顺序。</w:delText>
          </w:r>
        </w:del>
      </w:ins>
      <w:ins w:id="6338" w:author="像个男人一样" w:date="2018-03-21T02:13:00Z">
        <w:del w:id="6339" w:author="像个男人一样" w:date="2018-03-22T11:51:00Z">
          <w:r>
            <w:rPr>
              <w:b/>
            </w:rPr>
            <w:delText>错误！未指定顺序。</w:delText>
          </w:r>
        </w:del>
      </w:ins>
      <w:ins w:id="6340" w:author="像个男人一样" w:date="2018-03-21T02:12:00Z">
        <w:del w:id="6341" w:author="像个男人一样" w:date="2018-03-22T11:51:00Z">
          <w:r>
            <w:rPr>
              <w:b/>
            </w:rPr>
            <w:delText>错误！未指定顺序。</w:delText>
          </w:r>
        </w:del>
      </w:ins>
      <w:ins w:id="6342" w:author="像个男人一样" w:date="2018-03-21T02:02:00Z">
        <w:del w:id="6343" w:author="像个男人一样" w:date="2018-03-22T11:51:00Z">
          <w:r>
            <w:rPr>
              <w:b/>
            </w:rPr>
            <w:delText>错误！未指定顺序。错误！未指定顺序。</w:delText>
          </w:r>
        </w:del>
      </w:ins>
      <w:ins w:id="6344" w:author="像个男人一样" w:date="2018-03-21T02:01:00Z">
        <w:del w:id="6345" w:author="像个男人一样" w:date="2018-03-22T11:51:00Z">
          <w:r>
            <w:rPr>
              <w:b/>
            </w:rPr>
            <w:delText>错误！未指定顺序。</w:delText>
          </w:r>
        </w:del>
      </w:ins>
      <w:ins w:id="6346" w:author="像个男人一样" w:date="2018-03-21T02:00:00Z">
        <w:del w:id="6347" w:author="像个男人一样" w:date="2018-03-22T11:51:00Z">
          <w:r>
            <w:rPr>
              <w:b/>
            </w:rPr>
            <w:delText>错误！未指定顺序。</w:delText>
          </w:r>
        </w:del>
      </w:ins>
      <w:ins w:id="6348" w:author="像个男人一样" w:date="2018-03-21T01:59:00Z">
        <w:del w:id="6349" w:author="像个男人一样" w:date="2018-03-22T11:51:00Z">
          <w:r>
            <w:rPr>
              <w:b/>
            </w:rPr>
            <w:delText>错误！未指定顺序。</w:delText>
          </w:r>
        </w:del>
      </w:ins>
      <w:del w:id="6350" w:author="像个男人一样" w:date="2018-03-22T11:51:00Z">
        <w:r>
          <w:delText>8</w:delText>
        </w:r>
      </w:del>
      <w:del w:id="6351" w:author="像个男人一样" w:date="2018-03-21T23:21:00Z">
        <w:r>
          <w:fldChar w:fldCharType="end"/>
        </w:r>
      </w:del>
      <w:del w:id="6352" w:author="像个男人一样" w:date="2018-03-21T01:59:00Z">
        <w:r>
          <w:delText xml:space="preserve"> Racing Gyro data of three axes</w:delText>
        </w:r>
        <w:bookmarkEnd w:id="6302"/>
      </w:del>
    </w:p>
    <w:p w14:paraId="4978350F" w14:textId="77777777" w:rsidR="0087014B" w:rsidRDefault="00D5184D">
      <w:pPr>
        <w:jc w:val="center"/>
        <w:rPr>
          <w:ins w:id="6353" w:author="像个男人一样" w:date="2018-03-21T01:58:00Z"/>
        </w:rPr>
        <w:pPrChange w:id="6354"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7678DA9C" w:rsidR="0087014B" w:rsidRDefault="00D5184D">
      <w:pPr>
        <w:jc w:val="center"/>
        <w:pPrChange w:id="6355" w:author="jie sun" w:date="2018-04-16T21:41:00Z">
          <w:pPr/>
        </w:pPrChange>
      </w:pPr>
      <w:bookmarkStart w:id="6356" w:name="_Toc517801891"/>
      <w:ins w:id="6357" w:author="像个男人一样" w:date="2018-03-21T01:58:00Z">
        <w:r>
          <w:rPr>
            <w:rStyle w:val="CaptionChar"/>
            <w:rPrChange w:id="6358" w:author="像个男人一样" w:date="2018-03-21T01:58:00Z">
              <w:rPr/>
            </w:rPrChange>
          </w:rPr>
          <w:t xml:space="preserve">Figure </w:t>
        </w:r>
      </w:ins>
      <w:ins w:id="6359"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030772">
        <w:rPr>
          <w:rStyle w:val="CaptionChar"/>
          <w:noProof/>
        </w:rPr>
        <w:t>4</w:t>
      </w:r>
      <w:ins w:id="6360"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030772">
        <w:rPr>
          <w:rStyle w:val="CaptionChar"/>
          <w:noProof/>
        </w:rPr>
        <w:t>6</w:t>
      </w:r>
      <w:ins w:id="6361" w:author="JIE  SUN" w:date="2018-06-21T13:36:00Z">
        <w:r w:rsidR="00A64E7B">
          <w:rPr>
            <w:rStyle w:val="CaptionChar"/>
          </w:rPr>
          <w:fldChar w:fldCharType="end"/>
        </w:r>
      </w:ins>
      <w:ins w:id="6362" w:author="jie sun" w:date="2018-04-19T13:00:00Z">
        <w:del w:id="6363"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364" w:author="JIE  SUN" w:date="2018-06-21T13:34:00Z">
        <w:r w:rsidR="00083FE7" w:rsidDel="00A64E7B">
          <w:rPr>
            <w:rStyle w:val="CaptionChar"/>
          </w:rPr>
          <w:fldChar w:fldCharType="separate"/>
        </w:r>
        <w:r w:rsidR="00083FE7" w:rsidDel="00A64E7B">
          <w:rPr>
            <w:rStyle w:val="CaptionChar"/>
            <w:noProof/>
          </w:rPr>
          <w:delText>3</w:delText>
        </w:r>
      </w:del>
      <w:ins w:id="6365" w:author="jie sun" w:date="2018-04-19T13:00:00Z">
        <w:del w:id="6366"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367" w:author="JIE  SUN" w:date="2018-06-21T13:34:00Z">
        <w:r w:rsidR="00083FE7" w:rsidDel="00A64E7B">
          <w:rPr>
            <w:rStyle w:val="CaptionChar"/>
          </w:rPr>
          <w:fldChar w:fldCharType="separate"/>
        </w:r>
      </w:del>
      <w:ins w:id="6368" w:author="jie sun" w:date="2018-04-19T13:00:00Z">
        <w:del w:id="6369" w:author="JIE  SUN" w:date="2018-06-21T13:34:00Z">
          <w:r w:rsidR="00083FE7" w:rsidDel="00A64E7B">
            <w:rPr>
              <w:rStyle w:val="CaptionChar"/>
              <w:noProof/>
            </w:rPr>
            <w:delText>8</w:delText>
          </w:r>
          <w:r w:rsidR="00083FE7" w:rsidDel="00A64E7B">
            <w:rPr>
              <w:rStyle w:val="CaptionChar"/>
            </w:rPr>
            <w:fldChar w:fldCharType="end"/>
          </w:r>
        </w:del>
      </w:ins>
      <w:ins w:id="6370" w:author="像个男人一样" w:date="2018-03-21T01:58:00Z">
        <w:del w:id="6371" w:author="jie sun" w:date="2018-04-10T21:45:00Z">
          <w:r w:rsidDel="00454521">
            <w:rPr>
              <w:rStyle w:val="CaptionChar"/>
              <w:rPrChange w:id="6372" w:author="像个男人一样" w:date="2018-03-21T01:58:00Z">
                <w:rPr/>
              </w:rPrChange>
            </w:rPr>
            <w:fldChar w:fldCharType="begin"/>
          </w:r>
          <w:r w:rsidDel="00454521">
            <w:rPr>
              <w:rStyle w:val="CaptionChar"/>
              <w:rPrChange w:id="6373" w:author="像个男人一样" w:date="2018-03-21T01:58:00Z">
                <w:rPr/>
              </w:rPrChange>
            </w:rPr>
            <w:delInstrText xml:space="preserve"> STYLEREF 1 \s </w:delInstrText>
          </w:r>
          <w:r w:rsidDel="00454521">
            <w:rPr>
              <w:rStyle w:val="CaptionChar"/>
              <w:rPrChange w:id="6374" w:author="像个男人一样" w:date="2018-03-21T01:58:00Z">
                <w:rPr/>
              </w:rPrChange>
            </w:rPr>
            <w:fldChar w:fldCharType="separate"/>
          </w:r>
          <w:r w:rsidDel="00454521">
            <w:rPr>
              <w:rStyle w:val="CaptionChar"/>
              <w:rPrChange w:id="6375" w:author="像个男人一样" w:date="2018-03-21T01:58:00Z">
                <w:rPr/>
              </w:rPrChange>
            </w:rPr>
            <w:delText>3</w:delText>
          </w:r>
          <w:r w:rsidDel="00454521">
            <w:rPr>
              <w:rStyle w:val="CaptionChar"/>
              <w:rPrChange w:id="6376" w:author="像个男人一样" w:date="2018-03-21T01:58:00Z">
                <w:rPr/>
              </w:rPrChange>
            </w:rPr>
            <w:fldChar w:fldCharType="end"/>
          </w:r>
          <w:r w:rsidDel="00454521">
            <w:rPr>
              <w:rStyle w:val="CaptionChar"/>
              <w:rPrChange w:id="6377" w:author="像个男人一样" w:date="2018-03-21T01:58:00Z">
                <w:rPr/>
              </w:rPrChange>
            </w:rPr>
            <w:delText>.</w:delText>
          </w:r>
          <w:r w:rsidDel="00454521">
            <w:rPr>
              <w:rStyle w:val="CaptionChar"/>
              <w:rPrChange w:id="6378" w:author="像个男人一样" w:date="2018-03-21T01:58:00Z">
                <w:rPr/>
              </w:rPrChange>
            </w:rPr>
            <w:fldChar w:fldCharType="begin"/>
          </w:r>
          <w:r w:rsidDel="00454521">
            <w:rPr>
              <w:rStyle w:val="CaptionChar"/>
              <w:rPrChange w:id="6379" w:author="像个男人一样" w:date="2018-03-21T01:58:00Z">
                <w:rPr/>
              </w:rPrChange>
            </w:rPr>
            <w:delInstrText xml:space="preserve"> SEQ Figure \* ARABIC \s 1 </w:delInstrText>
          </w:r>
          <w:r w:rsidDel="00454521">
            <w:rPr>
              <w:rStyle w:val="CaptionChar"/>
              <w:rPrChange w:id="6380" w:author="像个男人一样" w:date="2018-03-21T01:58:00Z">
                <w:rPr/>
              </w:rPrChange>
            </w:rPr>
            <w:fldChar w:fldCharType="separate"/>
          </w:r>
        </w:del>
      </w:ins>
      <w:ins w:id="6381" w:author="像个男人一样" w:date="2018-03-22T11:51:00Z">
        <w:del w:id="6382" w:author="jie sun" w:date="2018-04-10T21:45:00Z">
          <w:r w:rsidDel="00454521">
            <w:rPr>
              <w:rStyle w:val="CaptionChar"/>
            </w:rPr>
            <w:delText>8</w:delText>
          </w:r>
        </w:del>
      </w:ins>
      <w:ins w:id="6383" w:author="像个男人一样" w:date="2018-03-21T01:58:00Z">
        <w:del w:id="6384" w:author="jie sun" w:date="2018-04-10T21:45:00Z">
          <w:r w:rsidDel="00454521">
            <w:rPr>
              <w:rStyle w:val="CaptionChar"/>
              <w:rPrChange w:id="6385" w:author="像个男人一样" w:date="2018-03-21T01:58:00Z">
                <w:rPr/>
              </w:rPrChange>
            </w:rPr>
            <w:fldChar w:fldCharType="end"/>
          </w:r>
        </w:del>
        <w:bookmarkStart w:id="6386" w:name="_Toc15272"/>
        <w:bookmarkStart w:id="6387" w:name="_Toc14087"/>
        <w:bookmarkStart w:id="6388" w:name="_Toc19849"/>
        <w:bookmarkStart w:id="6389" w:name="_Toc23557"/>
        <w:bookmarkStart w:id="6390" w:name="_Toc29123"/>
        <w:bookmarkStart w:id="6391" w:name="_Toc11443"/>
        <w:bookmarkStart w:id="6392" w:name="_Toc4843"/>
        <w:bookmarkStart w:id="6393" w:name="_Toc24158"/>
        <w:bookmarkStart w:id="6394" w:name="_Toc14765"/>
        <w:bookmarkStart w:id="6395" w:name="_Toc6774"/>
        <w:bookmarkStart w:id="6396" w:name="_Toc25065"/>
        <w:bookmarkStart w:id="6397" w:name="_Toc26220"/>
        <w:bookmarkStart w:id="6398" w:name="_Toc11763"/>
        <w:bookmarkStart w:id="6399" w:name="_Toc25639"/>
        <w:bookmarkStart w:id="6400" w:name="_Toc552"/>
        <w:bookmarkStart w:id="6401" w:name="_Toc66"/>
        <w:bookmarkStart w:id="6402" w:name="_Toc179"/>
        <w:bookmarkStart w:id="6403" w:name="_Toc29677"/>
        <w:bookmarkStart w:id="6404" w:name="_Toc11311"/>
        <w:bookmarkStart w:id="6405" w:name="_Toc11100"/>
        <w:bookmarkStart w:id="6406" w:name="_Toc9157"/>
        <w:bookmarkStart w:id="6407" w:name="_Toc31947"/>
        <w:bookmarkStart w:id="6408" w:name="_Toc20067"/>
        <w:bookmarkStart w:id="6409" w:name="_Toc17275"/>
        <w:bookmarkStart w:id="6410" w:name="_Toc26207"/>
        <w:r>
          <w:rPr>
            <w:rStyle w:val="CaptionChar"/>
            <w:rPrChange w:id="6411" w:author="像个男人一样" w:date="2018-03-21T01:58:00Z">
              <w:rPr/>
            </w:rPrChange>
          </w:rPr>
          <w:t xml:space="preserve">:Racing Gyro </w:t>
        </w:r>
      </w:ins>
      <w:ins w:id="6412" w:author="jie sun" w:date="2018-04-16T22:30:00Z">
        <w:r w:rsidR="00DF0071">
          <w:rPr>
            <w:rStyle w:val="CaptionChar"/>
          </w:rPr>
          <w:t>D</w:t>
        </w:r>
      </w:ins>
      <w:ins w:id="6413" w:author="像个男人一样" w:date="2018-03-21T01:58:00Z">
        <w:del w:id="6414" w:author="jie sun" w:date="2018-04-16T22:30:00Z">
          <w:r w:rsidDel="00DF0071">
            <w:rPr>
              <w:rStyle w:val="CaptionChar"/>
              <w:rPrChange w:id="6415" w:author="像个男人一样" w:date="2018-03-21T01:58:00Z">
                <w:rPr/>
              </w:rPrChange>
            </w:rPr>
            <w:delText>d</w:delText>
          </w:r>
        </w:del>
        <w:r>
          <w:rPr>
            <w:rStyle w:val="CaptionChar"/>
            <w:rPrChange w:id="6416" w:author="像个男人一样" w:date="2018-03-21T01:58:00Z">
              <w:rPr/>
            </w:rPrChange>
          </w:rPr>
          <w:t xml:space="preserve">ata </w:t>
        </w:r>
      </w:ins>
      <w:ins w:id="6417" w:author="jie sun" w:date="2018-04-16T22:30:00Z">
        <w:r w:rsidR="00DF0071">
          <w:rPr>
            <w:rStyle w:val="CaptionChar"/>
          </w:rPr>
          <w:t>O</w:t>
        </w:r>
      </w:ins>
      <w:ins w:id="6418" w:author="像个男人一样" w:date="2018-03-21T01:58:00Z">
        <w:del w:id="6419" w:author="jie sun" w:date="2018-04-16T22:30:00Z">
          <w:r w:rsidDel="00DF0071">
            <w:rPr>
              <w:rStyle w:val="CaptionChar"/>
              <w:rPrChange w:id="6420" w:author="像个男人一样" w:date="2018-03-21T01:58:00Z">
                <w:rPr/>
              </w:rPrChange>
            </w:rPr>
            <w:delText>o</w:delText>
          </w:r>
        </w:del>
        <w:r>
          <w:rPr>
            <w:rStyle w:val="CaptionChar"/>
            <w:rPrChange w:id="6421" w:author="像个男人一样" w:date="2018-03-21T01:58:00Z">
              <w:rPr/>
            </w:rPrChange>
          </w:rPr>
          <w:t xml:space="preserve">f </w:t>
        </w:r>
      </w:ins>
      <w:ins w:id="6422" w:author="jie sun" w:date="2018-04-16T22:30:00Z">
        <w:r w:rsidR="00DF0071">
          <w:rPr>
            <w:rStyle w:val="CaptionChar"/>
          </w:rPr>
          <w:t>T</w:t>
        </w:r>
      </w:ins>
      <w:ins w:id="6423" w:author="像个男人一样" w:date="2018-03-21T01:58:00Z">
        <w:del w:id="6424" w:author="jie sun" w:date="2018-04-16T22:30:00Z">
          <w:r w:rsidDel="00DF0071">
            <w:rPr>
              <w:rStyle w:val="CaptionChar"/>
              <w:rPrChange w:id="6425" w:author="像个男人一样" w:date="2018-03-21T01:58:00Z">
                <w:rPr/>
              </w:rPrChange>
            </w:rPr>
            <w:delText>t</w:delText>
          </w:r>
        </w:del>
        <w:r>
          <w:rPr>
            <w:rStyle w:val="CaptionChar"/>
            <w:rPrChange w:id="6426" w:author="像个男人一样" w:date="2018-03-21T01:58:00Z">
              <w:rPr/>
            </w:rPrChange>
          </w:rPr>
          <w:t xml:space="preserve">hree </w:t>
        </w:r>
      </w:ins>
      <w:ins w:id="6427" w:author="jie sun" w:date="2018-04-16T22:30:00Z">
        <w:r w:rsidR="00DF0071">
          <w:rPr>
            <w:rStyle w:val="CaptionChar"/>
          </w:rPr>
          <w:t>A</w:t>
        </w:r>
      </w:ins>
      <w:ins w:id="6428" w:author="像个男人一样" w:date="2018-03-21T01:58:00Z">
        <w:del w:id="6429" w:author="jie sun" w:date="2018-04-16T22:30:00Z">
          <w:r w:rsidDel="00DF0071">
            <w:rPr>
              <w:rStyle w:val="CaptionChar"/>
              <w:rPrChange w:id="6430" w:author="像个男人一样" w:date="2018-03-21T01:58:00Z">
                <w:rPr/>
              </w:rPrChange>
            </w:rPr>
            <w:delText>a</w:delText>
          </w:r>
        </w:del>
        <w:r>
          <w:rPr>
            <w:rStyle w:val="CaptionChar"/>
            <w:rPrChange w:id="6431" w:author="像个男人一样" w:date="2018-03-21T01:58:00Z">
              <w:rPr/>
            </w:rPrChange>
          </w:rPr>
          <w:t>xes</w:t>
        </w:r>
      </w:ins>
      <w:bookmarkEnd w:id="6356"/>
      <w:del w:id="6432" w:author="像个男人一样" w:date="2018-03-21T01:58:00Z">
        <w:r>
          <w:delText>s</w:delText>
        </w:r>
      </w:del>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p>
    <w:p w14:paraId="25E984C6" w14:textId="77777777" w:rsidR="0087014B" w:rsidDel="00E773B7" w:rsidRDefault="00D5184D">
      <w:pPr>
        <w:pStyle w:val="Caption"/>
        <w:rPr>
          <w:del w:id="6433"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434"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6435" w:author="jie sun" w:date="2018-04-16T22:22:00Z">
            <w:rPr>
              <w:lang w:val="en-US"/>
            </w:rPr>
          </w:rPrChange>
        </w:rPr>
        <w:t xml:space="preserve">for calculating a more accurate angle </w:t>
      </w:r>
      <w:r w:rsidRPr="00185706">
        <w:t>will be discussed in next chapter for enhancing the accurate rate.</w:t>
      </w:r>
      <w:del w:id="6436" w:author="像个男人一样" w:date="2018-03-21T23:21:00Z">
        <w:r w:rsidRPr="00185706">
          <w:delText xml:space="preserve"> </w:delText>
        </w:r>
      </w:del>
    </w:p>
    <w:p w14:paraId="0A97659E" w14:textId="77777777" w:rsidR="00E773B7" w:rsidRPr="00E773B7" w:rsidRDefault="00E773B7">
      <w:pPr>
        <w:rPr>
          <w:ins w:id="6437" w:author="jie sun" w:date="2018-04-16T22:30:00Z"/>
        </w:rPr>
      </w:pPr>
    </w:p>
    <w:p w14:paraId="6D220F06" w14:textId="77777777" w:rsidR="0087014B" w:rsidRPr="00185706" w:rsidRDefault="00D5184D">
      <w:pPr>
        <w:pStyle w:val="Caption"/>
        <w:rPr>
          <w:iCs w:val="0"/>
          <w:color w:val="auto"/>
          <w:sz w:val="24"/>
          <w:szCs w:val="22"/>
          <w:rPrChange w:id="6438" w:author="jie sun" w:date="2018-04-16T22:22:00Z">
            <w:rPr/>
          </w:rPrChange>
        </w:rPr>
      </w:pPr>
      <w:bookmarkStart w:id="6439" w:name="_Toc505291914"/>
      <w:del w:id="6440" w:author="像个男人一样" w:date="2018-03-21T23:21:00Z">
        <w:r w:rsidRPr="00185706">
          <w:rPr>
            <w:iCs w:val="0"/>
            <w:color w:val="auto"/>
            <w:sz w:val="24"/>
            <w:szCs w:val="22"/>
            <w:rPrChange w:id="6441" w:author="jie sun" w:date="2018-04-16T22:22:00Z">
              <w:rPr/>
            </w:rPrChange>
          </w:rPr>
          <w:delText xml:space="preserve">Figure 3. </w:delText>
        </w:r>
        <w:r w:rsidRPr="00185706">
          <w:rPr>
            <w:iCs w:val="0"/>
            <w:color w:val="auto"/>
            <w:sz w:val="24"/>
            <w:szCs w:val="22"/>
            <w:rPrChange w:id="6442" w:author="jie sun" w:date="2018-04-16T22:22:00Z">
              <w:rPr/>
            </w:rPrChange>
          </w:rPr>
          <w:fldChar w:fldCharType="begin"/>
        </w:r>
        <w:r w:rsidRPr="00185706">
          <w:rPr>
            <w:iCs w:val="0"/>
            <w:color w:val="auto"/>
            <w:sz w:val="24"/>
            <w:szCs w:val="22"/>
            <w:rPrChange w:id="6443" w:author="jie sun" w:date="2018-04-16T22:22:00Z">
              <w:rPr/>
            </w:rPrChange>
          </w:rPr>
          <w:delInstrText xml:space="preserve"> SEQ Figure_3. \* ARABIC </w:delInstrText>
        </w:r>
        <w:r w:rsidRPr="00185706">
          <w:rPr>
            <w:iCs w:val="0"/>
            <w:color w:val="auto"/>
            <w:sz w:val="24"/>
            <w:szCs w:val="22"/>
            <w:rPrChange w:id="6444" w:author="jie sun" w:date="2018-04-16T22:22:00Z">
              <w:rPr/>
            </w:rPrChange>
          </w:rPr>
          <w:fldChar w:fldCharType="separate"/>
        </w:r>
      </w:del>
      <w:ins w:id="6445" w:author="像个男人一样" w:date="2018-03-22T11:51:00Z">
        <w:del w:id="6446" w:author="像个男人一样" w:date="2018-03-21T23:21:00Z">
          <w:r w:rsidRPr="00185706">
            <w:rPr>
              <w:rFonts w:hint="eastAsia"/>
              <w:iCs w:val="0"/>
              <w:color w:val="auto"/>
              <w:sz w:val="24"/>
              <w:szCs w:val="22"/>
              <w:rPrChange w:id="6447" w:author="jie sun" w:date="2018-04-16T22:22:00Z">
                <w:rPr>
                  <w:rFonts w:hint="eastAsia"/>
                  <w:b/>
                </w:rPr>
              </w:rPrChange>
            </w:rPr>
            <w:delText>错误！未指定顺序。</w:delText>
          </w:r>
        </w:del>
      </w:ins>
      <w:ins w:id="6448" w:author="像个男人一样" w:date="2018-03-21T23:39:00Z">
        <w:del w:id="6449" w:author="像个男人一样" w:date="2018-03-22T11:51:00Z">
          <w:r w:rsidRPr="00185706">
            <w:rPr>
              <w:rFonts w:hint="eastAsia"/>
              <w:iCs w:val="0"/>
              <w:color w:val="auto"/>
              <w:sz w:val="24"/>
              <w:szCs w:val="22"/>
              <w:rPrChange w:id="6450" w:author="jie sun" w:date="2018-04-16T22:22:00Z">
                <w:rPr>
                  <w:rFonts w:hint="eastAsia"/>
                  <w:b/>
                </w:rPr>
              </w:rPrChange>
            </w:rPr>
            <w:delText>错误！未指定顺序。</w:delText>
          </w:r>
        </w:del>
      </w:ins>
      <w:ins w:id="6451" w:author="像个男人一样" w:date="2018-03-21T23:10:00Z">
        <w:del w:id="6452" w:author="像个男人一样" w:date="2018-03-22T11:51:00Z">
          <w:r w:rsidRPr="00185706">
            <w:rPr>
              <w:rFonts w:hint="eastAsia"/>
              <w:iCs w:val="0"/>
              <w:color w:val="auto"/>
              <w:sz w:val="24"/>
              <w:szCs w:val="22"/>
              <w:rPrChange w:id="6453" w:author="jie sun" w:date="2018-04-16T22:22:00Z">
                <w:rPr>
                  <w:rFonts w:hint="eastAsia"/>
                  <w:b/>
                </w:rPr>
              </w:rPrChange>
            </w:rPr>
            <w:delText>错误！未指定顺序。</w:delText>
          </w:r>
        </w:del>
      </w:ins>
      <w:ins w:id="6454" w:author="像个男人一样" w:date="2018-03-21T23:08:00Z">
        <w:del w:id="6455" w:author="像个男人一样" w:date="2018-03-22T11:51:00Z">
          <w:r w:rsidRPr="00185706">
            <w:rPr>
              <w:rFonts w:hint="eastAsia"/>
              <w:iCs w:val="0"/>
              <w:color w:val="auto"/>
              <w:sz w:val="24"/>
              <w:szCs w:val="22"/>
              <w:rPrChange w:id="6456" w:author="jie sun" w:date="2018-04-16T22:22:00Z">
                <w:rPr>
                  <w:rFonts w:hint="eastAsia"/>
                  <w:b/>
                </w:rPr>
              </w:rPrChange>
            </w:rPr>
            <w:delText>错误！未指定顺序。</w:delText>
          </w:r>
        </w:del>
      </w:ins>
      <w:ins w:id="6457" w:author="像个男人一样" w:date="2018-03-21T02:33:00Z">
        <w:del w:id="6458" w:author="像个男人一样" w:date="2018-03-22T11:51:00Z">
          <w:r w:rsidRPr="00185706">
            <w:rPr>
              <w:rFonts w:hint="eastAsia"/>
              <w:iCs w:val="0"/>
              <w:color w:val="auto"/>
              <w:sz w:val="24"/>
              <w:szCs w:val="22"/>
              <w:rPrChange w:id="6459" w:author="jie sun" w:date="2018-04-16T22:22:00Z">
                <w:rPr>
                  <w:rFonts w:hint="eastAsia"/>
                  <w:b/>
                </w:rPr>
              </w:rPrChange>
            </w:rPr>
            <w:delText>错误！未指定顺序。</w:delText>
          </w:r>
        </w:del>
      </w:ins>
      <w:ins w:id="6460" w:author="像个男人一样" w:date="2018-03-21T02:32:00Z">
        <w:del w:id="6461" w:author="像个男人一样" w:date="2018-03-22T11:51:00Z">
          <w:r w:rsidRPr="00185706">
            <w:rPr>
              <w:rFonts w:hint="eastAsia"/>
              <w:iCs w:val="0"/>
              <w:color w:val="auto"/>
              <w:sz w:val="24"/>
              <w:szCs w:val="22"/>
              <w:rPrChange w:id="6462" w:author="jie sun" w:date="2018-04-16T22:22:00Z">
                <w:rPr>
                  <w:rFonts w:hint="eastAsia"/>
                  <w:b/>
                </w:rPr>
              </w:rPrChange>
            </w:rPr>
            <w:delText>错误！未指定顺序。</w:delText>
          </w:r>
        </w:del>
      </w:ins>
      <w:ins w:id="6463" w:author="像个男人一样" w:date="2018-03-21T02:31:00Z">
        <w:del w:id="6464" w:author="像个男人一样" w:date="2018-03-22T11:51:00Z">
          <w:r w:rsidRPr="00185706">
            <w:rPr>
              <w:rFonts w:hint="eastAsia"/>
              <w:iCs w:val="0"/>
              <w:color w:val="auto"/>
              <w:sz w:val="24"/>
              <w:szCs w:val="22"/>
              <w:rPrChange w:id="6465" w:author="jie sun" w:date="2018-04-16T22:22:00Z">
                <w:rPr>
                  <w:rFonts w:hint="eastAsia"/>
                  <w:b/>
                </w:rPr>
              </w:rPrChange>
            </w:rPr>
            <w:delText>错误！未指定顺序。</w:delText>
          </w:r>
        </w:del>
      </w:ins>
      <w:ins w:id="6466" w:author="像个男人一样" w:date="2018-03-21T02:30:00Z">
        <w:del w:id="6467" w:author="像个男人一样" w:date="2018-03-22T11:51:00Z">
          <w:r w:rsidRPr="00185706">
            <w:rPr>
              <w:rFonts w:hint="eastAsia"/>
              <w:iCs w:val="0"/>
              <w:color w:val="auto"/>
              <w:sz w:val="24"/>
              <w:szCs w:val="22"/>
              <w:rPrChange w:id="6468" w:author="jie sun" w:date="2018-04-16T22:22:00Z">
                <w:rPr>
                  <w:rFonts w:hint="eastAsia"/>
                  <w:b/>
                </w:rPr>
              </w:rPrChange>
            </w:rPr>
            <w:delText>错误！未指定顺序。</w:delText>
          </w:r>
        </w:del>
      </w:ins>
      <w:ins w:id="6469" w:author="像个男人一样" w:date="2018-03-21T02:29:00Z">
        <w:del w:id="6470" w:author="像个男人一样" w:date="2018-03-22T11:51:00Z">
          <w:r w:rsidRPr="00185706">
            <w:rPr>
              <w:rFonts w:hint="eastAsia"/>
              <w:iCs w:val="0"/>
              <w:color w:val="auto"/>
              <w:sz w:val="24"/>
              <w:szCs w:val="22"/>
              <w:rPrChange w:id="6471" w:author="jie sun" w:date="2018-04-16T22:22:00Z">
                <w:rPr>
                  <w:rFonts w:hint="eastAsia"/>
                  <w:b/>
                </w:rPr>
              </w:rPrChange>
            </w:rPr>
            <w:delText>错误！未指定顺序。错误！未指定顺序。</w:delText>
          </w:r>
        </w:del>
      </w:ins>
      <w:ins w:id="6472" w:author="像个男人一样" w:date="2018-03-21T02:26:00Z">
        <w:del w:id="6473" w:author="像个男人一样" w:date="2018-03-22T11:51:00Z">
          <w:r w:rsidRPr="00185706">
            <w:rPr>
              <w:rFonts w:hint="eastAsia"/>
              <w:iCs w:val="0"/>
              <w:color w:val="auto"/>
              <w:sz w:val="24"/>
              <w:szCs w:val="22"/>
              <w:rPrChange w:id="6474" w:author="jie sun" w:date="2018-04-16T22:22:00Z">
                <w:rPr>
                  <w:rFonts w:hint="eastAsia"/>
                  <w:b/>
                </w:rPr>
              </w:rPrChange>
            </w:rPr>
            <w:delText>错误！未指定顺序。</w:delText>
          </w:r>
        </w:del>
      </w:ins>
      <w:ins w:id="6475" w:author="像个男人一样" w:date="2018-03-21T02:25:00Z">
        <w:del w:id="6476" w:author="像个男人一样" w:date="2018-03-22T11:51:00Z">
          <w:r w:rsidRPr="00185706">
            <w:rPr>
              <w:rFonts w:hint="eastAsia"/>
              <w:iCs w:val="0"/>
              <w:color w:val="auto"/>
              <w:sz w:val="24"/>
              <w:szCs w:val="22"/>
              <w:rPrChange w:id="6477" w:author="jie sun" w:date="2018-04-16T22:22:00Z">
                <w:rPr>
                  <w:rFonts w:hint="eastAsia"/>
                  <w:b/>
                </w:rPr>
              </w:rPrChange>
            </w:rPr>
            <w:delText>错误！未指定顺序。</w:delText>
          </w:r>
        </w:del>
      </w:ins>
      <w:ins w:id="6478" w:author="像个男人一样" w:date="2018-03-21T02:24:00Z">
        <w:del w:id="6479" w:author="像个男人一样" w:date="2018-03-22T11:51:00Z">
          <w:r w:rsidRPr="00185706">
            <w:rPr>
              <w:rFonts w:hint="eastAsia"/>
              <w:iCs w:val="0"/>
              <w:color w:val="auto"/>
              <w:sz w:val="24"/>
              <w:szCs w:val="22"/>
              <w:rPrChange w:id="6480" w:author="jie sun" w:date="2018-04-16T22:22:00Z">
                <w:rPr>
                  <w:rFonts w:hint="eastAsia"/>
                  <w:b/>
                </w:rPr>
              </w:rPrChange>
            </w:rPr>
            <w:delText>错误！未指定顺序。</w:delText>
          </w:r>
        </w:del>
      </w:ins>
      <w:ins w:id="6481" w:author="像个男人一样" w:date="2018-03-21T02:23:00Z">
        <w:del w:id="6482" w:author="像个男人一样" w:date="2018-03-22T11:51:00Z">
          <w:r w:rsidRPr="00185706">
            <w:rPr>
              <w:rFonts w:hint="eastAsia"/>
              <w:iCs w:val="0"/>
              <w:color w:val="auto"/>
              <w:sz w:val="24"/>
              <w:szCs w:val="22"/>
              <w:rPrChange w:id="6483" w:author="jie sun" w:date="2018-04-16T22:22:00Z">
                <w:rPr>
                  <w:rFonts w:hint="eastAsia"/>
                  <w:b/>
                </w:rPr>
              </w:rPrChange>
            </w:rPr>
            <w:delText>错误！未指定顺序。</w:delText>
          </w:r>
        </w:del>
      </w:ins>
      <w:ins w:id="6484" w:author="像个男人一样" w:date="2018-03-21T02:22:00Z">
        <w:del w:id="6485" w:author="像个男人一样" w:date="2018-03-22T11:51:00Z">
          <w:r w:rsidRPr="00185706">
            <w:rPr>
              <w:rFonts w:hint="eastAsia"/>
              <w:iCs w:val="0"/>
              <w:color w:val="auto"/>
              <w:sz w:val="24"/>
              <w:szCs w:val="22"/>
              <w:rPrChange w:id="6486" w:author="jie sun" w:date="2018-04-16T22:22:00Z">
                <w:rPr>
                  <w:rFonts w:hint="eastAsia"/>
                  <w:b/>
                </w:rPr>
              </w:rPrChange>
            </w:rPr>
            <w:delText>错误！未指定顺序。</w:delText>
          </w:r>
        </w:del>
      </w:ins>
      <w:ins w:id="6487" w:author="像个男人一样" w:date="2018-03-21T02:17:00Z">
        <w:del w:id="6488" w:author="像个男人一样" w:date="2018-03-22T11:51:00Z">
          <w:r w:rsidRPr="00185706">
            <w:rPr>
              <w:rFonts w:hint="eastAsia"/>
              <w:iCs w:val="0"/>
              <w:color w:val="auto"/>
              <w:sz w:val="24"/>
              <w:szCs w:val="22"/>
              <w:rPrChange w:id="6489" w:author="jie sun" w:date="2018-04-16T22:22:00Z">
                <w:rPr>
                  <w:rFonts w:hint="eastAsia"/>
                  <w:b/>
                </w:rPr>
              </w:rPrChange>
            </w:rPr>
            <w:delText>错误！未指定顺序。错误！未指定顺序。错误！未指定顺序。</w:delText>
          </w:r>
        </w:del>
      </w:ins>
      <w:ins w:id="6490" w:author="像个男人一样" w:date="2018-03-21T02:15:00Z">
        <w:del w:id="6491" w:author="像个男人一样" w:date="2018-03-22T11:51:00Z">
          <w:r w:rsidRPr="00185706">
            <w:rPr>
              <w:rFonts w:hint="eastAsia"/>
              <w:iCs w:val="0"/>
              <w:color w:val="auto"/>
              <w:sz w:val="24"/>
              <w:szCs w:val="22"/>
              <w:rPrChange w:id="6492" w:author="jie sun" w:date="2018-04-16T22:22:00Z">
                <w:rPr>
                  <w:rFonts w:hint="eastAsia"/>
                  <w:b/>
                </w:rPr>
              </w:rPrChange>
            </w:rPr>
            <w:delText>错误！未指定顺序。</w:delText>
          </w:r>
        </w:del>
      </w:ins>
      <w:ins w:id="6493" w:author="像个男人一样" w:date="2018-03-21T02:14:00Z">
        <w:del w:id="6494" w:author="像个男人一样" w:date="2018-03-22T11:51:00Z">
          <w:r w:rsidRPr="00185706">
            <w:rPr>
              <w:rFonts w:hint="eastAsia"/>
              <w:iCs w:val="0"/>
              <w:color w:val="auto"/>
              <w:sz w:val="24"/>
              <w:szCs w:val="22"/>
              <w:rPrChange w:id="6495" w:author="jie sun" w:date="2018-04-16T22:22:00Z">
                <w:rPr>
                  <w:rFonts w:hint="eastAsia"/>
                  <w:b/>
                </w:rPr>
              </w:rPrChange>
            </w:rPr>
            <w:delText>错误！未指定顺序。</w:delText>
          </w:r>
        </w:del>
      </w:ins>
      <w:ins w:id="6496" w:author="像个男人一样" w:date="2018-03-21T02:13:00Z">
        <w:del w:id="6497" w:author="像个男人一样" w:date="2018-03-22T11:51:00Z">
          <w:r w:rsidRPr="00185706">
            <w:rPr>
              <w:rFonts w:hint="eastAsia"/>
              <w:iCs w:val="0"/>
              <w:color w:val="auto"/>
              <w:sz w:val="24"/>
              <w:szCs w:val="22"/>
              <w:rPrChange w:id="6498" w:author="jie sun" w:date="2018-04-16T22:22:00Z">
                <w:rPr>
                  <w:rFonts w:hint="eastAsia"/>
                  <w:b/>
                </w:rPr>
              </w:rPrChange>
            </w:rPr>
            <w:delText>错误！未指定顺序。</w:delText>
          </w:r>
        </w:del>
      </w:ins>
      <w:ins w:id="6499" w:author="像个男人一样" w:date="2018-03-21T02:12:00Z">
        <w:del w:id="6500" w:author="像个男人一样" w:date="2018-03-22T11:51:00Z">
          <w:r w:rsidRPr="00185706">
            <w:rPr>
              <w:rFonts w:hint="eastAsia"/>
              <w:iCs w:val="0"/>
              <w:color w:val="auto"/>
              <w:sz w:val="24"/>
              <w:szCs w:val="22"/>
              <w:rPrChange w:id="6501" w:author="jie sun" w:date="2018-04-16T22:22:00Z">
                <w:rPr>
                  <w:rFonts w:hint="eastAsia"/>
                  <w:b/>
                </w:rPr>
              </w:rPrChange>
            </w:rPr>
            <w:delText>错误！未指定顺序。</w:delText>
          </w:r>
        </w:del>
      </w:ins>
      <w:ins w:id="6502" w:author="像个男人一样" w:date="2018-03-21T02:02:00Z">
        <w:del w:id="6503" w:author="像个男人一样" w:date="2018-03-22T11:51:00Z">
          <w:r w:rsidRPr="00185706">
            <w:rPr>
              <w:rFonts w:hint="eastAsia"/>
              <w:iCs w:val="0"/>
              <w:color w:val="auto"/>
              <w:sz w:val="24"/>
              <w:szCs w:val="22"/>
              <w:rPrChange w:id="6504" w:author="jie sun" w:date="2018-04-16T22:22:00Z">
                <w:rPr>
                  <w:rFonts w:hint="eastAsia"/>
                  <w:b/>
                </w:rPr>
              </w:rPrChange>
            </w:rPr>
            <w:delText>错误！未指定顺序。错误！未指定顺序。</w:delText>
          </w:r>
        </w:del>
      </w:ins>
      <w:ins w:id="6505" w:author="像个男人一样" w:date="2018-03-21T02:01:00Z">
        <w:del w:id="6506" w:author="像个男人一样" w:date="2018-03-22T11:51:00Z">
          <w:r w:rsidRPr="00185706">
            <w:rPr>
              <w:rFonts w:hint="eastAsia"/>
              <w:iCs w:val="0"/>
              <w:color w:val="auto"/>
              <w:sz w:val="24"/>
              <w:szCs w:val="22"/>
              <w:rPrChange w:id="6507" w:author="jie sun" w:date="2018-04-16T22:22:00Z">
                <w:rPr>
                  <w:rFonts w:hint="eastAsia"/>
                  <w:b/>
                </w:rPr>
              </w:rPrChange>
            </w:rPr>
            <w:delText>错误！未指定顺序。</w:delText>
          </w:r>
        </w:del>
      </w:ins>
      <w:ins w:id="6508" w:author="像个男人一样" w:date="2018-03-21T02:00:00Z">
        <w:del w:id="6509" w:author="像个男人一样" w:date="2018-03-22T11:51:00Z">
          <w:r w:rsidRPr="00185706">
            <w:rPr>
              <w:rFonts w:hint="eastAsia"/>
              <w:iCs w:val="0"/>
              <w:color w:val="auto"/>
              <w:sz w:val="24"/>
              <w:szCs w:val="22"/>
              <w:rPrChange w:id="6510" w:author="jie sun" w:date="2018-04-16T22:22:00Z">
                <w:rPr>
                  <w:rFonts w:hint="eastAsia"/>
                  <w:b/>
                </w:rPr>
              </w:rPrChange>
            </w:rPr>
            <w:delText>错误！未指定顺序。</w:delText>
          </w:r>
        </w:del>
      </w:ins>
      <w:del w:id="6511" w:author="像个男人一样" w:date="2018-03-22T11:51:00Z">
        <w:r w:rsidRPr="00185706">
          <w:rPr>
            <w:iCs w:val="0"/>
            <w:color w:val="auto"/>
            <w:sz w:val="24"/>
            <w:szCs w:val="22"/>
            <w:rPrChange w:id="6512" w:author="jie sun" w:date="2018-04-16T22:22:00Z">
              <w:rPr/>
            </w:rPrChange>
          </w:rPr>
          <w:delText>9</w:delText>
        </w:r>
      </w:del>
      <w:del w:id="6513" w:author="像个男人一样" w:date="2018-03-21T23:21:00Z">
        <w:r w:rsidRPr="00185706">
          <w:rPr>
            <w:iCs w:val="0"/>
            <w:color w:val="auto"/>
            <w:sz w:val="24"/>
            <w:szCs w:val="22"/>
            <w:rPrChange w:id="6514" w:author="jie sun" w:date="2018-04-16T22:22:00Z">
              <w:rPr/>
            </w:rPrChange>
          </w:rPr>
          <w:fldChar w:fldCharType="end"/>
        </w:r>
      </w:del>
      <w:del w:id="6515" w:author="像个男人一样" w:date="2018-03-21T01:59:00Z">
        <w:r w:rsidRPr="00185706">
          <w:rPr>
            <w:iCs w:val="0"/>
            <w:color w:val="auto"/>
            <w:sz w:val="24"/>
            <w:szCs w:val="22"/>
            <w:rPrChange w:id="6516" w:author="jie sun" w:date="2018-04-16T22:22:00Z">
              <w:rPr/>
            </w:rPrChange>
          </w:rPr>
          <w:delText xml:space="preserve"> The pitch angle offset from the racing game</w:delText>
        </w:r>
      </w:del>
      <w:bookmarkEnd w:id="6439"/>
    </w:p>
    <w:p w14:paraId="4EA754F6" w14:textId="77777777" w:rsidR="0087014B" w:rsidRDefault="00D5184D">
      <w:pPr>
        <w:jc w:val="center"/>
        <w:rPr>
          <w:ins w:id="6517" w:author="像个男人一样" w:date="2018-03-21T01:59:00Z"/>
        </w:rPr>
        <w:pPrChange w:id="6518"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320A04B4" w:rsidR="0087014B" w:rsidRDefault="00D5184D">
      <w:pPr>
        <w:pStyle w:val="Caption"/>
        <w:jc w:val="center"/>
        <w:pPrChange w:id="6519" w:author="jie sun" w:date="2018-04-16T21:41:00Z">
          <w:pPr/>
        </w:pPrChange>
      </w:pPr>
      <w:bookmarkStart w:id="6520" w:name="_Toc517801892"/>
      <w:ins w:id="6521" w:author="像个男人一样" w:date="2018-03-21T01:59:00Z">
        <w:r>
          <w:t xml:space="preserve">Figure </w:t>
        </w:r>
      </w:ins>
      <w:ins w:id="6522" w:author="JIE  SUN" w:date="2018-06-21T13:36:00Z">
        <w:r w:rsidR="00A64E7B">
          <w:fldChar w:fldCharType="begin"/>
        </w:r>
        <w:r w:rsidR="00A64E7B">
          <w:instrText xml:space="preserve"> STYLEREF 1 \s </w:instrText>
        </w:r>
      </w:ins>
      <w:r w:rsidR="00A64E7B">
        <w:fldChar w:fldCharType="separate"/>
      </w:r>
      <w:r w:rsidR="00030772">
        <w:rPr>
          <w:noProof/>
        </w:rPr>
        <w:t>4</w:t>
      </w:r>
      <w:ins w:id="65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7</w:t>
      </w:r>
      <w:ins w:id="6524" w:author="JIE  SUN" w:date="2018-06-21T13:36:00Z">
        <w:r w:rsidR="00A64E7B">
          <w:fldChar w:fldCharType="end"/>
        </w:r>
      </w:ins>
      <w:ins w:id="6525" w:author="jie sun" w:date="2018-04-19T13:00:00Z">
        <w:del w:id="6526" w:author="JIE  SUN" w:date="2018-06-21T13:34:00Z">
          <w:r w:rsidR="00083FE7" w:rsidDel="00A64E7B">
            <w:fldChar w:fldCharType="begin"/>
          </w:r>
          <w:r w:rsidR="00083FE7" w:rsidDel="00A64E7B">
            <w:delInstrText xml:space="preserve"> STYLEREF 1 \s </w:delInstrText>
          </w:r>
        </w:del>
      </w:ins>
      <w:del w:id="6527" w:author="JIE  SUN" w:date="2018-06-21T13:34:00Z">
        <w:r w:rsidR="00083FE7" w:rsidDel="00A64E7B">
          <w:fldChar w:fldCharType="separate"/>
        </w:r>
        <w:r w:rsidR="00083FE7" w:rsidDel="00A64E7B">
          <w:rPr>
            <w:noProof/>
          </w:rPr>
          <w:delText>3</w:delText>
        </w:r>
      </w:del>
      <w:ins w:id="6528" w:author="jie sun" w:date="2018-04-19T13:00:00Z">
        <w:del w:id="65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30" w:author="JIE  SUN" w:date="2018-06-21T13:34:00Z">
        <w:r w:rsidR="00083FE7" w:rsidDel="00A64E7B">
          <w:fldChar w:fldCharType="separate"/>
        </w:r>
      </w:del>
      <w:ins w:id="6531" w:author="jie sun" w:date="2018-04-19T13:00:00Z">
        <w:del w:id="6532" w:author="JIE  SUN" w:date="2018-06-21T13:34:00Z">
          <w:r w:rsidR="00083FE7" w:rsidDel="00A64E7B">
            <w:rPr>
              <w:noProof/>
            </w:rPr>
            <w:delText>9</w:delText>
          </w:r>
          <w:r w:rsidR="00083FE7" w:rsidDel="00A64E7B">
            <w:fldChar w:fldCharType="end"/>
          </w:r>
        </w:del>
      </w:ins>
      <w:ins w:id="6533" w:author="像个男人一样" w:date="2018-03-21T01:59:00Z">
        <w:del w:id="653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35" w:author="像个男人一样" w:date="2018-03-22T11:51:00Z">
        <w:del w:id="6536" w:author="jie sun" w:date="2018-04-10T21:45:00Z">
          <w:r w:rsidDel="00454521">
            <w:delText>9</w:delText>
          </w:r>
        </w:del>
      </w:ins>
      <w:ins w:id="6537" w:author="像个男人一样" w:date="2018-03-21T01:59:00Z">
        <w:del w:id="6538" w:author="jie sun" w:date="2018-04-10T21:45:00Z">
          <w:r w:rsidDel="00454521">
            <w:fldChar w:fldCharType="end"/>
          </w:r>
        </w:del>
        <w:bookmarkStart w:id="6539" w:name="_Toc19105"/>
        <w:bookmarkStart w:id="6540" w:name="_Toc18638"/>
        <w:bookmarkStart w:id="6541" w:name="_Toc18933"/>
        <w:bookmarkStart w:id="6542" w:name="_Toc22166"/>
        <w:bookmarkStart w:id="6543" w:name="_Toc30004"/>
        <w:bookmarkStart w:id="6544" w:name="_Toc18857"/>
        <w:bookmarkStart w:id="6545" w:name="_Toc10548"/>
        <w:bookmarkStart w:id="6546" w:name="_Toc16253"/>
        <w:bookmarkStart w:id="6547" w:name="_Toc6705"/>
        <w:bookmarkStart w:id="6548" w:name="_Toc666"/>
        <w:bookmarkStart w:id="6549" w:name="_Toc24105"/>
        <w:bookmarkStart w:id="6550" w:name="_Toc26922"/>
        <w:bookmarkStart w:id="6551" w:name="_Toc14800"/>
        <w:bookmarkStart w:id="6552" w:name="_Toc26797"/>
        <w:bookmarkStart w:id="6553" w:name="_Toc819"/>
        <w:bookmarkStart w:id="6554" w:name="_Toc28390"/>
        <w:bookmarkStart w:id="6555" w:name="_Toc17625"/>
        <w:bookmarkStart w:id="6556" w:name="_Toc12056"/>
        <w:bookmarkStart w:id="6557" w:name="_Toc9872"/>
        <w:bookmarkStart w:id="6558" w:name="_Toc20288"/>
        <w:bookmarkStart w:id="6559" w:name="_Toc32146"/>
        <w:bookmarkStart w:id="6560" w:name="_Toc23561"/>
        <w:bookmarkStart w:id="6561" w:name="_Toc26560"/>
        <w:bookmarkStart w:id="6562" w:name="_Toc1053"/>
        <w:bookmarkStart w:id="6563" w:name="_Toc2034"/>
        <w:r>
          <w:rPr>
            <w:rFonts w:hint="eastAsia"/>
          </w:rPr>
          <w:t>:</w:t>
        </w:r>
      </w:ins>
      <w:r w:rsidR="0093575E">
        <w:t xml:space="preserve"> </w:t>
      </w:r>
      <w:ins w:id="6564" w:author="像个男人一样" w:date="2018-03-21T01:59:00Z">
        <w:r>
          <w:rPr>
            <w:rFonts w:hint="eastAsia"/>
          </w:rPr>
          <w:t xml:space="preserve">The </w:t>
        </w:r>
      </w:ins>
      <w:ins w:id="6565" w:author="jie sun" w:date="2018-04-16T22:30:00Z">
        <w:r w:rsidR="00770DD6">
          <w:t>P</w:t>
        </w:r>
      </w:ins>
      <w:ins w:id="6566" w:author="像个男人一样" w:date="2018-03-21T01:59:00Z">
        <w:del w:id="6567" w:author="jie sun" w:date="2018-04-16T22:30:00Z">
          <w:r w:rsidDel="00770DD6">
            <w:rPr>
              <w:rFonts w:hint="eastAsia"/>
            </w:rPr>
            <w:delText>p</w:delText>
          </w:r>
        </w:del>
        <w:r>
          <w:rPr>
            <w:rFonts w:hint="eastAsia"/>
          </w:rPr>
          <w:t xml:space="preserve">itch </w:t>
        </w:r>
      </w:ins>
      <w:ins w:id="6568" w:author="jie sun" w:date="2018-04-16T22:30:00Z">
        <w:r w:rsidR="00770DD6">
          <w:t>A</w:t>
        </w:r>
      </w:ins>
      <w:ins w:id="6569" w:author="像个男人一样" w:date="2018-03-21T01:59:00Z">
        <w:del w:id="6570" w:author="jie sun" w:date="2018-04-16T22:30:00Z">
          <w:r w:rsidDel="00770DD6">
            <w:rPr>
              <w:rFonts w:hint="eastAsia"/>
            </w:rPr>
            <w:delText>a</w:delText>
          </w:r>
        </w:del>
        <w:r>
          <w:rPr>
            <w:rFonts w:hint="eastAsia"/>
          </w:rPr>
          <w:t xml:space="preserve">ngle </w:t>
        </w:r>
      </w:ins>
      <w:ins w:id="6571" w:author="jie sun" w:date="2018-04-16T22:30:00Z">
        <w:r w:rsidR="00770DD6">
          <w:t>O</w:t>
        </w:r>
      </w:ins>
      <w:ins w:id="6572" w:author="像个男人一样" w:date="2018-03-21T01:59:00Z">
        <w:del w:id="6573" w:author="jie sun" w:date="2018-04-16T22:30:00Z">
          <w:r w:rsidDel="00770DD6">
            <w:rPr>
              <w:rFonts w:hint="eastAsia"/>
            </w:rPr>
            <w:delText>o</w:delText>
          </w:r>
        </w:del>
        <w:r>
          <w:rPr>
            <w:rFonts w:hint="eastAsia"/>
          </w:rPr>
          <w:t xml:space="preserve">ffset </w:t>
        </w:r>
      </w:ins>
      <w:ins w:id="6574" w:author="jie sun" w:date="2018-04-16T22:30:00Z">
        <w:r w:rsidR="00770DD6">
          <w:t>F</w:t>
        </w:r>
      </w:ins>
      <w:ins w:id="6575" w:author="像个男人一样" w:date="2018-03-21T01:59:00Z">
        <w:del w:id="6576" w:author="jie sun" w:date="2018-04-16T22:30:00Z">
          <w:r w:rsidDel="00770DD6">
            <w:rPr>
              <w:rFonts w:hint="eastAsia"/>
            </w:rPr>
            <w:delText>f</w:delText>
          </w:r>
        </w:del>
        <w:r>
          <w:rPr>
            <w:rFonts w:hint="eastAsia"/>
          </w:rPr>
          <w:t xml:space="preserve">rom </w:t>
        </w:r>
      </w:ins>
      <w:ins w:id="6577" w:author="jie sun" w:date="2018-04-16T22:30:00Z">
        <w:r w:rsidR="00770DD6">
          <w:t>T</w:t>
        </w:r>
      </w:ins>
      <w:ins w:id="6578" w:author="像个男人一样" w:date="2018-03-21T01:59:00Z">
        <w:del w:id="6579" w:author="jie sun" w:date="2018-04-16T22:30:00Z">
          <w:r w:rsidDel="00770DD6">
            <w:rPr>
              <w:rFonts w:hint="eastAsia"/>
            </w:rPr>
            <w:delText>t</w:delText>
          </w:r>
        </w:del>
        <w:r>
          <w:rPr>
            <w:rFonts w:hint="eastAsia"/>
          </w:rPr>
          <w:t xml:space="preserve">he </w:t>
        </w:r>
      </w:ins>
      <w:ins w:id="6580" w:author="jie sun" w:date="2018-04-16T22:30:00Z">
        <w:r w:rsidR="00770DD6">
          <w:t>R</w:t>
        </w:r>
      </w:ins>
      <w:ins w:id="6581" w:author="像个男人一样" w:date="2018-03-21T01:59:00Z">
        <w:del w:id="6582" w:author="jie sun" w:date="2018-04-16T22:30:00Z">
          <w:r w:rsidDel="00770DD6">
            <w:rPr>
              <w:rFonts w:hint="eastAsia"/>
            </w:rPr>
            <w:delText>r</w:delText>
          </w:r>
        </w:del>
        <w:r>
          <w:rPr>
            <w:rFonts w:hint="eastAsia"/>
          </w:rPr>
          <w:t xml:space="preserve">acing </w:t>
        </w:r>
      </w:ins>
      <w:ins w:id="6583" w:author="jie sun" w:date="2018-04-16T22:30:00Z">
        <w:r w:rsidR="00770DD6">
          <w:t>G</w:t>
        </w:r>
      </w:ins>
      <w:ins w:id="6584" w:author="像个男人一样" w:date="2018-03-21T01:59:00Z">
        <w:del w:id="6585" w:author="jie sun" w:date="2018-04-16T22:30:00Z">
          <w:r w:rsidDel="00770DD6">
            <w:rPr>
              <w:rFonts w:hint="eastAsia"/>
            </w:rPr>
            <w:delText>g</w:delText>
          </w:r>
        </w:del>
        <w:r>
          <w:rPr>
            <w:rFonts w:hint="eastAsia"/>
          </w:rPr>
          <w:t>ame</w:t>
        </w:r>
      </w:ins>
      <w:bookmarkEnd w:id="6520"/>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586" w:name="_Toc10220"/>
      <w:bookmarkStart w:id="6587" w:name="_Toc497"/>
      <w:bookmarkStart w:id="6588" w:name="_Toc23232"/>
      <w:bookmarkStart w:id="6589" w:name="_Toc20114"/>
      <w:bookmarkStart w:id="6590" w:name="_Toc511"/>
      <w:bookmarkStart w:id="6591" w:name="_Toc12921"/>
      <w:bookmarkStart w:id="6592" w:name="_Toc12608"/>
      <w:bookmarkStart w:id="6593" w:name="_Toc20943"/>
      <w:bookmarkStart w:id="6594" w:name="_Toc4443"/>
      <w:bookmarkStart w:id="6595" w:name="_Toc518334834"/>
      <w:r>
        <w:t xml:space="preserve">A Glow Stick </w:t>
      </w:r>
      <w:ins w:id="6596" w:author="jie sun" w:date="2018-04-16T21:22:00Z">
        <w:r w:rsidR="00D442B4">
          <w:t>W</w:t>
        </w:r>
      </w:ins>
      <w:del w:id="6597" w:author="jie sun" w:date="2018-04-16T21:22:00Z">
        <w:r w:rsidDel="00D442B4">
          <w:delText>w</w:delText>
        </w:r>
      </w:del>
      <w:r>
        <w:t xml:space="preserve">ith Accelerometer </w:t>
      </w:r>
      <w:del w:id="6598" w:author="jie sun" w:date="2018-04-16T21:22:00Z">
        <w:r w:rsidDel="00D442B4">
          <w:delText xml:space="preserve">and </w:delText>
        </w:r>
      </w:del>
      <w:r w:rsidR="003B31B5">
        <w:t>a</w:t>
      </w:r>
      <w:ins w:id="6599" w:author="jie sun" w:date="2018-04-16T21:22:00Z">
        <w:r w:rsidR="00D442B4">
          <w:t xml:space="preserve">nd </w:t>
        </w:r>
      </w:ins>
      <w:r>
        <w:t>Gyroscope</w:t>
      </w:r>
      <w:bookmarkEnd w:id="6586"/>
      <w:bookmarkEnd w:id="6587"/>
      <w:bookmarkEnd w:id="6588"/>
      <w:bookmarkEnd w:id="6589"/>
      <w:bookmarkEnd w:id="6590"/>
      <w:bookmarkEnd w:id="6591"/>
      <w:bookmarkEnd w:id="6592"/>
      <w:bookmarkEnd w:id="6593"/>
      <w:bookmarkEnd w:id="6594"/>
      <w:bookmarkEnd w:id="6595"/>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600" w:author="jie sun" w:date="2018-04-08T15:14:00Z">
        <w:r w:rsidDel="00904019">
          <w:delText xml:space="preserve"> </w:delText>
        </w:r>
      </w:del>
      <w:ins w:id="6601" w:author="jie sun" w:date="2018-04-08T19:17:00Z">
        <w:r w:rsidR="00E67BD3">
          <w:rPr>
            <w:lang w:val="en-US"/>
          </w:rPr>
          <w:t>Accelerometers</w:t>
        </w:r>
      </w:ins>
      <w:del w:id="6602" w:author="jie sun" w:date="2018-04-08T15:14:00Z">
        <w:r w:rsidDel="00904019">
          <w:rPr>
            <w:rFonts w:hint="eastAsia"/>
            <w:lang w:val="en-US"/>
          </w:rPr>
          <w:delText>A</w:delText>
        </w:r>
      </w:del>
      <w:del w:id="6603" w:author="jie sun" w:date="2018-04-08T19:17:00Z">
        <w:r w:rsidDel="00E67BD3">
          <w:delText>ccelerometer</w:delText>
        </w:r>
      </w:del>
      <w:ins w:id="6604" w:author="jie sun" w:date="2018-04-08T15:14:00Z">
        <w:r w:rsidR="008E72C7">
          <w:rPr>
            <w:lang w:val="en-US"/>
          </w:rPr>
          <w:t xml:space="preserve"> </w:t>
        </w:r>
      </w:ins>
      <w:del w:id="6605"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606" w:author="jie sun" w:date="2018-04-08T19:17:00Z">
        <w:r w:rsidR="00E67BD3">
          <w:t>ed</w:t>
        </w:r>
      </w:ins>
      <w:r>
        <w:t xml:space="preserve"> in this chapter.  </w:t>
      </w:r>
    </w:p>
    <w:p w14:paraId="7CEC19B3" w14:textId="2E466DDB" w:rsidR="0087014B" w:rsidRDefault="00D5184D">
      <w:pPr>
        <w:pStyle w:val="Heading2"/>
      </w:pPr>
      <w:bookmarkStart w:id="6607" w:name="_Toc12231"/>
      <w:bookmarkStart w:id="6608" w:name="_Toc29725"/>
      <w:bookmarkStart w:id="6609" w:name="_Toc29622"/>
      <w:bookmarkStart w:id="6610" w:name="_Toc2388"/>
      <w:bookmarkStart w:id="6611" w:name="_Toc19821"/>
      <w:bookmarkStart w:id="6612" w:name="_Toc21846"/>
      <w:bookmarkStart w:id="6613" w:name="_Toc3657"/>
      <w:bookmarkStart w:id="6614" w:name="_Toc20788"/>
      <w:bookmarkStart w:id="6615" w:name="_Toc17039"/>
      <w:bookmarkStart w:id="6616" w:name="_Toc518334835"/>
      <w:r>
        <w:t xml:space="preserve">Appearance </w:t>
      </w:r>
      <w:del w:id="6617" w:author="jie sun" w:date="2018-04-16T21:22:00Z">
        <w:r w:rsidDel="00495B69">
          <w:delText xml:space="preserve">and </w:delText>
        </w:r>
      </w:del>
      <w:r w:rsidR="00E1737A">
        <w:t>a</w:t>
      </w:r>
      <w:ins w:id="6618" w:author="jie sun" w:date="2018-04-16T21:22:00Z">
        <w:r w:rsidR="00495B69">
          <w:t>nd F</w:t>
        </w:r>
      </w:ins>
      <w:del w:id="6619" w:author="jie sun" w:date="2018-04-16T21:22:00Z">
        <w:r w:rsidDel="00495B69">
          <w:delText>f</w:delText>
        </w:r>
      </w:del>
      <w:r>
        <w:t xml:space="preserve">unction </w:t>
      </w:r>
      <w:ins w:id="6620" w:author="jie sun" w:date="2018-04-16T21:23:00Z">
        <w:r w:rsidR="00495B69">
          <w:t>D</w:t>
        </w:r>
      </w:ins>
      <w:del w:id="6621" w:author="jie sun" w:date="2018-04-16T21:23:00Z">
        <w:r w:rsidDel="00495B69">
          <w:delText>d</w:delText>
        </w:r>
      </w:del>
      <w:r>
        <w:t>escription</w:t>
      </w:r>
      <w:bookmarkEnd w:id="6607"/>
      <w:bookmarkEnd w:id="6608"/>
      <w:bookmarkEnd w:id="6609"/>
      <w:bookmarkEnd w:id="6610"/>
      <w:bookmarkEnd w:id="6611"/>
      <w:bookmarkEnd w:id="6612"/>
      <w:bookmarkEnd w:id="6613"/>
      <w:bookmarkEnd w:id="6614"/>
      <w:bookmarkEnd w:id="6615"/>
      <w:bookmarkEnd w:id="6616"/>
    </w:p>
    <w:p w14:paraId="08A2E5FC" w14:textId="531FEDA2" w:rsidR="0087014B" w:rsidRDefault="00D5184D">
      <w:pPr>
        <w:pStyle w:val="Heading3"/>
      </w:pPr>
      <w:bookmarkStart w:id="6622" w:name="_Toc18835"/>
      <w:bookmarkStart w:id="6623" w:name="_Toc20475"/>
      <w:bookmarkStart w:id="6624" w:name="_Toc28926"/>
      <w:bookmarkStart w:id="6625" w:name="_Toc28005"/>
      <w:bookmarkStart w:id="6626" w:name="_Toc6601"/>
      <w:bookmarkStart w:id="6627" w:name="_Toc895"/>
      <w:bookmarkStart w:id="6628" w:name="_Toc32236"/>
      <w:bookmarkStart w:id="6629" w:name="_Toc16656"/>
      <w:bookmarkStart w:id="6630" w:name="_Toc6965"/>
      <w:bookmarkStart w:id="6631" w:name="_Toc518334836"/>
      <w:r>
        <w:t xml:space="preserve">A </w:t>
      </w:r>
      <w:ins w:id="6632" w:author="jie sun" w:date="2018-04-16T21:23:00Z">
        <w:r w:rsidR="00A22A4F">
          <w:t>N</w:t>
        </w:r>
      </w:ins>
      <w:del w:id="6633" w:author="jie sun" w:date="2018-04-16T21:23:00Z">
        <w:r w:rsidDel="00A22A4F">
          <w:delText>n</w:delText>
        </w:r>
      </w:del>
      <w:r>
        <w:t xml:space="preserve">ormal </w:t>
      </w:r>
      <w:ins w:id="6634" w:author="jie sun" w:date="2018-04-16T21:23:00Z">
        <w:r w:rsidR="00A22A4F">
          <w:t>G</w:t>
        </w:r>
      </w:ins>
      <w:del w:id="6635" w:author="jie sun" w:date="2018-04-16T21:23:00Z">
        <w:r w:rsidDel="00A22A4F">
          <w:delText>g</w:delText>
        </w:r>
      </w:del>
      <w:r>
        <w:t>low</w:t>
      </w:r>
      <w:ins w:id="6636" w:author="jie sun" w:date="2018-04-10T17:53:00Z">
        <w:r w:rsidR="00E14CCF">
          <w:rPr>
            <w:rFonts w:hint="eastAsia"/>
          </w:rPr>
          <w:t>-</w:t>
        </w:r>
      </w:ins>
      <w:del w:id="6637" w:author="jie sun" w:date="2018-04-10T17:53:00Z">
        <w:r w:rsidDel="00E14CCF">
          <w:delText xml:space="preserve"> </w:delText>
        </w:r>
      </w:del>
      <w:ins w:id="6638" w:author="jie sun" w:date="2018-04-16T21:23:00Z">
        <w:r w:rsidR="00A22A4F">
          <w:t>S</w:t>
        </w:r>
      </w:ins>
      <w:del w:id="6639" w:author="jie sun" w:date="2018-04-16T21:23:00Z">
        <w:r w:rsidDel="00A22A4F">
          <w:delText>s</w:delText>
        </w:r>
      </w:del>
      <w:r>
        <w:t>tick</w:t>
      </w:r>
      <w:bookmarkEnd w:id="6622"/>
      <w:bookmarkEnd w:id="6623"/>
      <w:bookmarkEnd w:id="6624"/>
      <w:bookmarkEnd w:id="6625"/>
      <w:bookmarkEnd w:id="6626"/>
      <w:bookmarkEnd w:id="6627"/>
      <w:bookmarkEnd w:id="6628"/>
      <w:bookmarkEnd w:id="6629"/>
      <w:bookmarkEnd w:id="6630"/>
      <w:bookmarkEnd w:id="6631"/>
    </w:p>
    <w:p w14:paraId="6C5DB50F" w14:textId="77777777" w:rsidR="0087014B" w:rsidRPr="0097705E" w:rsidRDefault="00D5184D">
      <w:pPr>
        <w:pStyle w:val="Caption"/>
        <w:pPrChange w:id="6640"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641" w:author="jie sun" w:date="2018-04-08T15:13:00Z">
            <w:rPr>
              <w:iCs/>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642" w:author="像个男人一样" w:date="2018-03-21T02:00:00Z"/>
        </w:rPr>
        <w:pPrChange w:id="6643"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671271E5" w:rsidR="0087014B" w:rsidRDefault="00D5184D">
      <w:pPr>
        <w:pStyle w:val="Caption"/>
        <w:jc w:val="center"/>
        <w:pPrChange w:id="6644" w:author="jie sun" w:date="2018-04-16T21:41:00Z">
          <w:pPr/>
        </w:pPrChange>
      </w:pPr>
      <w:bookmarkStart w:id="6645" w:name="_Toc517801893"/>
      <w:ins w:id="6646" w:author="像个男人一样" w:date="2018-03-21T02:00:00Z">
        <w:r>
          <w:t xml:space="preserve">Figure </w:t>
        </w:r>
      </w:ins>
      <w:ins w:id="6647" w:author="JIE  SUN" w:date="2018-06-21T13:36:00Z">
        <w:r w:rsidR="00A64E7B">
          <w:fldChar w:fldCharType="begin"/>
        </w:r>
        <w:r w:rsidR="00A64E7B">
          <w:instrText xml:space="preserve"> STYLEREF 1 \s </w:instrText>
        </w:r>
      </w:ins>
      <w:r w:rsidR="00A64E7B">
        <w:fldChar w:fldCharType="separate"/>
      </w:r>
      <w:r w:rsidR="00030772">
        <w:rPr>
          <w:noProof/>
        </w:rPr>
        <w:t>5</w:t>
      </w:r>
      <w:ins w:id="66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w:t>
      </w:r>
      <w:ins w:id="6649" w:author="JIE  SUN" w:date="2018-06-21T13:36:00Z">
        <w:r w:rsidR="00A64E7B">
          <w:fldChar w:fldCharType="end"/>
        </w:r>
      </w:ins>
      <w:ins w:id="6650" w:author="jie sun" w:date="2018-04-19T13:00:00Z">
        <w:del w:id="6651" w:author="JIE  SUN" w:date="2018-06-21T13:34:00Z">
          <w:r w:rsidR="00083FE7" w:rsidDel="00A64E7B">
            <w:fldChar w:fldCharType="begin"/>
          </w:r>
          <w:r w:rsidR="00083FE7" w:rsidDel="00A64E7B">
            <w:delInstrText xml:space="preserve"> STYLEREF 1 \s </w:delInstrText>
          </w:r>
        </w:del>
      </w:ins>
      <w:del w:id="6652" w:author="JIE  SUN" w:date="2018-06-21T13:34:00Z">
        <w:r w:rsidR="00083FE7" w:rsidDel="00A64E7B">
          <w:fldChar w:fldCharType="separate"/>
        </w:r>
        <w:r w:rsidR="00083FE7" w:rsidDel="00A64E7B">
          <w:rPr>
            <w:noProof/>
          </w:rPr>
          <w:delText>4</w:delText>
        </w:r>
      </w:del>
      <w:ins w:id="6653" w:author="jie sun" w:date="2018-04-19T13:00:00Z">
        <w:del w:id="66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55" w:author="JIE  SUN" w:date="2018-06-21T13:34:00Z">
        <w:r w:rsidR="00083FE7" w:rsidDel="00A64E7B">
          <w:fldChar w:fldCharType="separate"/>
        </w:r>
      </w:del>
      <w:ins w:id="6656" w:author="jie sun" w:date="2018-04-19T13:00:00Z">
        <w:del w:id="6657" w:author="JIE  SUN" w:date="2018-06-21T13:34:00Z">
          <w:r w:rsidR="00083FE7" w:rsidDel="00A64E7B">
            <w:rPr>
              <w:noProof/>
            </w:rPr>
            <w:delText>1</w:delText>
          </w:r>
          <w:r w:rsidR="00083FE7" w:rsidDel="00A64E7B">
            <w:fldChar w:fldCharType="end"/>
          </w:r>
        </w:del>
      </w:ins>
      <w:ins w:id="6658" w:author="像个男人一样" w:date="2018-03-21T02:00:00Z">
        <w:del w:id="66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660" w:author="像个男人一样" w:date="2018-03-22T11:51:00Z">
        <w:del w:id="6661" w:author="jie sun" w:date="2018-04-10T21:45:00Z">
          <w:r w:rsidDel="00454521">
            <w:delText>1</w:delText>
          </w:r>
        </w:del>
      </w:ins>
      <w:ins w:id="6662" w:author="像个男人一样" w:date="2018-03-21T02:00:00Z">
        <w:del w:id="6663" w:author="jie sun" w:date="2018-04-10T21:45:00Z">
          <w:r w:rsidDel="00454521">
            <w:fldChar w:fldCharType="end"/>
          </w:r>
        </w:del>
        <w:bookmarkStart w:id="6664" w:name="_Toc7192"/>
        <w:bookmarkStart w:id="6665" w:name="_Toc13978"/>
        <w:bookmarkStart w:id="6666" w:name="_Toc1274"/>
        <w:bookmarkStart w:id="6667" w:name="_Toc18631"/>
        <w:bookmarkStart w:id="6668" w:name="_Toc15356"/>
        <w:bookmarkStart w:id="6669" w:name="_Toc26533"/>
        <w:bookmarkStart w:id="6670" w:name="_Toc12722"/>
        <w:bookmarkStart w:id="6671" w:name="_Toc18153"/>
        <w:bookmarkStart w:id="6672" w:name="_Toc300"/>
        <w:bookmarkStart w:id="6673" w:name="_Toc23875"/>
        <w:bookmarkStart w:id="6674" w:name="_Toc261"/>
        <w:bookmarkStart w:id="6675" w:name="_Toc12738"/>
        <w:bookmarkStart w:id="6676" w:name="_Toc17816"/>
        <w:bookmarkStart w:id="6677" w:name="_Toc12967"/>
        <w:bookmarkStart w:id="6678" w:name="_Toc17107"/>
        <w:bookmarkStart w:id="6679" w:name="_Toc7044"/>
        <w:bookmarkStart w:id="6680" w:name="_Toc10551"/>
        <w:bookmarkStart w:id="6681" w:name="_Toc2580"/>
        <w:bookmarkStart w:id="6682" w:name="_Toc7833"/>
        <w:bookmarkStart w:id="6683" w:name="_Toc25118"/>
        <w:bookmarkStart w:id="6684" w:name="_Toc17817"/>
        <w:bookmarkStart w:id="6685" w:name="_Toc24170"/>
        <w:bookmarkStart w:id="6686" w:name="_Toc6737"/>
        <w:bookmarkStart w:id="6687" w:name="_Toc17372"/>
        <w:bookmarkStart w:id="6688" w:name="_Toc32166"/>
        <w:r>
          <w:rPr>
            <w:rFonts w:hint="eastAsia"/>
          </w:rPr>
          <w:t xml:space="preserve">: A </w:t>
        </w:r>
      </w:ins>
      <w:ins w:id="6689" w:author="jie sun" w:date="2018-04-16T22:30:00Z">
        <w:r w:rsidR="00DF6414">
          <w:t>K</w:t>
        </w:r>
      </w:ins>
      <w:ins w:id="6690" w:author="像个男人一样" w:date="2018-03-21T02:00:00Z">
        <w:del w:id="6691" w:author="jie sun" w:date="2018-04-16T22:30:00Z">
          <w:r w:rsidDel="00DF6414">
            <w:rPr>
              <w:rFonts w:hint="eastAsia"/>
            </w:rPr>
            <w:delText>k</w:delText>
          </w:r>
        </w:del>
        <w:r>
          <w:rPr>
            <w:rFonts w:hint="eastAsia"/>
          </w:rPr>
          <w:t xml:space="preserve">ind </w:t>
        </w:r>
      </w:ins>
      <w:ins w:id="6692" w:author="jie sun" w:date="2018-04-16T22:30:00Z">
        <w:r w:rsidR="00DF6414">
          <w:t>O</w:t>
        </w:r>
      </w:ins>
      <w:ins w:id="6693" w:author="像个男人一样" w:date="2018-03-21T02:00:00Z">
        <w:del w:id="6694" w:author="jie sun" w:date="2018-04-16T22:30:00Z">
          <w:r w:rsidDel="00DF6414">
            <w:rPr>
              <w:rFonts w:hint="eastAsia"/>
            </w:rPr>
            <w:delText>o</w:delText>
          </w:r>
        </w:del>
        <w:r>
          <w:rPr>
            <w:rFonts w:hint="eastAsia"/>
          </w:rPr>
          <w:t xml:space="preserve">f </w:t>
        </w:r>
      </w:ins>
      <w:ins w:id="6695" w:author="jie sun" w:date="2018-04-16T22:31:00Z">
        <w:r w:rsidR="00DF6414">
          <w:t>G</w:t>
        </w:r>
      </w:ins>
      <w:ins w:id="6696" w:author="像个男人一样" w:date="2018-03-21T02:00:00Z">
        <w:del w:id="6697" w:author="jie sun" w:date="2018-04-16T22:31:00Z">
          <w:r w:rsidDel="00DF6414">
            <w:rPr>
              <w:rFonts w:hint="eastAsia"/>
            </w:rPr>
            <w:delText>g</w:delText>
          </w:r>
        </w:del>
        <w:r>
          <w:rPr>
            <w:rFonts w:hint="eastAsia"/>
          </w:rPr>
          <w:t xml:space="preserve">low </w:t>
        </w:r>
      </w:ins>
      <w:ins w:id="6698" w:author="jie sun" w:date="2018-04-16T22:31:00Z">
        <w:r w:rsidR="00DF6414">
          <w:t>S</w:t>
        </w:r>
      </w:ins>
      <w:ins w:id="6699" w:author="像个男人一样" w:date="2018-03-21T02:00:00Z">
        <w:del w:id="6700" w:author="jie sun" w:date="2018-04-16T22:31:00Z">
          <w:r w:rsidDel="00DF6414">
            <w:rPr>
              <w:rFonts w:hint="eastAsia"/>
            </w:rPr>
            <w:delText>s</w:delText>
          </w:r>
        </w:del>
        <w:r>
          <w:rPr>
            <w:rFonts w:hint="eastAsia"/>
          </w:rPr>
          <w:t>ticks</w:t>
        </w:r>
      </w:ins>
      <w:bookmarkEnd w:id="6645"/>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701" w:author="像个男人一样" w:date="2018-03-21T02:00:00Z"/>
        </w:rPr>
        <w:pPrChange w:id="6702"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7747CA6B" w:rsidR="0087014B" w:rsidRDefault="00D5184D">
      <w:pPr>
        <w:pStyle w:val="Caption"/>
        <w:jc w:val="center"/>
        <w:rPr>
          <w:lang w:val="en-US"/>
        </w:rPr>
        <w:pPrChange w:id="6703" w:author="jie sun" w:date="2018-04-16T21:41:00Z">
          <w:pPr/>
        </w:pPrChange>
      </w:pPr>
      <w:bookmarkStart w:id="6704" w:name="_Toc517801894"/>
      <w:ins w:id="6705" w:author="像个男人一样" w:date="2018-03-21T02:01:00Z">
        <w:r>
          <w:t xml:space="preserve">Figure </w:t>
        </w:r>
      </w:ins>
      <w:ins w:id="6706" w:author="JIE  SUN" w:date="2018-06-21T13:36:00Z">
        <w:r w:rsidR="00A64E7B">
          <w:fldChar w:fldCharType="begin"/>
        </w:r>
        <w:r w:rsidR="00A64E7B">
          <w:instrText xml:space="preserve"> STYLEREF 1 \s </w:instrText>
        </w:r>
      </w:ins>
      <w:r w:rsidR="00A64E7B">
        <w:fldChar w:fldCharType="separate"/>
      </w:r>
      <w:r w:rsidR="00030772">
        <w:rPr>
          <w:noProof/>
        </w:rPr>
        <w:t>5</w:t>
      </w:r>
      <w:ins w:id="67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2</w:t>
      </w:r>
      <w:ins w:id="6708" w:author="JIE  SUN" w:date="2018-06-21T13:36:00Z">
        <w:r w:rsidR="00A64E7B">
          <w:fldChar w:fldCharType="end"/>
        </w:r>
      </w:ins>
      <w:ins w:id="6709" w:author="jie sun" w:date="2018-04-19T13:00:00Z">
        <w:del w:id="6710" w:author="JIE  SUN" w:date="2018-06-21T13:34:00Z">
          <w:r w:rsidR="00083FE7" w:rsidDel="00A64E7B">
            <w:fldChar w:fldCharType="begin"/>
          </w:r>
          <w:r w:rsidR="00083FE7" w:rsidDel="00A64E7B">
            <w:delInstrText xml:space="preserve"> STYLEREF 1 \s </w:delInstrText>
          </w:r>
        </w:del>
      </w:ins>
      <w:del w:id="6711" w:author="JIE  SUN" w:date="2018-06-21T13:34:00Z">
        <w:r w:rsidR="00083FE7" w:rsidDel="00A64E7B">
          <w:fldChar w:fldCharType="separate"/>
        </w:r>
        <w:r w:rsidR="00083FE7" w:rsidDel="00A64E7B">
          <w:rPr>
            <w:noProof/>
          </w:rPr>
          <w:delText>4</w:delText>
        </w:r>
      </w:del>
      <w:ins w:id="6712" w:author="jie sun" w:date="2018-04-19T13:00:00Z">
        <w:del w:id="67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14" w:author="JIE  SUN" w:date="2018-06-21T13:34:00Z">
        <w:r w:rsidR="00083FE7" w:rsidDel="00A64E7B">
          <w:fldChar w:fldCharType="separate"/>
        </w:r>
      </w:del>
      <w:ins w:id="6715" w:author="jie sun" w:date="2018-04-19T13:00:00Z">
        <w:del w:id="6716" w:author="JIE  SUN" w:date="2018-06-21T13:34:00Z">
          <w:r w:rsidR="00083FE7" w:rsidDel="00A64E7B">
            <w:rPr>
              <w:noProof/>
            </w:rPr>
            <w:delText>2</w:delText>
          </w:r>
          <w:r w:rsidR="00083FE7" w:rsidDel="00A64E7B">
            <w:fldChar w:fldCharType="end"/>
          </w:r>
        </w:del>
      </w:ins>
      <w:ins w:id="6717" w:author="像个男人一样" w:date="2018-03-21T02:01:00Z">
        <w:del w:id="67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19" w:author="像个男人一样" w:date="2018-03-22T11:51:00Z">
        <w:del w:id="6720" w:author="jie sun" w:date="2018-04-10T21:45:00Z">
          <w:r w:rsidDel="00454521">
            <w:delText>2</w:delText>
          </w:r>
        </w:del>
      </w:ins>
      <w:ins w:id="6721" w:author="像个男人一样" w:date="2018-03-21T02:01:00Z">
        <w:del w:id="6722" w:author="jie sun" w:date="2018-04-10T21:45:00Z">
          <w:r w:rsidDel="00454521">
            <w:fldChar w:fldCharType="end"/>
          </w:r>
        </w:del>
        <w:bookmarkStart w:id="6723" w:name="_Toc4119"/>
        <w:bookmarkStart w:id="6724" w:name="_Toc8964"/>
        <w:bookmarkStart w:id="6725" w:name="_Toc6961"/>
        <w:bookmarkStart w:id="6726" w:name="_Toc26234"/>
        <w:bookmarkStart w:id="6727" w:name="_Toc9340"/>
        <w:bookmarkStart w:id="6728" w:name="_Toc11775"/>
        <w:bookmarkStart w:id="6729" w:name="_Toc2359"/>
        <w:bookmarkStart w:id="6730" w:name="_Toc21751"/>
        <w:bookmarkStart w:id="6731" w:name="_Toc24520"/>
        <w:bookmarkStart w:id="6732" w:name="_Toc28252"/>
        <w:bookmarkStart w:id="6733" w:name="_Toc17269"/>
        <w:bookmarkStart w:id="6734" w:name="_Toc9457"/>
        <w:bookmarkStart w:id="6735" w:name="_Toc5779"/>
        <w:bookmarkStart w:id="6736" w:name="_Toc32695"/>
        <w:bookmarkStart w:id="6737" w:name="_Toc17119"/>
        <w:bookmarkStart w:id="6738" w:name="_Toc8762"/>
        <w:bookmarkStart w:id="6739" w:name="_Toc15130"/>
        <w:bookmarkStart w:id="6740" w:name="_Toc30531"/>
        <w:bookmarkStart w:id="6741" w:name="_Toc8764"/>
        <w:bookmarkStart w:id="6742" w:name="_Toc3642"/>
        <w:bookmarkStart w:id="6743" w:name="_Toc13086"/>
        <w:bookmarkStart w:id="6744" w:name="_Toc17226"/>
        <w:bookmarkStart w:id="6745" w:name="_Toc9267"/>
        <w:bookmarkStart w:id="6746" w:name="_Toc14230"/>
        <w:bookmarkStart w:id="6747" w:name="_Toc28858"/>
        <w:r>
          <w:rPr>
            <w:rFonts w:hint="eastAsia"/>
          </w:rPr>
          <w:t>:</w:t>
        </w:r>
        <w:r>
          <w:rPr>
            <w:rFonts w:hint="eastAsia"/>
            <w:lang w:val="en-US"/>
          </w:rPr>
          <w:t xml:space="preserve"> A </w:t>
        </w:r>
        <w:r>
          <w:rPr>
            <w:rFonts w:hint="eastAsia"/>
          </w:rPr>
          <w:t>Vocal Concert</w:t>
        </w:r>
      </w:ins>
      <w:bookmarkEnd w:id="6704"/>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p>
    <w:p w14:paraId="7142BF7C" w14:textId="2A9E02BB" w:rsidR="0087014B" w:rsidRDefault="00D5184D">
      <w:pPr>
        <w:pStyle w:val="Heading3"/>
      </w:pPr>
      <w:bookmarkStart w:id="6748" w:name="_Toc21203"/>
      <w:bookmarkStart w:id="6749" w:name="_Toc15929"/>
      <w:bookmarkStart w:id="6750" w:name="_Toc25595"/>
      <w:bookmarkStart w:id="6751" w:name="_Toc32700"/>
      <w:bookmarkStart w:id="6752" w:name="_Toc30686"/>
      <w:bookmarkStart w:id="6753" w:name="_Toc24467"/>
      <w:bookmarkStart w:id="6754" w:name="_Toc22975"/>
      <w:bookmarkStart w:id="6755" w:name="_Toc1302"/>
      <w:bookmarkStart w:id="6756" w:name="_Toc31741"/>
      <w:bookmarkStart w:id="6757" w:name="_Toc518334837"/>
      <w:r>
        <w:t xml:space="preserve">A </w:t>
      </w:r>
      <w:ins w:id="6758" w:author="jie sun" w:date="2018-04-16T21:23:00Z">
        <w:r w:rsidR="008034E7">
          <w:rPr>
            <w:lang w:val="en-US"/>
          </w:rPr>
          <w:t>M</w:t>
        </w:r>
      </w:ins>
      <w:del w:id="6759" w:author="jie sun" w:date="2018-04-16T21:23:00Z">
        <w:r w:rsidDel="008034E7">
          <w:rPr>
            <w:rFonts w:hint="eastAsia"/>
            <w:lang w:val="en-US"/>
          </w:rPr>
          <w:delText>m</w:delText>
        </w:r>
      </w:del>
      <w:r>
        <w:rPr>
          <w:rFonts w:hint="eastAsia"/>
          <w:lang w:val="en-US"/>
        </w:rPr>
        <w:t xml:space="preserve">ultifunctional </w:t>
      </w:r>
      <w:ins w:id="6760" w:author="jie sun" w:date="2018-04-16T21:23:00Z">
        <w:r w:rsidR="008034E7">
          <w:t>G</w:t>
        </w:r>
      </w:ins>
      <w:del w:id="6761" w:author="jie sun" w:date="2018-04-16T21:23:00Z">
        <w:r w:rsidDel="008034E7">
          <w:delText>g</w:delText>
        </w:r>
      </w:del>
      <w:r>
        <w:t>low</w:t>
      </w:r>
      <w:ins w:id="6762" w:author="jie sun" w:date="2018-04-08T18:33:00Z">
        <w:r w:rsidR="007301AA">
          <w:t>-</w:t>
        </w:r>
      </w:ins>
      <w:del w:id="6763" w:author="jie sun" w:date="2018-04-08T18:33:00Z">
        <w:r w:rsidDel="007301AA">
          <w:delText xml:space="preserve"> </w:delText>
        </w:r>
      </w:del>
      <w:ins w:id="6764" w:author="jie sun" w:date="2018-04-16T21:23:00Z">
        <w:r w:rsidR="008034E7">
          <w:t>S</w:t>
        </w:r>
      </w:ins>
      <w:del w:id="6765" w:author="jie sun" w:date="2018-04-16T21:23:00Z">
        <w:r w:rsidDel="008034E7">
          <w:delText>s</w:delText>
        </w:r>
      </w:del>
      <w:r>
        <w:t>tick</w:t>
      </w:r>
      <w:bookmarkEnd w:id="6748"/>
      <w:bookmarkEnd w:id="6749"/>
      <w:bookmarkEnd w:id="6750"/>
      <w:bookmarkEnd w:id="6751"/>
      <w:bookmarkEnd w:id="6752"/>
      <w:bookmarkEnd w:id="6753"/>
      <w:bookmarkEnd w:id="6754"/>
      <w:bookmarkEnd w:id="6755"/>
      <w:bookmarkEnd w:id="6756"/>
      <w:bookmarkEnd w:id="6757"/>
      <w:r>
        <w:t xml:space="preserve"> </w:t>
      </w:r>
    </w:p>
    <w:p w14:paraId="28B8F8ED" w14:textId="77777777" w:rsidR="0087014B" w:rsidRDefault="00D5184D">
      <w:r>
        <w:t xml:space="preserve">What kinds of new functions can be created for a glow stick, absolutely it is related with </w:t>
      </w:r>
      <w:del w:id="6766"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767" w:author="jie sun" w:date="2018-04-08T18:33:00Z">
        <w:r w:rsidDel="003C2ADD">
          <w:delText>shak</w:delText>
        </w:r>
        <w:r w:rsidDel="003C2ADD">
          <w:rPr>
            <w:rFonts w:hint="eastAsia"/>
            <w:lang w:val="en-US"/>
          </w:rPr>
          <w:delText>en</w:delText>
        </w:r>
        <w:r w:rsidDel="003C2ADD">
          <w:delText xml:space="preserve"> </w:delText>
        </w:r>
      </w:del>
      <w:ins w:id="6768" w:author="jie sun" w:date="2018-04-08T18:33:00Z">
        <w:r w:rsidR="003C2ADD">
          <w:t xml:space="preserve">moved </w:t>
        </w:r>
      </w:ins>
      <w:r>
        <w:t>in different directions will show different col</w:t>
      </w:r>
      <w:ins w:id="6769" w:author="jie sun" w:date="2018-04-08T18:34:00Z">
        <w:r w:rsidR="003C2ADD">
          <w:t>ours</w:t>
        </w:r>
      </w:ins>
      <w:del w:id="6770" w:author="jie sun" w:date="2018-04-08T18:34:00Z">
        <w:r w:rsidDel="003C2ADD">
          <w:delText>ors</w:delText>
        </w:r>
      </w:del>
      <w:r>
        <w:t xml:space="preserve"> of light, it will be a very interesting idea. For example, when you </w:t>
      </w:r>
      <w:bookmarkStart w:id="6771" w:name="OLE_LINK4"/>
      <w:r>
        <w:t xml:space="preserve">shake the light sticks in </w:t>
      </w:r>
      <w:bookmarkStart w:id="6772" w:name="OLE_LINK3"/>
      <w:r>
        <w:t xml:space="preserve">perpendicular </w:t>
      </w:r>
      <w:bookmarkEnd w:id="6772"/>
      <w:r>
        <w:t>to the body</w:t>
      </w:r>
      <w:bookmarkEnd w:id="6771"/>
      <w:r>
        <w:t xml:space="preserve">, the glow stick will display the blue colour, and in the parallel plane to body, the glow stick will show the yellow colour, or </w:t>
      </w:r>
      <w:bookmarkStart w:id="6773" w:name="OLE_LINK5"/>
      <w:r>
        <w:t>in a round way above you</w:t>
      </w:r>
      <w:ins w:id="6774" w:author="jie sun" w:date="2018-04-08T19:16:00Z">
        <w:r w:rsidR="00E67BD3">
          <w:t>r</w:t>
        </w:r>
      </w:ins>
      <w:r>
        <w:t xml:space="preserve"> body, the glow stick will show the red colour. </w:t>
      </w:r>
    </w:p>
    <w:bookmarkEnd w:id="6773"/>
    <w:p w14:paraId="36907024" w14:textId="77777777" w:rsidR="0087014B" w:rsidRPr="007301AA" w:rsidRDefault="00D5184D">
      <w:pPr>
        <w:pStyle w:val="Caption"/>
        <w:pPrChange w:id="6775" w:author="像个男人一样" w:date="2018-03-21T02:02:00Z">
          <w:pPr/>
        </w:pPrChange>
      </w:pPr>
      <w:del w:id="6776" w:author="jie sun" w:date="2018-04-08T19:42:00Z">
        <w:r w:rsidRPr="007301AA" w:rsidDel="00615A34">
          <w:rPr>
            <w:iCs w:val="0"/>
            <w:color w:val="auto"/>
            <w:sz w:val="24"/>
            <w:szCs w:val="22"/>
          </w:rPr>
          <w:delText>So t</w:delText>
        </w:r>
      </w:del>
      <w:ins w:id="6777" w:author="jie sun" w:date="2018-04-08T19:42:00Z">
        <w:r w:rsidR="00615A34">
          <w:rPr>
            <w:iCs w:val="0"/>
            <w:color w:val="auto"/>
            <w:sz w:val="24"/>
            <w:szCs w:val="22"/>
          </w:rPr>
          <w:t>T</w:t>
        </w:r>
      </w:ins>
      <w:r w:rsidRPr="007301AA">
        <w:rPr>
          <w:iCs w:val="0"/>
          <w:color w:val="auto"/>
          <w:sz w:val="24"/>
          <w:szCs w:val="22"/>
        </w:rPr>
        <w:t xml:space="preserve">he automatic </w:t>
      </w:r>
      <w:del w:id="6778"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779"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780"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7A333B98" w:rsidR="0087014B" w:rsidRDefault="00D5184D">
      <w:pPr>
        <w:pStyle w:val="Caption"/>
        <w:jc w:val="center"/>
        <w:rPr>
          <w:lang w:val="en-US"/>
        </w:rPr>
        <w:pPrChange w:id="6781" w:author="jie sun" w:date="2018-04-16T21:41:00Z">
          <w:pPr/>
        </w:pPrChange>
      </w:pPr>
      <w:bookmarkStart w:id="6782" w:name="_Toc517801895"/>
      <w:ins w:id="6783" w:author="像个男人一样" w:date="2018-03-21T02:02:00Z">
        <w:r>
          <w:t xml:space="preserve">Figure </w:t>
        </w:r>
      </w:ins>
      <w:ins w:id="6784" w:author="JIE  SUN" w:date="2018-06-21T13:36:00Z">
        <w:r w:rsidR="00A64E7B">
          <w:fldChar w:fldCharType="begin"/>
        </w:r>
        <w:r w:rsidR="00A64E7B">
          <w:instrText xml:space="preserve"> STYLEREF 1 \s </w:instrText>
        </w:r>
      </w:ins>
      <w:r w:rsidR="00A64E7B">
        <w:fldChar w:fldCharType="separate"/>
      </w:r>
      <w:r w:rsidR="00030772">
        <w:rPr>
          <w:noProof/>
        </w:rPr>
        <w:t>5</w:t>
      </w:r>
      <w:ins w:id="67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3</w:t>
      </w:r>
      <w:ins w:id="6786" w:author="JIE  SUN" w:date="2018-06-21T13:36:00Z">
        <w:r w:rsidR="00A64E7B">
          <w:fldChar w:fldCharType="end"/>
        </w:r>
      </w:ins>
      <w:ins w:id="6787" w:author="jie sun" w:date="2018-04-19T13:00:00Z">
        <w:del w:id="6788" w:author="JIE  SUN" w:date="2018-06-21T13:34:00Z">
          <w:r w:rsidR="00083FE7" w:rsidDel="00A64E7B">
            <w:fldChar w:fldCharType="begin"/>
          </w:r>
          <w:r w:rsidR="00083FE7" w:rsidDel="00A64E7B">
            <w:delInstrText xml:space="preserve"> STYLEREF 1 \s </w:delInstrText>
          </w:r>
        </w:del>
      </w:ins>
      <w:del w:id="6789" w:author="JIE  SUN" w:date="2018-06-21T13:34:00Z">
        <w:r w:rsidR="00083FE7" w:rsidDel="00A64E7B">
          <w:fldChar w:fldCharType="separate"/>
        </w:r>
        <w:r w:rsidR="00083FE7" w:rsidDel="00A64E7B">
          <w:rPr>
            <w:noProof/>
          </w:rPr>
          <w:delText>4</w:delText>
        </w:r>
      </w:del>
      <w:ins w:id="6790" w:author="jie sun" w:date="2018-04-19T13:00:00Z">
        <w:del w:id="67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92" w:author="JIE  SUN" w:date="2018-06-21T13:34:00Z">
        <w:r w:rsidR="00083FE7" w:rsidDel="00A64E7B">
          <w:fldChar w:fldCharType="separate"/>
        </w:r>
      </w:del>
      <w:ins w:id="6793" w:author="jie sun" w:date="2018-04-19T13:00:00Z">
        <w:del w:id="6794" w:author="JIE  SUN" w:date="2018-06-21T13:34:00Z">
          <w:r w:rsidR="00083FE7" w:rsidDel="00A64E7B">
            <w:rPr>
              <w:noProof/>
            </w:rPr>
            <w:delText>3</w:delText>
          </w:r>
          <w:r w:rsidR="00083FE7" w:rsidDel="00A64E7B">
            <w:fldChar w:fldCharType="end"/>
          </w:r>
        </w:del>
      </w:ins>
      <w:ins w:id="6795" w:author="像个男人一样" w:date="2018-03-21T02:02:00Z">
        <w:del w:id="679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97" w:author="像个男人一样" w:date="2018-03-22T11:51:00Z">
        <w:del w:id="6798" w:author="jie sun" w:date="2018-04-10T21:45:00Z">
          <w:r w:rsidDel="00454521">
            <w:delText>3</w:delText>
          </w:r>
        </w:del>
      </w:ins>
      <w:ins w:id="6799" w:author="像个男人一样" w:date="2018-03-21T02:02:00Z">
        <w:del w:id="6800" w:author="jie sun" w:date="2018-04-10T21:45:00Z">
          <w:r w:rsidDel="00454521">
            <w:fldChar w:fldCharType="end"/>
          </w:r>
        </w:del>
        <w:bookmarkStart w:id="6801" w:name="_Toc28461"/>
        <w:bookmarkStart w:id="6802" w:name="_Toc22723"/>
        <w:bookmarkStart w:id="6803" w:name="_Toc5625"/>
        <w:bookmarkStart w:id="6804" w:name="_Toc19140"/>
        <w:bookmarkStart w:id="6805" w:name="_Toc22412"/>
        <w:bookmarkStart w:id="6806" w:name="_Toc8977"/>
        <w:bookmarkStart w:id="6807" w:name="_Toc2898"/>
        <w:bookmarkStart w:id="6808" w:name="_Toc14933"/>
        <w:bookmarkStart w:id="6809" w:name="_Toc12604"/>
        <w:bookmarkStart w:id="6810" w:name="_Toc9934"/>
        <w:bookmarkStart w:id="6811" w:name="_Toc21441"/>
        <w:bookmarkStart w:id="6812" w:name="_Toc21152"/>
        <w:bookmarkStart w:id="6813" w:name="_Toc32128"/>
        <w:bookmarkStart w:id="6814" w:name="_Toc14715"/>
        <w:bookmarkStart w:id="6815" w:name="_Toc18359"/>
        <w:bookmarkStart w:id="6816" w:name="_Toc24948"/>
        <w:bookmarkStart w:id="6817" w:name="_Toc30001"/>
        <w:bookmarkStart w:id="6818" w:name="_Toc30120"/>
        <w:bookmarkStart w:id="6819" w:name="_Toc5855"/>
        <w:bookmarkStart w:id="6820" w:name="_Toc5272"/>
        <w:bookmarkStart w:id="6821" w:name="_Toc13012"/>
        <w:bookmarkStart w:id="6822" w:name="_Toc15750"/>
        <w:bookmarkStart w:id="6823" w:name="_Toc17626"/>
        <w:bookmarkStart w:id="6824" w:name="_Toc27316"/>
        <w:bookmarkStart w:id="6825" w:name="_Toc9341"/>
        <w:r>
          <w:rPr>
            <w:rFonts w:hint="eastAsia"/>
          </w:rPr>
          <w:t xml:space="preserve">: Audiences </w:t>
        </w:r>
      </w:ins>
      <w:ins w:id="6826" w:author="jie sun" w:date="2018-04-16T22:31:00Z">
        <w:r w:rsidR="00D87F58">
          <w:t>S</w:t>
        </w:r>
      </w:ins>
      <w:ins w:id="6827" w:author="像个男人一样" w:date="2018-03-21T02:02:00Z">
        <w:del w:id="6828" w:author="jie sun" w:date="2018-04-16T22:31:00Z">
          <w:r w:rsidDel="00D87F58">
            <w:rPr>
              <w:rFonts w:hint="eastAsia"/>
            </w:rPr>
            <w:delText>s</w:delText>
          </w:r>
        </w:del>
        <w:r>
          <w:rPr>
            <w:rFonts w:hint="eastAsia"/>
          </w:rPr>
          <w:t xml:space="preserve">hake </w:t>
        </w:r>
      </w:ins>
      <w:ins w:id="6829" w:author="jie sun" w:date="2018-04-16T22:31:00Z">
        <w:r w:rsidR="00D87F58">
          <w:t>G</w:t>
        </w:r>
      </w:ins>
      <w:ins w:id="6830" w:author="像个男人一样" w:date="2018-03-21T02:02:00Z">
        <w:del w:id="6831" w:author="jie sun" w:date="2018-04-16T22:31:00Z">
          <w:r w:rsidDel="00D87F58">
            <w:rPr>
              <w:rFonts w:hint="eastAsia"/>
            </w:rPr>
            <w:delText>g</w:delText>
          </w:r>
        </w:del>
        <w:r>
          <w:rPr>
            <w:rFonts w:hint="eastAsia"/>
          </w:rPr>
          <w:t xml:space="preserve">low </w:t>
        </w:r>
      </w:ins>
      <w:ins w:id="6832" w:author="jie sun" w:date="2018-04-16T22:31:00Z">
        <w:r w:rsidR="00D87F58">
          <w:t>S</w:t>
        </w:r>
      </w:ins>
      <w:ins w:id="6833" w:author="像个男人一样" w:date="2018-03-21T02:02:00Z">
        <w:del w:id="6834" w:author="jie sun" w:date="2018-04-16T22:31:00Z">
          <w:r w:rsidDel="00D87F58">
            <w:rPr>
              <w:rFonts w:hint="eastAsia"/>
            </w:rPr>
            <w:delText>s</w:delText>
          </w:r>
        </w:del>
        <w:r>
          <w:rPr>
            <w:rFonts w:hint="eastAsia"/>
          </w:rPr>
          <w:t>ticks</w:t>
        </w:r>
      </w:ins>
      <w:bookmarkEnd w:id="6782"/>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p>
    <w:p w14:paraId="3C9207E3" w14:textId="0B46ECBF" w:rsidR="0087014B" w:rsidRDefault="00D5184D">
      <w:pPr>
        <w:pStyle w:val="Heading2"/>
      </w:pPr>
      <w:bookmarkStart w:id="6835" w:name="_Toc14647"/>
      <w:bookmarkStart w:id="6836" w:name="_Toc26322"/>
      <w:bookmarkStart w:id="6837" w:name="_Toc25757"/>
      <w:bookmarkStart w:id="6838" w:name="_Toc11387"/>
      <w:bookmarkStart w:id="6839" w:name="_Toc8512"/>
      <w:bookmarkStart w:id="6840" w:name="_Toc510"/>
      <w:bookmarkStart w:id="6841" w:name="_Toc13399"/>
      <w:bookmarkStart w:id="6842" w:name="_Toc11815"/>
      <w:bookmarkStart w:id="6843" w:name="_Toc3995"/>
      <w:bookmarkStart w:id="6844" w:name="_Toc518334838"/>
      <w:r>
        <w:t xml:space="preserve">How </w:t>
      </w:r>
      <w:ins w:id="6845" w:author="JIE  SUN" w:date="2018-06-22T11:54:00Z">
        <w:r w:rsidR="004B52BC">
          <w:t>a</w:t>
        </w:r>
      </w:ins>
      <w:ins w:id="6846" w:author="jie sun" w:date="2018-04-16T21:23:00Z">
        <w:del w:id="6847" w:author="JIE  SUN" w:date="2018-06-22T11:54:00Z">
          <w:r w:rsidR="003D64D6" w:rsidDel="004B52BC">
            <w:delText>A</w:delText>
          </w:r>
        </w:del>
      </w:ins>
      <w:del w:id="6848" w:author="jie sun" w:date="2018-04-16T21:23:00Z">
        <w:r w:rsidDel="003D64D6">
          <w:delText>a</w:delText>
        </w:r>
      </w:del>
      <w:r>
        <w:t xml:space="preserve">nd </w:t>
      </w:r>
      <w:ins w:id="6849" w:author="jie sun" w:date="2018-04-16T21:23:00Z">
        <w:r w:rsidR="003D64D6">
          <w:t>W</w:t>
        </w:r>
      </w:ins>
      <w:del w:id="6850" w:author="jie sun" w:date="2018-04-16T21:23:00Z">
        <w:r w:rsidDel="003D64D6">
          <w:delText>w</w:delText>
        </w:r>
      </w:del>
      <w:r>
        <w:t xml:space="preserve">hy </w:t>
      </w:r>
      <w:ins w:id="6851" w:author="jie sun" w:date="2018-04-16T21:23:00Z">
        <w:r w:rsidR="003D64D6">
          <w:t>N</w:t>
        </w:r>
      </w:ins>
      <w:del w:id="6852" w:author="jie sun" w:date="2018-04-16T21:23:00Z">
        <w:r w:rsidDel="003D64D6">
          <w:delText>n</w:delText>
        </w:r>
      </w:del>
      <w:r>
        <w:t xml:space="preserve">eed Accelerometer </w:t>
      </w:r>
      <w:ins w:id="6853" w:author="jie sun" w:date="2018-04-16T21:23:00Z">
        <w:r w:rsidR="003D64D6">
          <w:t>A</w:t>
        </w:r>
      </w:ins>
      <w:del w:id="6854" w:author="jie sun" w:date="2018-04-16T21:23:00Z">
        <w:r w:rsidDel="003D64D6">
          <w:delText>a</w:delText>
        </w:r>
      </w:del>
      <w:r>
        <w:t xml:space="preserve">nd </w:t>
      </w:r>
      <w:del w:id="6855" w:author="jie sun" w:date="2018-04-16T21:23:00Z">
        <w:r w:rsidDel="003D64D6">
          <w:delText>gyroscope</w:delText>
        </w:r>
      </w:del>
      <w:bookmarkEnd w:id="6835"/>
      <w:bookmarkEnd w:id="6836"/>
      <w:bookmarkEnd w:id="6837"/>
      <w:bookmarkEnd w:id="6838"/>
      <w:bookmarkEnd w:id="6839"/>
      <w:bookmarkEnd w:id="6840"/>
      <w:bookmarkEnd w:id="6841"/>
      <w:bookmarkEnd w:id="6842"/>
      <w:bookmarkEnd w:id="6843"/>
      <w:ins w:id="6856" w:author="jie sun" w:date="2018-04-16T21:23:00Z">
        <w:r w:rsidR="003D64D6">
          <w:t>Gyroscope</w:t>
        </w:r>
      </w:ins>
      <w:bookmarkEnd w:id="6844"/>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857" w:name="_Toc27918"/>
      <w:bookmarkStart w:id="6858" w:name="_Toc739"/>
      <w:bookmarkStart w:id="6859" w:name="_Toc11341"/>
      <w:bookmarkStart w:id="6860" w:name="_Toc17253"/>
      <w:bookmarkStart w:id="6861" w:name="_Toc18674"/>
      <w:bookmarkStart w:id="6862" w:name="_Toc25327"/>
      <w:bookmarkStart w:id="6863" w:name="_Toc30258"/>
      <w:bookmarkStart w:id="6864" w:name="_Toc12471"/>
      <w:bookmarkStart w:id="6865" w:name="_Toc2741"/>
      <w:bookmarkStart w:id="6866" w:name="_Toc518334839"/>
      <w:r>
        <w:rPr>
          <w:rFonts w:hint="eastAsia"/>
          <w:lang w:val="en-US"/>
        </w:rPr>
        <w:t xml:space="preserve">The </w:t>
      </w:r>
      <w:ins w:id="6867" w:author="jie sun" w:date="2018-04-16T21:23:00Z">
        <w:del w:id="6868" w:author="JIE  SUN" w:date="2018-06-22T11:54:00Z">
          <w:r w:rsidR="003D64D6" w:rsidDel="004B52BC">
            <w:rPr>
              <w:lang w:val="en-US"/>
            </w:rPr>
            <w:delText>N</w:delText>
          </w:r>
        </w:del>
      </w:ins>
      <w:del w:id="6869" w:author="JIE  SUN" w:date="2018-06-22T11:54:00Z">
        <w:r w:rsidDel="004B52BC">
          <w:rPr>
            <w:rFonts w:hint="eastAsia"/>
            <w:lang w:val="en-US"/>
          </w:rPr>
          <w:delText xml:space="preserve">new </w:delText>
        </w:r>
      </w:del>
      <w:ins w:id="6870" w:author="jie sun" w:date="2018-04-16T21:23:00Z">
        <w:del w:id="6871" w:author="JIE  SUN" w:date="2018-06-22T11:54:00Z">
          <w:r w:rsidR="003D64D6" w:rsidDel="004B52BC">
            <w:rPr>
              <w:lang w:val="en-US"/>
            </w:rPr>
            <w:delText>A</w:delText>
          </w:r>
        </w:del>
      </w:ins>
      <w:del w:id="6872" w:author="JIE  SUN" w:date="2018-06-22T11:54:00Z">
        <w:r w:rsidDel="004B52BC">
          <w:rPr>
            <w:rFonts w:hint="eastAsia"/>
            <w:lang w:val="en-US"/>
          </w:rPr>
          <w:delText>action</w:delText>
        </w:r>
      </w:del>
      <w:ins w:id="6873" w:author="JIE  SUN" w:date="2018-06-22T11:54:00Z">
        <w:r w:rsidR="004B52BC">
          <w:rPr>
            <w:lang w:val="en-US"/>
          </w:rPr>
          <w:t>Gestures</w:t>
        </w:r>
      </w:ins>
      <w:r>
        <w:rPr>
          <w:rFonts w:hint="eastAsia"/>
          <w:lang w:val="en-US"/>
        </w:rPr>
        <w:t xml:space="preserve"> </w:t>
      </w:r>
      <w:ins w:id="6874" w:author="jie sun" w:date="2018-04-16T21:23:00Z">
        <w:r w:rsidR="003D64D6">
          <w:rPr>
            <w:lang w:val="en-US"/>
          </w:rPr>
          <w:t>R</w:t>
        </w:r>
      </w:ins>
      <w:del w:id="6875" w:author="jie sun" w:date="2018-04-16T21:23:00Z">
        <w:r w:rsidDel="003D64D6">
          <w:rPr>
            <w:rFonts w:hint="eastAsia"/>
            <w:lang w:val="en-US"/>
          </w:rPr>
          <w:delText>r</w:delText>
        </w:r>
      </w:del>
      <w:r>
        <w:rPr>
          <w:rFonts w:hint="eastAsia"/>
          <w:lang w:val="en-US"/>
        </w:rPr>
        <w:t>ecognition</w:t>
      </w:r>
      <w:bookmarkEnd w:id="6857"/>
      <w:bookmarkEnd w:id="6858"/>
      <w:bookmarkEnd w:id="6859"/>
      <w:bookmarkEnd w:id="6860"/>
      <w:bookmarkEnd w:id="6861"/>
      <w:bookmarkEnd w:id="6862"/>
      <w:bookmarkEnd w:id="6863"/>
      <w:bookmarkEnd w:id="6864"/>
      <w:bookmarkEnd w:id="6865"/>
      <w:bookmarkEnd w:id="6866"/>
    </w:p>
    <w:p w14:paraId="1DDC8FFD" w14:textId="77777777" w:rsidR="0087014B" w:rsidRDefault="00D5184D">
      <w:pPr>
        <w:rPr>
          <w:lang w:val="en-US"/>
        </w:rPr>
      </w:pPr>
      <w:r>
        <w:rPr>
          <w:rFonts w:hint="eastAsia"/>
          <w:lang w:val="en-US"/>
        </w:rPr>
        <w:t xml:space="preserve"> </w:t>
      </w:r>
      <w:ins w:id="6876" w:author="jie sun" w:date="2018-04-18T15:20:00Z">
        <w:r w:rsidR="00091B1E">
          <w:rPr>
            <w:lang w:val="en-US"/>
          </w:rPr>
          <w:t xml:space="preserve">At </w:t>
        </w:r>
      </w:ins>
      <w:r>
        <w:rPr>
          <w:rFonts w:hint="eastAsia"/>
          <w:lang w:val="en-US"/>
        </w:rPr>
        <w:t>First</w:t>
      </w:r>
      <w:del w:id="6877" w:author="jie sun" w:date="2018-04-18T15:20:00Z">
        <w:r w:rsidDel="00091B1E">
          <w:rPr>
            <w:rFonts w:hint="eastAsia"/>
            <w:lang w:val="en-US"/>
          </w:rPr>
          <w:delText xml:space="preserve"> of all</w:delText>
        </w:r>
      </w:del>
      <w:ins w:id="6878" w:author="jie sun" w:date="2018-04-14T21:24:00Z">
        <w:r w:rsidR="006740C1">
          <w:rPr>
            <w:rFonts w:hint="eastAsia"/>
            <w:lang w:val="en-US"/>
          </w:rPr>
          <w:t>,</w:t>
        </w:r>
        <w:r w:rsidR="006740C1">
          <w:rPr>
            <w:lang w:val="en-US"/>
          </w:rPr>
          <w:t xml:space="preserve"> </w:t>
        </w:r>
      </w:ins>
      <w:del w:id="687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880" w:author="JIE  SUN" w:date="2018-06-20T15:44:00Z">
        <w:r w:rsidR="00541F27">
          <w:rPr>
            <w:rFonts w:hint="eastAsia"/>
            <w:lang w:val="en-US"/>
          </w:rPr>
          <w:t xml:space="preserve"> two kinds of </w:t>
        </w:r>
        <w:bookmarkStart w:id="6881" w:name="OLE_LINK41"/>
        <w:bookmarkStart w:id="6882" w:name="OLE_LINK42"/>
        <w:r w:rsidR="00541F27">
          <w:rPr>
            <w:rFonts w:hint="eastAsia"/>
            <w:lang w:val="en-US"/>
          </w:rPr>
          <w:t>movements</w:t>
        </w:r>
      </w:ins>
      <w:del w:id="6883" w:author="JIE  SUN" w:date="2018-06-20T15:44:00Z">
        <w:r w:rsidDel="00541F27">
          <w:rPr>
            <w:rFonts w:hint="eastAsia"/>
            <w:lang w:val="en-US"/>
          </w:rPr>
          <w:delText xml:space="preserve"> three postures</w:delText>
        </w:r>
      </w:del>
      <w:r>
        <w:rPr>
          <w:rFonts w:hint="eastAsia"/>
          <w:lang w:val="en-US"/>
        </w:rPr>
        <w:t xml:space="preserve"> </w:t>
      </w:r>
      <w:bookmarkEnd w:id="6881"/>
      <w:bookmarkEnd w:id="6882"/>
      <w:r>
        <w:rPr>
          <w:rFonts w:hint="eastAsia"/>
          <w:lang w:val="en-US"/>
        </w:rPr>
        <w:t xml:space="preserve">or </w:t>
      </w:r>
      <w:del w:id="6884" w:author="JIE  SUN" w:date="2018-06-22T11:55:00Z">
        <w:r w:rsidDel="00491D44">
          <w:rPr>
            <w:rFonts w:hint="eastAsia"/>
            <w:lang w:val="en-US"/>
          </w:rPr>
          <w:delText xml:space="preserve">actions </w:delText>
        </w:r>
      </w:del>
      <w:ins w:id="688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886" w:author="jie sun" w:date="2018-04-08T19:43:00Z">
        <w:r w:rsidR="008F547B">
          <w:rPr>
            <w:lang w:val="en-US"/>
          </w:rPr>
          <w:t>z</w:t>
        </w:r>
      </w:ins>
      <w:del w:id="688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888" w:author="JIE  SUN" w:date="2018-06-20T15:45:00Z">
            <w:rPr>
              <w:lang w:val="en-US"/>
            </w:rPr>
          </w:rPrChange>
        </w:rPr>
        <w:t xml:space="preserve">those </w:t>
      </w:r>
      <w:ins w:id="6889" w:author="JIE  SUN" w:date="2018-06-20T15:45:00Z">
        <w:r w:rsidR="00541F27">
          <w:rPr>
            <w:rFonts w:hint="eastAsia"/>
            <w:lang w:val="en-US"/>
          </w:rPr>
          <w:t>movements</w:t>
        </w:r>
      </w:ins>
      <w:del w:id="6890" w:author="JIE  SUN" w:date="2018-06-20T15:45:00Z">
        <w:r w:rsidDel="00541F27">
          <w:rPr>
            <w:rFonts w:hint="eastAsia"/>
            <w:lang w:val="en-US"/>
          </w:rPr>
          <w:delText>postures</w:delText>
        </w:r>
      </w:del>
      <w:ins w:id="6891" w:author="JIE  SUN" w:date="2018-06-20T15:48:00Z">
        <w:r w:rsidR="00541F27">
          <w:rPr>
            <w:lang w:val="en-US"/>
          </w:rPr>
          <w:t>; at same time, recording the times of shaking.</w:t>
        </w:r>
      </w:ins>
      <w:del w:id="6892"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893" w:name="OLE_LINK6"/>
      <w:r>
        <w:rPr>
          <w:rFonts w:hint="eastAsia"/>
          <w:lang w:val="en-US"/>
        </w:rPr>
        <w:t xml:space="preserve">Action </w:t>
      </w:r>
      <w:bookmarkEnd w:id="6893"/>
      <w:r>
        <w:rPr>
          <w:rFonts w:hint="eastAsia"/>
          <w:lang w:val="en-US"/>
        </w:rPr>
        <w:t>1</w:t>
      </w:r>
      <w:ins w:id="6894" w:author="jie sun" w:date="2018-04-08T19:43:00Z">
        <w:r w:rsidR="008F547B">
          <w:rPr>
            <w:lang w:val="en-US"/>
          </w:rPr>
          <w:t>:</w:t>
        </w:r>
      </w:ins>
      <w:del w:id="6895" w:author="jie sun" w:date="2018-04-08T19:43:00Z">
        <w:r w:rsidDel="008F547B">
          <w:rPr>
            <w:rFonts w:hint="eastAsia"/>
            <w:lang w:val="en-US"/>
          </w:rPr>
          <w:delText>:</w:delText>
        </w:r>
      </w:del>
      <w:ins w:id="6896" w:author="jie sun" w:date="2018-04-08T19:43:00Z">
        <w:r w:rsidR="008F547B">
          <w:rPr>
            <w:lang w:val="en-US"/>
          </w:rPr>
          <w:t xml:space="preserve">  </w:t>
        </w:r>
      </w:ins>
      <w:del w:id="6897" w:author="jie sun" w:date="2018-04-08T19:43:00Z">
        <w:r w:rsidDel="008F547B">
          <w:rPr>
            <w:rFonts w:hint="eastAsia"/>
            <w:lang w:val="en-US"/>
          </w:rPr>
          <w:delText xml:space="preserve"> </w:delText>
        </w:r>
      </w:del>
      <w:bookmarkStart w:id="6898" w:name="OLE_LINK19"/>
      <w:ins w:id="6899" w:author="jie sun" w:date="2018-04-08T19:44:00Z">
        <w:r w:rsidR="003B16B7">
          <w:rPr>
            <w:lang w:val="en-US"/>
          </w:rPr>
          <w:t>shaking</w:t>
        </w:r>
      </w:ins>
      <w:del w:id="6900" w:author="jie sun" w:date="2018-04-08T19:43:00Z">
        <w:r w:rsidDel="005800C1">
          <w:delText>s</w:delText>
        </w:r>
      </w:del>
      <w:del w:id="6901" w:author="jie sun" w:date="2018-04-08T19:44:00Z">
        <w:r w:rsidDel="003B16B7">
          <w:delText>hak</w:delText>
        </w:r>
      </w:del>
      <w:del w:id="6902" w:author="jie sun" w:date="2018-04-08T19:43:00Z">
        <w:r w:rsidDel="005800C1">
          <w:rPr>
            <w:rFonts w:hint="eastAsia"/>
            <w:lang w:val="en-US"/>
          </w:rPr>
          <w:delText>ing</w:delText>
        </w:r>
        <w:r w:rsidDel="005800C1">
          <w:delText xml:space="preserve"> the </w:delText>
        </w:r>
      </w:del>
      <w:ins w:id="6903" w:author="jie sun" w:date="2018-04-08T19:43:00Z">
        <w:r w:rsidR="005800C1">
          <w:rPr>
            <w:lang w:val="en-US"/>
          </w:rPr>
          <w:t xml:space="preserve"> </w:t>
        </w:r>
      </w:ins>
      <w:r>
        <w:t>sticks in perpendicular to the body</w:t>
      </w:r>
      <w:r>
        <w:rPr>
          <w:rFonts w:hint="eastAsia"/>
          <w:lang w:val="en-US"/>
        </w:rPr>
        <w:t xml:space="preserve">, </w:t>
      </w:r>
      <w:del w:id="6904" w:author="jie sun" w:date="2018-04-08T19:44:00Z">
        <w:r w:rsidDel="003F5D5C">
          <w:rPr>
            <w:rFonts w:hint="eastAsia"/>
            <w:lang w:val="en-US"/>
          </w:rPr>
          <w:delText xml:space="preserve"> </w:delText>
        </w:r>
      </w:del>
      <w:r>
        <w:rPr>
          <w:rFonts w:hint="eastAsia"/>
          <w:lang w:val="en-US"/>
        </w:rPr>
        <w:t>the stick should display blue color.</w:t>
      </w:r>
      <w:bookmarkEnd w:id="6898"/>
      <w:ins w:id="6905" w:author="JIE  SUN" w:date="2018-06-22T11:51:00Z">
        <w:r w:rsidR="004B52BC">
          <w:rPr>
            <w:lang w:val="en-US"/>
          </w:rPr>
          <w:t xml:space="preserve"> In detail, </w:t>
        </w:r>
      </w:ins>
    </w:p>
    <w:p w14:paraId="7AAB3F31" w14:textId="77777777" w:rsidR="0087014B" w:rsidRDefault="00D5184D">
      <w:pPr>
        <w:rPr>
          <w:lang w:val="en-US"/>
        </w:rPr>
      </w:pPr>
      <w:bookmarkStart w:id="690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907" w:author="JIE  SUN" w:date="2018-06-20T15:47:00Z">
        <w:r w:rsidDel="00541F27">
          <w:rPr>
            <w:rFonts w:hint="eastAsia"/>
            <w:lang w:val="en-US"/>
          </w:rPr>
          <w:delText>Action 3: rotating</w:delText>
        </w:r>
        <w:r w:rsidDel="00541F27">
          <w:delText xml:space="preserve"> above you</w:delText>
        </w:r>
      </w:del>
      <w:ins w:id="6908" w:author="jie sun" w:date="2018-04-08T19:44:00Z">
        <w:del w:id="6909" w:author="JIE  SUN" w:date="2018-06-20T15:47:00Z">
          <w:r w:rsidR="000727F8" w:rsidDel="00541F27">
            <w:delText>r</w:delText>
          </w:r>
        </w:del>
      </w:ins>
      <w:del w:id="691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906"/>
    <w:p w14:paraId="33A99C02" w14:textId="77777777" w:rsidR="0087014B" w:rsidRPr="000727F8" w:rsidRDefault="0087014B">
      <w:pPr>
        <w:rPr>
          <w:rPrChange w:id="6911"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6912" w:author="像个男人一样" w:date="2018-03-21T02:02:00Z">
          <w:pPr/>
        </w:pPrChange>
      </w:pPr>
      <w:r w:rsidRPr="00B9631D">
        <w:rPr>
          <w:iCs w:val="0"/>
          <w:color w:val="auto"/>
          <w:sz w:val="24"/>
          <w:szCs w:val="22"/>
          <w:lang w:val="en-US"/>
        </w:rPr>
        <w:t>How the accelerometer and Gyroscope work in iPhone 6, which have mentioned in last two chapters.</w:t>
      </w:r>
      <w:ins w:id="691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914" w:author="jie sun" w:date="2018-04-08T15:13:00Z">
            <w:rPr>
              <w:iCs/>
              <w:lang w:val="en-GB"/>
            </w:rPr>
          </w:rPrChange>
        </w:rPr>
        <w:t>G</w:t>
      </w:r>
      <w:r w:rsidRPr="00B9631D">
        <w:rPr>
          <w:iCs w:val="0"/>
          <w:color w:val="auto"/>
          <w:sz w:val="24"/>
          <w:szCs w:val="22"/>
          <w:lang w:val="en-US"/>
          <w:rPrChange w:id="6915" w:author="jie sun" w:date="2018-04-08T15:13:00Z">
            <w:rPr>
              <w:iCs/>
            </w:rPr>
          </w:rPrChange>
        </w:rPr>
        <w:t>yroscope sense</w:t>
      </w:r>
      <w:r w:rsidRPr="00B9631D">
        <w:rPr>
          <w:iCs w:val="0"/>
          <w:color w:val="auto"/>
          <w:sz w:val="24"/>
          <w:szCs w:val="22"/>
          <w:lang w:val="en-US"/>
          <w:rPrChange w:id="6916" w:author="jie sun" w:date="2018-04-08T15:13:00Z">
            <w:rPr>
              <w:iCs/>
              <w:lang w:val="en-GB"/>
            </w:rPr>
          </w:rPrChange>
        </w:rPr>
        <w:t>s</w:t>
      </w:r>
      <w:r w:rsidRPr="00B9631D">
        <w:rPr>
          <w:iCs w:val="0"/>
          <w:color w:val="auto"/>
          <w:sz w:val="24"/>
          <w:szCs w:val="22"/>
          <w:lang w:val="en-US"/>
          <w:rPrChange w:id="6917" w:author="jie sun" w:date="2018-04-08T15:13:00Z">
            <w:rPr>
              <w:iCs/>
            </w:rPr>
          </w:rPrChange>
        </w:rPr>
        <w:t xml:space="preserve"> the rotatio</w:t>
      </w:r>
      <w:ins w:id="6918" w:author="jie sun" w:date="2018-04-10T18:03:00Z">
        <w:r w:rsidR="00057D1E">
          <w:rPr>
            <w:iCs w:val="0"/>
            <w:color w:val="auto"/>
            <w:sz w:val="24"/>
            <w:szCs w:val="22"/>
            <w:lang w:val="en-US"/>
          </w:rPr>
          <w:t>n</w:t>
        </w:r>
      </w:ins>
      <w:del w:id="6919" w:author="jie sun" w:date="2018-04-10T18:03:00Z">
        <w:r w:rsidRPr="00B9631D" w:rsidDel="00057D1E">
          <w:rPr>
            <w:iCs w:val="0"/>
            <w:color w:val="auto"/>
            <w:sz w:val="24"/>
            <w:szCs w:val="22"/>
            <w:lang w:val="en-US"/>
            <w:rPrChange w:id="6920" w:author="jie sun" w:date="2018-04-08T15:13:00Z">
              <w:rPr>
                <w:iCs/>
              </w:rPr>
            </w:rPrChange>
          </w:rPr>
          <w:delText>n</w:delText>
        </w:r>
      </w:del>
      <w:r w:rsidRPr="00B9631D">
        <w:rPr>
          <w:iCs w:val="0"/>
          <w:color w:val="auto"/>
          <w:sz w:val="24"/>
          <w:szCs w:val="22"/>
          <w:lang w:val="en-US"/>
          <w:rPrChange w:id="6921" w:author="jie sun" w:date="2018-04-08T15:13:00Z">
            <w:rPr>
              <w:iCs/>
            </w:rPr>
          </w:rPrChange>
        </w:rPr>
        <w:t xml:space="preserve">, whereas </w:t>
      </w:r>
      <w:del w:id="6922" w:author="JIE  SUN" w:date="2018-06-20T15:51:00Z">
        <w:r w:rsidRPr="00B9631D" w:rsidDel="00964728">
          <w:rPr>
            <w:iCs w:val="0"/>
            <w:color w:val="auto"/>
            <w:sz w:val="24"/>
            <w:szCs w:val="22"/>
            <w:lang w:val="en-US"/>
            <w:rPrChange w:id="6923" w:author="jie sun" w:date="2018-04-08T15:13:00Z">
              <w:rPr>
                <w:iCs/>
              </w:rPr>
            </w:rPrChange>
          </w:rPr>
          <w:delText xml:space="preserve">the </w:delText>
        </w:r>
      </w:del>
      <w:r w:rsidRPr="00B9631D">
        <w:rPr>
          <w:iCs w:val="0"/>
          <w:color w:val="auto"/>
          <w:sz w:val="24"/>
          <w:szCs w:val="22"/>
          <w:lang w:val="en-US"/>
          <w:rPrChange w:id="6924" w:author="jie sun" w:date="2018-04-08T15:13:00Z">
            <w:rPr>
              <w:iCs/>
              <w:lang w:val="en-GB"/>
            </w:rPr>
          </w:rPrChange>
        </w:rPr>
        <w:t>ano</w:t>
      </w:r>
      <w:r w:rsidRPr="00B9631D">
        <w:rPr>
          <w:iCs w:val="0"/>
          <w:color w:val="auto"/>
          <w:sz w:val="24"/>
          <w:szCs w:val="22"/>
          <w:lang w:val="en-US"/>
          <w:rPrChange w:id="6925" w:author="jie sun" w:date="2018-04-08T15:13:00Z">
            <w:rPr>
              <w:iCs/>
            </w:rPr>
          </w:rPrChange>
        </w:rPr>
        <w:t>ther is used to</w:t>
      </w:r>
      <w:del w:id="6926" w:author="jie sun" w:date="2018-04-10T18:03:00Z">
        <w:r w:rsidRPr="00B9631D" w:rsidDel="00057D1E">
          <w:rPr>
            <w:iCs w:val="0"/>
            <w:color w:val="auto"/>
            <w:sz w:val="24"/>
            <w:szCs w:val="22"/>
            <w:lang w:val="en-US"/>
            <w:rPrChange w:id="6927" w:author="jie sun" w:date="2018-04-08T15:13:00Z">
              <w:rPr>
                <w:iCs/>
              </w:rPr>
            </w:rPrChange>
          </w:rPr>
          <w:delText xml:space="preserve"> test the</w:delText>
        </w:r>
      </w:del>
      <w:del w:id="6928" w:author="jie sun" w:date="2018-04-10T17:59:00Z">
        <w:r w:rsidRPr="00B9631D" w:rsidDel="00316375">
          <w:rPr>
            <w:iCs w:val="0"/>
            <w:color w:val="auto"/>
            <w:sz w:val="24"/>
            <w:szCs w:val="22"/>
            <w:lang w:val="en-US"/>
            <w:rPrChange w:id="6929" w:author="jie sun" w:date="2018-04-08T15:13:00Z">
              <w:rPr>
                <w:iCs/>
              </w:rPr>
            </w:rPrChange>
          </w:rPr>
          <w:delText xml:space="preserve"> </w:delText>
        </w:r>
      </w:del>
      <w:ins w:id="6930" w:author="jie sun" w:date="2018-04-10T18:03:00Z">
        <w:r w:rsidR="00057D1E">
          <w:rPr>
            <w:iCs w:val="0"/>
            <w:color w:val="auto"/>
            <w:sz w:val="24"/>
            <w:szCs w:val="22"/>
            <w:lang w:val="en-US"/>
          </w:rPr>
          <w:t xml:space="preserve"> </w:t>
        </w:r>
      </w:ins>
      <w:ins w:id="6931" w:author="JIE  SUN" w:date="2018-06-20T15:51:00Z">
        <w:r w:rsidR="00964728">
          <w:rPr>
            <w:iCs w:val="0"/>
            <w:color w:val="auto"/>
            <w:sz w:val="24"/>
            <w:szCs w:val="22"/>
            <w:lang w:val="en-US"/>
          </w:rPr>
          <w:t xml:space="preserve">gain </w:t>
        </w:r>
      </w:ins>
      <w:ins w:id="6932" w:author="jie sun" w:date="2018-04-10T18:03:00Z">
        <w:r w:rsidR="00057D1E">
          <w:rPr>
            <w:iCs w:val="0"/>
            <w:color w:val="auto"/>
            <w:sz w:val="24"/>
            <w:szCs w:val="22"/>
            <w:lang w:val="en-US"/>
          </w:rPr>
          <w:t>acceler</w:t>
        </w:r>
      </w:ins>
      <w:ins w:id="6933" w:author="jie sun" w:date="2018-04-10T18:06:00Z">
        <w:r w:rsidR="00920DAF">
          <w:rPr>
            <w:iCs w:val="0"/>
            <w:color w:val="auto"/>
            <w:sz w:val="24"/>
            <w:szCs w:val="22"/>
            <w:lang w:val="en-US"/>
          </w:rPr>
          <w:t>ation</w:t>
        </w:r>
      </w:ins>
      <w:del w:id="6934" w:author="jie sun" w:date="2018-04-10T17:59:00Z">
        <w:r w:rsidRPr="00B9631D" w:rsidDel="00316375">
          <w:rPr>
            <w:iCs w:val="0"/>
            <w:color w:val="auto"/>
            <w:sz w:val="24"/>
            <w:szCs w:val="22"/>
            <w:lang w:val="en-US"/>
            <w:rPrChange w:id="6935" w:author="jie sun" w:date="2018-04-08T15:13:00Z">
              <w:rPr>
                <w:iCs/>
              </w:rPr>
            </w:rPrChange>
          </w:rPr>
          <w:delText>accelerometer</w:delText>
        </w:r>
      </w:del>
      <w:r w:rsidRPr="00B9631D">
        <w:rPr>
          <w:iCs w:val="0"/>
          <w:color w:val="auto"/>
          <w:sz w:val="24"/>
          <w:szCs w:val="22"/>
          <w:lang w:val="en-US"/>
        </w:rPr>
        <w:t>.</w:t>
      </w:r>
      <w:ins w:id="693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937" w:author="jie sun" w:date="2018-04-10T18:02:00Z">
        <w:r w:rsidR="00317F10">
          <w:rPr>
            <w:iCs w:val="0"/>
            <w:color w:val="auto"/>
            <w:sz w:val="24"/>
            <w:szCs w:val="22"/>
            <w:lang w:val="en-US"/>
          </w:rPr>
          <w:t xml:space="preserve">is a </w:t>
        </w:r>
      </w:ins>
      <w:del w:id="6938" w:author="jie sun" w:date="2018-04-10T18:02:00Z">
        <w:r w:rsidRPr="00B9631D" w:rsidDel="00317F10">
          <w:rPr>
            <w:iCs w:val="0"/>
            <w:color w:val="auto"/>
            <w:sz w:val="24"/>
            <w:szCs w:val="22"/>
            <w:lang w:val="en-US"/>
          </w:rPr>
          <w:delText xml:space="preserve">are </w:delText>
        </w:r>
      </w:del>
      <w:del w:id="6939" w:author="像个男人一样" w:date="2018-03-21T23:12:00Z">
        <w:r w:rsidRPr="00B9631D">
          <w:rPr>
            <w:iCs w:val="0"/>
            <w:color w:val="auto"/>
            <w:sz w:val="24"/>
            <w:szCs w:val="22"/>
            <w:lang w:val="en-US"/>
          </w:rPr>
          <w:delText xml:space="preserve">two </w:delText>
        </w:r>
      </w:del>
      <w:ins w:id="6940" w:author="像个男人一样" w:date="2018-03-21T23:12:00Z">
        <w:del w:id="694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94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94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944" w:author="jie sun" w:date="2018-04-10T18:02:00Z">
        <w:r w:rsidR="00057A58">
          <w:rPr>
            <w:iCs w:val="0"/>
            <w:color w:val="auto"/>
            <w:sz w:val="24"/>
            <w:szCs w:val="22"/>
            <w:lang w:val="en-US"/>
          </w:rPr>
          <w:t xml:space="preserve">those two sensors </w:t>
        </w:r>
      </w:ins>
      <w:del w:id="694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94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94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948" w:author="jie sun" w:date="2018-04-08T15:13:00Z">
            <w:rPr>
              <w:iCs/>
              <w:lang w:val="en-GB"/>
            </w:rPr>
          </w:rPrChange>
        </w:rPr>
        <w:t>.</w:t>
      </w:r>
      <w:r w:rsidRPr="00B9631D">
        <w:rPr>
          <w:iCs w:val="0"/>
          <w:color w:val="auto"/>
          <w:sz w:val="24"/>
          <w:szCs w:val="22"/>
          <w:lang w:val="en-US"/>
        </w:rPr>
        <w:t xml:space="preserve"> Here, we use the iPhone to simulate a multifunctional glow</w:t>
      </w:r>
      <w:ins w:id="6949" w:author="jie sun" w:date="2018-04-10T18:03:00Z">
        <w:r w:rsidR="00545E10">
          <w:rPr>
            <w:iCs w:val="0"/>
            <w:color w:val="auto"/>
            <w:sz w:val="24"/>
            <w:szCs w:val="22"/>
            <w:lang w:val="en-US"/>
          </w:rPr>
          <w:t>-</w:t>
        </w:r>
      </w:ins>
      <w:del w:id="695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95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95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953" w:author="jie sun" w:date="2018-04-10T18:05:00Z">
        <w:r w:rsidR="00EE4AC3">
          <w:rPr>
            <w:iCs w:val="0"/>
            <w:color w:val="auto"/>
            <w:sz w:val="24"/>
            <w:szCs w:val="22"/>
            <w:lang w:val="en-US"/>
          </w:rPr>
          <w:t>e figure</w:t>
        </w:r>
      </w:ins>
      <w:del w:id="695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955" w:author="jie sun" w:date="2018-04-10T18:05:00Z">
        <w:r w:rsidR="00EE4AC3">
          <w:rPr>
            <w:iCs w:val="0"/>
            <w:color w:val="auto"/>
            <w:sz w:val="24"/>
            <w:szCs w:val="22"/>
            <w:lang w:val="en-US"/>
          </w:rPr>
          <w:t>s</w:t>
        </w:r>
      </w:ins>
      <w:del w:id="695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95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958" w:author="像个男人一样" w:date="2018-03-21T02:03:00Z"/>
        </w:rPr>
      </w:pPr>
      <w:bookmarkStart w:id="6959" w:name="OLE_LINK15"/>
      <w:del w:id="6960" w:author="像个男人一样" w:date="2018-03-21T02:03:00Z">
        <w:r>
          <w:rPr>
            <w:rFonts w:hint="eastAsia"/>
          </w:rPr>
          <w:delText>https://www.nomtek.com/scanning-rooms-with-an-iphone/</w:delText>
        </w:r>
      </w:del>
    </w:p>
    <w:bookmarkEnd w:id="6959"/>
    <w:p w14:paraId="4F5AEBBB" w14:textId="77777777" w:rsidR="0087014B" w:rsidRDefault="00D5184D">
      <w:pPr>
        <w:jc w:val="center"/>
        <w:rPr>
          <w:ins w:id="6961" w:author="像个男人一样" w:date="2018-03-21T01:55:00Z"/>
        </w:rPr>
        <w:pPrChange w:id="6962"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4A562D08" w:rsidR="00862C44" w:rsidRPr="00FC18E4" w:rsidRDefault="00862C44">
      <w:pPr>
        <w:pStyle w:val="Caption"/>
        <w:jc w:val="center"/>
        <w:rPr>
          <w:ins w:id="6963" w:author="jie sun" w:date="2018-04-08T19:50:00Z"/>
          <w:lang w:val="en-US"/>
        </w:rPr>
        <w:pPrChange w:id="6964" w:author="jie sun" w:date="2018-04-16T21:41:00Z">
          <w:pPr>
            <w:pStyle w:val="Caption"/>
          </w:pPr>
        </w:pPrChange>
      </w:pPr>
      <w:bookmarkStart w:id="6965" w:name="_Toc517801896"/>
      <w:ins w:id="6966" w:author="jie sun" w:date="2018-04-08T19:50:00Z">
        <w:r>
          <w:t xml:space="preserve">Figure </w:t>
        </w:r>
      </w:ins>
      <w:ins w:id="6967" w:author="JIE  SUN" w:date="2018-06-21T13:36:00Z">
        <w:r w:rsidR="00A64E7B">
          <w:fldChar w:fldCharType="begin"/>
        </w:r>
        <w:r w:rsidR="00A64E7B">
          <w:instrText xml:space="preserve"> STYLEREF 1 \s </w:instrText>
        </w:r>
      </w:ins>
      <w:r w:rsidR="00A64E7B">
        <w:fldChar w:fldCharType="separate"/>
      </w:r>
      <w:r w:rsidR="00030772">
        <w:rPr>
          <w:noProof/>
        </w:rPr>
        <w:t>5</w:t>
      </w:r>
      <w:ins w:id="69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4</w:t>
      </w:r>
      <w:ins w:id="6969" w:author="JIE  SUN" w:date="2018-06-21T13:36:00Z">
        <w:r w:rsidR="00A64E7B">
          <w:fldChar w:fldCharType="end"/>
        </w:r>
      </w:ins>
      <w:ins w:id="6970" w:author="jie sun" w:date="2018-04-19T13:00:00Z">
        <w:del w:id="6971" w:author="JIE  SUN" w:date="2018-06-21T13:34:00Z">
          <w:r w:rsidR="00083FE7" w:rsidDel="00A64E7B">
            <w:fldChar w:fldCharType="begin"/>
          </w:r>
          <w:r w:rsidR="00083FE7" w:rsidDel="00A64E7B">
            <w:delInstrText xml:space="preserve"> STYLEREF 1 \s </w:delInstrText>
          </w:r>
        </w:del>
      </w:ins>
      <w:del w:id="6972" w:author="JIE  SUN" w:date="2018-06-21T13:34:00Z">
        <w:r w:rsidR="00083FE7" w:rsidDel="00A64E7B">
          <w:fldChar w:fldCharType="separate"/>
        </w:r>
        <w:r w:rsidR="00083FE7" w:rsidDel="00A64E7B">
          <w:rPr>
            <w:noProof/>
          </w:rPr>
          <w:delText>4</w:delText>
        </w:r>
      </w:del>
      <w:ins w:id="6973" w:author="jie sun" w:date="2018-04-19T13:00:00Z">
        <w:del w:id="69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75" w:author="JIE  SUN" w:date="2018-06-21T13:34:00Z">
        <w:r w:rsidR="00083FE7" w:rsidDel="00A64E7B">
          <w:fldChar w:fldCharType="separate"/>
        </w:r>
      </w:del>
      <w:ins w:id="6976" w:author="jie sun" w:date="2018-04-19T13:00:00Z">
        <w:del w:id="6977" w:author="JIE  SUN" w:date="2018-06-21T13:34:00Z">
          <w:r w:rsidR="00083FE7" w:rsidDel="00A64E7B">
            <w:rPr>
              <w:noProof/>
            </w:rPr>
            <w:delText>4</w:delText>
          </w:r>
          <w:r w:rsidR="00083FE7" w:rsidDel="00A64E7B">
            <w:fldChar w:fldCharType="end"/>
          </w:r>
        </w:del>
      </w:ins>
      <w:ins w:id="6978" w:author="jie sun" w:date="2018-04-08T19:50:00Z">
        <w:r>
          <w:rPr>
            <w:rFonts w:hint="eastAsia"/>
          </w:rPr>
          <w:t>:</w:t>
        </w:r>
      </w:ins>
      <w:ins w:id="6979" w:author="JIE  SUN" w:date="2018-06-22T11:55:00Z">
        <w:r w:rsidR="00491D44">
          <w:t xml:space="preserve"> </w:t>
        </w:r>
      </w:ins>
      <w:ins w:id="6980" w:author="jie sun" w:date="2018-04-08T19:50:00Z">
        <w:r>
          <w:rPr>
            <w:rFonts w:hint="eastAsia"/>
          </w:rPr>
          <w:t xml:space="preserve">Scanning </w:t>
        </w:r>
      </w:ins>
      <w:ins w:id="6981" w:author="jie sun" w:date="2018-04-16T22:31:00Z">
        <w:r w:rsidR="008A7B16">
          <w:t>R</w:t>
        </w:r>
      </w:ins>
      <w:ins w:id="6982" w:author="jie sun" w:date="2018-04-08T19:50:00Z">
        <w:r>
          <w:rPr>
            <w:rFonts w:hint="eastAsia"/>
          </w:rPr>
          <w:t xml:space="preserve">ooms </w:t>
        </w:r>
      </w:ins>
      <w:ins w:id="6983" w:author="jie sun" w:date="2018-04-16T22:31:00Z">
        <w:r w:rsidR="008A7B16">
          <w:t>W</w:t>
        </w:r>
      </w:ins>
      <w:ins w:id="6984" w:author="jie sun" w:date="2018-04-08T19:50:00Z">
        <w:r>
          <w:rPr>
            <w:rFonts w:hint="eastAsia"/>
          </w:rPr>
          <w:t xml:space="preserve">ith </w:t>
        </w:r>
      </w:ins>
      <w:ins w:id="6985" w:author="jie sun" w:date="2018-04-16T22:31:00Z">
        <w:r w:rsidR="008A7B16">
          <w:t>A</w:t>
        </w:r>
      </w:ins>
      <w:ins w:id="6986" w:author="jie sun" w:date="2018-04-08T19:50:00Z">
        <w:r>
          <w:rPr>
            <w:rFonts w:hint="eastAsia"/>
          </w:rPr>
          <w:t>n iPhone</w:t>
        </w:r>
        <w:r>
          <w:t xml:space="preserve">. </w:t>
        </w:r>
      </w:ins>
      <w:customXmlInsRangeStart w:id="6987" w:author="jie sun" w:date="2018-04-08T19:50:00Z"/>
      <w:sdt>
        <w:sdtPr>
          <w:id w:val="-1232308077"/>
          <w:citation/>
        </w:sdtPr>
        <w:sdtContent>
          <w:customXmlInsRangeEnd w:id="6987"/>
          <w:ins w:id="698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D5282A" w:rsidRPr="00D5282A">
            <w:rPr>
              <w:noProof/>
            </w:rPr>
            <w:t>(Przemek, 2014)</w:t>
          </w:r>
          <w:ins w:id="6989" w:author="jie sun" w:date="2018-04-08T19:50:00Z">
            <w:r>
              <w:fldChar w:fldCharType="end"/>
            </w:r>
          </w:ins>
          <w:customXmlInsRangeStart w:id="6990" w:author="jie sun" w:date="2018-04-08T19:50:00Z"/>
        </w:sdtContent>
      </w:sdt>
      <w:customXmlInsRangeEnd w:id="6990"/>
      <w:bookmarkEnd w:id="6965"/>
    </w:p>
    <w:p w14:paraId="4E6C132D" w14:textId="77777777" w:rsidR="0087014B" w:rsidDel="00876951" w:rsidRDefault="0087014B">
      <w:pPr>
        <w:rPr>
          <w:del w:id="6991" w:author="jie sun" w:date="2018-04-08T19:57:00Z"/>
        </w:rPr>
      </w:pPr>
    </w:p>
    <w:p w14:paraId="23288C87" w14:textId="77777777" w:rsidR="0087014B" w:rsidRDefault="00D5184D">
      <w:pPr>
        <w:rPr>
          <w:ins w:id="6992" w:author="像个男人一样" w:date="2018-03-21T02:02:00Z"/>
        </w:rPr>
      </w:pPr>
      <w:del w:id="6993" w:author="jie sun" w:date="2018-04-08T19:57:00Z">
        <w:r w:rsidDel="00876951">
          <w:rPr>
            <w:rFonts w:hint="eastAsia"/>
            <w:lang w:val="en-US"/>
          </w:rPr>
          <w:delText xml:space="preserve">    </w:delText>
        </w:r>
      </w:del>
      <w:del w:id="6994"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995" w:author="jie sun" w:date="2018-04-08T19:50:00Z"/>
          <w:lang w:val="en-US"/>
          <w:rPrChange w:id="6996" w:author="jie sun" w:date="2018-04-08T19:50:00Z">
            <w:rPr>
              <w:del w:id="6997" w:author="jie sun" w:date="2018-04-08T19:50:00Z"/>
            </w:rPr>
          </w:rPrChange>
        </w:rPr>
        <w:pPrChange w:id="6998" w:author="像个男人一样" w:date="2018-03-21T02:03:00Z">
          <w:pPr/>
        </w:pPrChange>
      </w:pPr>
      <w:ins w:id="6999" w:author="像个男人一样" w:date="2018-03-21T02:02:00Z">
        <w:del w:id="7000"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7001" w:author="像个男人一样" w:date="2018-03-22T11:51:00Z">
        <w:del w:id="7002" w:author="jie sun" w:date="2018-04-08T19:50:00Z">
          <w:r w:rsidDel="00FF1238">
            <w:delText>4</w:delText>
          </w:r>
        </w:del>
      </w:ins>
      <w:ins w:id="7003" w:author="像个男人一样" w:date="2018-03-21T02:02:00Z">
        <w:del w:id="7004" w:author="jie sun" w:date="2018-04-08T19:50:00Z">
          <w:r w:rsidDel="00FF1238">
            <w:rPr>
              <w:iCs w:val="0"/>
            </w:rPr>
            <w:fldChar w:fldCharType="end"/>
          </w:r>
          <w:bookmarkStart w:id="7005" w:name="_Toc32390"/>
          <w:bookmarkStart w:id="7006" w:name="_Toc26098"/>
          <w:bookmarkStart w:id="7007" w:name="_Toc16850"/>
          <w:bookmarkStart w:id="7008" w:name="_Toc14413"/>
          <w:bookmarkStart w:id="7009" w:name="_Toc10008"/>
          <w:bookmarkStart w:id="7010" w:name="_Toc22375"/>
          <w:bookmarkStart w:id="7011" w:name="_Toc7231"/>
          <w:bookmarkStart w:id="7012" w:name="_Toc9013"/>
          <w:bookmarkStart w:id="7013" w:name="_Toc32087"/>
          <w:bookmarkStart w:id="7014" w:name="_Toc22852"/>
          <w:bookmarkStart w:id="7015" w:name="_Toc28006"/>
          <w:bookmarkStart w:id="7016" w:name="_Toc7169"/>
          <w:bookmarkStart w:id="7017" w:name="_Toc26945"/>
          <w:bookmarkStart w:id="7018" w:name="_Toc14730"/>
          <w:bookmarkStart w:id="7019" w:name="_Toc2392"/>
          <w:bookmarkStart w:id="7020" w:name="_Toc10169"/>
          <w:bookmarkStart w:id="7021" w:name="_Toc6934"/>
          <w:bookmarkStart w:id="7022" w:name="_Toc2205"/>
          <w:bookmarkStart w:id="7023" w:name="_Toc13554"/>
          <w:bookmarkStart w:id="7024" w:name="_Toc17828"/>
          <w:bookmarkStart w:id="7025" w:name="_Toc28925"/>
          <w:bookmarkStart w:id="7026" w:name="_Toc24277"/>
          <w:bookmarkStart w:id="7027" w:name="_Toc6550"/>
          <w:bookmarkStart w:id="7028" w:name="_Toc2489"/>
          <w:bookmarkStart w:id="7029" w:name="_Toc11356"/>
          <w:r w:rsidDel="00FF1238">
            <w:rPr>
              <w:rFonts w:hint="eastAsia"/>
            </w:rPr>
            <w:delText>:Scanning rooms with an iPhone</w:delText>
          </w:r>
        </w:del>
      </w:ins>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p>
    <w:p w14:paraId="584C7A19" w14:textId="77777777" w:rsidR="0087014B" w:rsidRDefault="00D5184D">
      <w:pPr>
        <w:pStyle w:val="Heading4"/>
        <w:rPr>
          <w:lang w:val="en-US"/>
        </w:rPr>
      </w:pPr>
      <w:r>
        <w:rPr>
          <w:rFonts w:hint="eastAsia"/>
          <w:lang w:val="en-US"/>
        </w:rPr>
        <w:t>Using Accelerometer</w:t>
      </w:r>
      <w:ins w:id="7030" w:author="JIE  SUN" w:date="2018-06-20T15:50:00Z">
        <w:r w:rsidR="00964728">
          <w:rPr>
            <w:lang w:val="en-US"/>
          </w:rPr>
          <w:t xml:space="preserve"> </w:t>
        </w:r>
      </w:ins>
      <w:del w:id="7031" w:author="JIE  SUN" w:date="2018-06-20T15:50:00Z">
        <w:r w:rsidDel="00964728">
          <w:rPr>
            <w:rFonts w:hint="eastAsia"/>
            <w:lang w:val="en-US"/>
          </w:rPr>
          <w:delText xml:space="preserve"> </w:delText>
        </w:r>
      </w:del>
      <w:ins w:id="7032" w:author="JIE  SUN" w:date="2018-06-20T15:48:00Z">
        <w:r w:rsidR="00AD2BBA">
          <w:rPr>
            <w:lang w:val="en-US"/>
          </w:rPr>
          <w:t>a</w:t>
        </w:r>
      </w:ins>
      <w:ins w:id="7033" w:author="jie sun" w:date="2018-04-16T21:24:00Z">
        <w:del w:id="7034" w:author="JIE  SUN" w:date="2018-06-20T15:48:00Z">
          <w:r w:rsidR="001E6575" w:rsidDel="00AD2BBA">
            <w:rPr>
              <w:lang w:val="en-US"/>
            </w:rPr>
            <w:delText>A</w:delText>
          </w:r>
        </w:del>
      </w:ins>
      <w:del w:id="7035" w:author="jie sun" w:date="2018-04-16T21:24:00Z">
        <w:r w:rsidDel="001E6575">
          <w:rPr>
            <w:rFonts w:hint="eastAsia"/>
            <w:lang w:val="en-US"/>
          </w:rPr>
          <w:delText>a</w:delText>
        </w:r>
      </w:del>
      <w:r>
        <w:rPr>
          <w:rFonts w:hint="eastAsia"/>
          <w:lang w:val="en-US"/>
        </w:rPr>
        <w:t xml:space="preserve">nd Gyroscope </w:t>
      </w:r>
      <w:ins w:id="7036" w:author="jie sun" w:date="2018-04-16T21:23:00Z">
        <w:r w:rsidR="001E6575">
          <w:rPr>
            <w:lang w:val="en-US"/>
          </w:rPr>
          <w:t>F</w:t>
        </w:r>
      </w:ins>
      <w:del w:id="7037" w:author="jie sun" w:date="2018-04-16T21:23:00Z">
        <w:r w:rsidDel="001E6575">
          <w:rPr>
            <w:rFonts w:hint="eastAsia"/>
            <w:lang w:val="en-US"/>
          </w:rPr>
          <w:delText>f</w:delText>
        </w:r>
      </w:del>
      <w:r>
        <w:rPr>
          <w:rFonts w:hint="eastAsia"/>
          <w:lang w:val="en-US"/>
        </w:rPr>
        <w:t xml:space="preserve">or </w:t>
      </w:r>
      <w:ins w:id="7038" w:author="jie sun" w:date="2018-04-16T21:24:00Z">
        <w:r w:rsidR="001E6575">
          <w:rPr>
            <w:lang w:val="en-US"/>
          </w:rPr>
          <w:t>T</w:t>
        </w:r>
      </w:ins>
      <w:del w:id="7039" w:author="jie sun" w:date="2018-04-16T21:23:00Z">
        <w:r w:rsidDel="001E6575">
          <w:rPr>
            <w:rFonts w:hint="eastAsia"/>
            <w:lang w:val="en-US"/>
          </w:rPr>
          <w:delText>t</w:delText>
        </w:r>
      </w:del>
      <w:r>
        <w:rPr>
          <w:rFonts w:hint="eastAsia"/>
          <w:lang w:val="en-US"/>
        </w:rPr>
        <w:t xml:space="preserve">he </w:t>
      </w:r>
      <w:ins w:id="7040" w:author="jie sun" w:date="2018-04-16T21:24:00Z">
        <w:r w:rsidR="001E6575">
          <w:rPr>
            <w:lang w:val="en-US"/>
          </w:rPr>
          <w:t>A</w:t>
        </w:r>
      </w:ins>
      <w:del w:id="7041" w:author="jie sun" w:date="2018-04-16T21:24:00Z">
        <w:r w:rsidDel="001E6575">
          <w:rPr>
            <w:rFonts w:hint="eastAsia"/>
            <w:lang w:val="en-US"/>
          </w:rPr>
          <w:delText>a</w:delText>
        </w:r>
      </w:del>
      <w:r>
        <w:rPr>
          <w:rFonts w:hint="eastAsia"/>
          <w:lang w:val="en-US"/>
        </w:rPr>
        <w:t xml:space="preserve">ngle </w:t>
      </w:r>
      <w:ins w:id="7042" w:author="jie sun" w:date="2018-04-16T21:24:00Z">
        <w:r w:rsidR="001E6575">
          <w:rPr>
            <w:lang w:val="en-US"/>
          </w:rPr>
          <w:t>R</w:t>
        </w:r>
      </w:ins>
      <w:del w:id="7043"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044" w:author="jie sun" w:date="2018-04-08T19:58:00Z"/>
          <w:lang w:val="en-US"/>
        </w:rPr>
      </w:pPr>
      <w:r>
        <w:rPr>
          <w:rFonts w:hint="eastAsia"/>
          <w:lang w:val="en-US"/>
        </w:rPr>
        <w:t>For those three action</w:t>
      </w:r>
      <w:ins w:id="7045" w:author="jie sun" w:date="2018-04-08T18:32:00Z">
        <w:r w:rsidR="000A0C92">
          <w:rPr>
            <w:lang w:val="en-US"/>
          </w:rPr>
          <w:t>s</w:t>
        </w:r>
      </w:ins>
      <w:r>
        <w:rPr>
          <w:rFonts w:hint="eastAsia"/>
          <w:lang w:val="en-US"/>
        </w:rPr>
        <w:t xml:space="preserve"> recognition, exactly </w:t>
      </w:r>
      <w:del w:id="7046" w:author="jie sun" w:date="2018-04-10T17:57:00Z">
        <w:r w:rsidDel="000920EF">
          <w:rPr>
            <w:rFonts w:hint="eastAsia"/>
            <w:lang w:val="en-US"/>
          </w:rPr>
          <w:delText xml:space="preserve">maybe </w:delText>
        </w:r>
      </w:del>
      <w:r>
        <w:rPr>
          <w:rFonts w:hint="eastAsia"/>
          <w:lang w:val="en-US"/>
        </w:rPr>
        <w:t>just only using</w:t>
      </w:r>
      <w:del w:id="7047"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048" w:author="jie sun" w:date="2018-04-08T18:32:00Z">
        <w:r w:rsidDel="007E0889">
          <w:rPr>
            <w:rFonts w:hint="eastAsia"/>
            <w:lang w:val="en-US"/>
          </w:rPr>
          <w:delText>s</w:delText>
        </w:r>
      </w:del>
      <w:r>
        <w:rPr>
          <w:rFonts w:hint="eastAsia"/>
          <w:lang w:val="en-US"/>
        </w:rPr>
        <w:t xml:space="preserve"> in three direction</w:t>
      </w:r>
      <w:ins w:id="7049"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050" w:author="jie sun" w:date="2018-04-10T18:06:00Z">
        <w:r w:rsidR="003A3C90">
          <w:rPr>
            <w:lang w:val="en-US"/>
          </w:rPr>
          <w:t>can</w:t>
        </w:r>
      </w:ins>
      <w:del w:id="7051" w:author="jie sun" w:date="2018-04-10T18:06:00Z">
        <w:r w:rsidDel="003A3C90">
          <w:rPr>
            <w:rFonts w:hint="eastAsia"/>
            <w:lang w:val="en-US"/>
          </w:rPr>
          <w:delText xml:space="preserve">is </w:delText>
        </w:r>
      </w:del>
      <w:r>
        <w:rPr>
          <w:rFonts w:hint="eastAsia"/>
          <w:lang w:val="en-US"/>
        </w:rPr>
        <w:t xml:space="preserve">not </w:t>
      </w:r>
      <w:ins w:id="7052"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053" w:author="jie sun" w:date="2018-04-08T19:57:00Z">
        <w:r w:rsidR="00E61B69">
          <w:rPr>
            <w:lang w:val="en-US"/>
          </w:rPr>
          <w:t>n</w:t>
        </w:r>
      </w:ins>
      <w:r>
        <w:rPr>
          <w:rFonts w:hint="eastAsia"/>
          <w:lang w:val="en-US"/>
        </w:rPr>
        <w:t xml:space="preserve"> exact</w:t>
      </w:r>
      <w:ins w:id="7054" w:author="jie sun" w:date="2018-04-08T19:57:00Z">
        <w:r w:rsidR="00BA18FC">
          <w:rPr>
            <w:lang w:val="en-US"/>
          </w:rPr>
          <w:t xml:space="preserve"> </w:t>
        </w:r>
      </w:ins>
      <w:del w:id="7055" w:author="jie sun" w:date="2018-04-08T19:57:00Z">
        <w:r w:rsidDel="00BA18FC">
          <w:rPr>
            <w:rFonts w:hint="eastAsia"/>
            <w:lang w:val="en-US"/>
          </w:rPr>
          <w:delText xml:space="preserve"> and precise </w:delText>
        </w:r>
      </w:del>
      <w:r>
        <w:rPr>
          <w:rFonts w:hint="eastAsia"/>
          <w:lang w:val="en-US"/>
        </w:rPr>
        <w:t>range of the angle changes in different directions</w:t>
      </w:r>
      <w:del w:id="7056" w:author="jie sun" w:date="2018-04-08T19:58:00Z">
        <w:r w:rsidDel="00527F16">
          <w:rPr>
            <w:rFonts w:hint="eastAsia"/>
            <w:lang w:val="en-US"/>
          </w:rPr>
          <w:delText>. So</w:delText>
        </w:r>
      </w:del>
      <w:ins w:id="7057" w:author="jie sun" w:date="2018-04-08T19:58:00Z">
        <w:r w:rsidR="00527F16">
          <w:rPr>
            <w:lang w:val="en-US"/>
          </w:rPr>
          <w:t>, so</w:t>
        </w:r>
      </w:ins>
      <w:r>
        <w:rPr>
          <w:rFonts w:hint="eastAsia"/>
          <w:lang w:val="en-US"/>
        </w:rPr>
        <w:t xml:space="preserve"> </w:t>
      </w:r>
      <w:ins w:id="7058" w:author="jie sun" w:date="2018-04-08T18:32:00Z">
        <w:r w:rsidR="005A24BD">
          <w:rPr>
            <w:lang w:val="en-US"/>
          </w:rPr>
          <w:t xml:space="preserve">at first </w:t>
        </w:r>
      </w:ins>
      <w:del w:id="7059" w:author="jie sun" w:date="2018-04-08T18:32:00Z">
        <w:r w:rsidDel="005A24BD">
          <w:rPr>
            <w:rFonts w:hint="eastAsia"/>
            <w:lang w:val="en-US"/>
          </w:rPr>
          <w:delText xml:space="preserve">first of all, </w:delText>
        </w:r>
      </w:del>
      <w:r>
        <w:rPr>
          <w:rFonts w:hint="eastAsia"/>
          <w:lang w:val="en-US"/>
        </w:rPr>
        <w:t xml:space="preserve">we need to </w:t>
      </w:r>
      <w:del w:id="7060" w:author="jie sun" w:date="2018-04-10T18:07:00Z">
        <w:r w:rsidDel="002444D0">
          <w:rPr>
            <w:rFonts w:hint="eastAsia"/>
            <w:lang w:val="en-US"/>
          </w:rPr>
          <w:delText xml:space="preserve">know </w:delText>
        </w:r>
      </w:del>
      <w:ins w:id="7061"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062"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063" w:author="jie sun" w:date="2018-04-08T19:58:00Z"/>
          <w:lang w:val="en-US"/>
        </w:rPr>
      </w:pPr>
    </w:p>
    <w:p w14:paraId="20FB79CA" w14:textId="77777777" w:rsidR="0087014B" w:rsidDel="00527F16" w:rsidRDefault="00527F16">
      <w:pPr>
        <w:rPr>
          <w:del w:id="7064" w:author="jie sun" w:date="2018-04-08T19:58:00Z"/>
          <w:lang w:val="en-US"/>
        </w:rPr>
      </w:pPr>
      <w:ins w:id="7065"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066"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067" w:author="jie sun" w:date="2018-04-08T18:31:00Z">
        <w:r w:rsidR="005A24BD">
          <w:rPr>
            <w:lang w:val="en-US"/>
          </w:rPr>
          <w:t xml:space="preserve"> </w:t>
        </w:r>
      </w:ins>
      <w:r>
        <w:rPr>
          <w:rFonts w:hint="eastAsia"/>
          <w:lang w:val="en-US"/>
        </w:rPr>
        <w:t>the angle calculated in this way</w:t>
      </w:r>
      <w:del w:id="7068" w:author="jie sun" w:date="2018-04-08T19:58:00Z">
        <w:r w:rsidDel="00527F16">
          <w:rPr>
            <w:rFonts w:hint="eastAsia"/>
            <w:lang w:val="en-US"/>
          </w:rPr>
          <w:delText xml:space="preserve"> </w:delText>
        </w:r>
      </w:del>
      <w:r>
        <w:rPr>
          <w:rFonts w:hint="eastAsia"/>
          <w:lang w:val="en-US"/>
        </w:rPr>
        <w:t xml:space="preserve"> is inaccurate</w:t>
      </w:r>
      <w:del w:id="7069" w:author="jie sun" w:date="2018-04-08T20:00:00Z">
        <w:r w:rsidDel="000A6221">
          <w:rPr>
            <w:rFonts w:hint="eastAsia"/>
            <w:lang w:val="en-US"/>
          </w:rPr>
          <w:delText xml:space="preserve"> (the reasons have been mentioned in previous chapter),</w:delText>
        </w:r>
      </w:del>
      <w:ins w:id="7070" w:author="jie sun" w:date="2018-04-08T20:00:00Z">
        <w:r w:rsidR="000A6221">
          <w:rPr>
            <w:lang w:val="en-US"/>
          </w:rPr>
          <w:t>,</w:t>
        </w:r>
      </w:ins>
      <w:r>
        <w:rPr>
          <w:rFonts w:hint="eastAsia"/>
          <w:lang w:val="en-US"/>
        </w:rPr>
        <w:t xml:space="preserve"> there is </w:t>
      </w:r>
      <w:ins w:id="7071" w:author="jie sun" w:date="2018-04-10T18:09:00Z">
        <w:r w:rsidR="00CF7802">
          <w:rPr>
            <w:lang w:val="en-US"/>
          </w:rPr>
          <w:t xml:space="preserve">an algorithm </w:t>
        </w:r>
      </w:ins>
      <w:del w:id="7072" w:author="jie sun" w:date="2018-04-10T18:09:00Z">
        <w:r w:rsidDel="00CF7802">
          <w:rPr>
            <w:rFonts w:hint="eastAsia"/>
            <w:lang w:val="en-US"/>
          </w:rPr>
          <w:delText>another way</w:delText>
        </w:r>
      </w:del>
      <w:ins w:id="7073" w:author="jie sun" w:date="2018-04-10T18:09:00Z">
        <w:r w:rsidR="00CF7802">
          <w:rPr>
            <w:lang w:val="en-US"/>
          </w:rPr>
          <w:t>which can be used</w:t>
        </w:r>
      </w:ins>
      <w:r>
        <w:rPr>
          <w:rFonts w:hint="eastAsia"/>
          <w:lang w:val="en-US"/>
        </w:rPr>
        <w:t xml:space="preserve"> to </w:t>
      </w:r>
      <w:del w:id="7074" w:author="jie sun" w:date="2018-04-10T18:09:00Z">
        <w:r w:rsidDel="00CF7802">
          <w:rPr>
            <w:rFonts w:hint="eastAsia"/>
            <w:lang w:val="en-US"/>
          </w:rPr>
          <w:delText xml:space="preserve">get </w:delText>
        </w:r>
      </w:del>
      <w:ins w:id="7075" w:author="jie sun" w:date="2018-04-10T18:09:00Z">
        <w:r w:rsidR="00CF7802">
          <w:rPr>
            <w:lang w:val="en-US"/>
          </w:rPr>
          <w:t>increase</w:t>
        </w:r>
        <w:r w:rsidR="00CF7802">
          <w:rPr>
            <w:rFonts w:hint="eastAsia"/>
            <w:lang w:val="en-US"/>
          </w:rPr>
          <w:t xml:space="preserve"> </w:t>
        </w:r>
      </w:ins>
      <w:del w:id="7076" w:author="jie sun" w:date="2018-04-10T18:09:00Z">
        <w:r w:rsidDel="00711D8E">
          <w:rPr>
            <w:rFonts w:hint="eastAsia"/>
            <w:lang w:val="en-US"/>
          </w:rPr>
          <w:delText xml:space="preserve">an </w:delText>
        </w:r>
      </w:del>
      <w:ins w:id="7077" w:author="jie sun" w:date="2018-04-10T18:09:00Z">
        <w:r w:rsidR="00711D8E">
          <w:rPr>
            <w:lang w:val="en-US"/>
          </w:rPr>
          <w:t>the</w:t>
        </w:r>
        <w:r w:rsidR="00711D8E">
          <w:rPr>
            <w:rFonts w:hint="eastAsia"/>
            <w:lang w:val="en-US"/>
          </w:rPr>
          <w:t xml:space="preserve"> </w:t>
        </w:r>
      </w:ins>
      <w:r>
        <w:rPr>
          <w:rFonts w:hint="eastAsia"/>
          <w:lang w:val="en-US"/>
        </w:rPr>
        <w:t>accura</w:t>
      </w:r>
      <w:ins w:id="7078" w:author="jie sun" w:date="2018-04-10T18:09:00Z">
        <w:r w:rsidR="002F3B5C">
          <w:rPr>
            <w:lang w:val="en-US"/>
          </w:rPr>
          <w:t>cy</w:t>
        </w:r>
      </w:ins>
      <w:del w:id="7079" w:author="jie sun" w:date="2018-04-10T18:09:00Z">
        <w:r w:rsidDel="002F3B5C">
          <w:rPr>
            <w:rFonts w:hint="eastAsia"/>
            <w:lang w:val="en-US"/>
          </w:rPr>
          <w:delText>te angle</w:delText>
        </w:r>
      </w:del>
      <w:del w:id="7080" w:author="jie sun" w:date="2018-04-08T19:59:00Z">
        <w:r w:rsidDel="00193282">
          <w:rPr>
            <w:rFonts w:hint="eastAsia"/>
            <w:lang w:val="en-US"/>
          </w:rPr>
          <w:delText xml:space="preserve"> </w:delText>
        </w:r>
      </w:del>
      <w:del w:id="7081"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082" w:author="JIE  SUN" w:date="2018-06-20T22:02:00Z">
        <w:r>
          <w:rPr>
            <w:szCs w:val="24"/>
            <w:lang w:val="en-US"/>
          </w:rPr>
          <w:t xml:space="preserve">Using </w:t>
        </w:r>
      </w:ins>
      <w:del w:id="7083" w:author="jie sun" w:date="2018-04-10T20:19:00Z">
        <w:r w:rsidR="00D5184D" w:rsidDel="005F160F">
          <w:rPr>
            <w:rFonts w:hint="eastAsia"/>
            <w:szCs w:val="24"/>
            <w:lang w:val="en-US"/>
          </w:rPr>
          <w:delText>Low-pass filtering</w:delText>
        </w:r>
      </w:del>
      <w:ins w:id="7084" w:author="jie sun" w:date="2018-04-10T20:19:00Z">
        <w:del w:id="7085" w:author="JIE  SUN" w:date="2018-06-20T21:45:00Z">
          <w:r w:rsidR="005F160F" w:rsidDel="00C22316">
            <w:rPr>
              <w:szCs w:val="24"/>
              <w:lang w:val="en-US"/>
            </w:rPr>
            <w:delText>Merging Algorithm</w:delText>
          </w:r>
        </w:del>
      </w:ins>
      <w:del w:id="7086" w:author="JIE  SUN" w:date="2018-06-20T21:45:00Z">
        <w:r w:rsidR="00D5184D" w:rsidDel="00C22316">
          <w:rPr>
            <w:rFonts w:hint="eastAsia"/>
            <w:szCs w:val="24"/>
            <w:lang w:val="en-US"/>
          </w:rPr>
          <w:delText xml:space="preserve"> </w:delText>
        </w:r>
      </w:del>
      <w:ins w:id="7087" w:author="jie sun" w:date="2018-04-16T21:24:00Z">
        <w:del w:id="7088" w:author="JIE  SUN" w:date="2018-06-20T21:45:00Z">
          <w:r w:rsidR="00231287" w:rsidDel="00C22316">
            <w:rPr>
              <w:szCs w:val="24"/>
              <w:lang w:val="en-US"/>
            </w:rPr>
            <w:delText>F</w:delText>
          </w:r>
        </w:del>
      </w:ins>
      <w:del w:id="7089" w:author="JIE  SUN" w:date="2018-06-20T21:45:00Z">
        <w:r w:rsidR="00D5184D" w:rsidDel="00C22316">
          <w:rPr>
            <w:rFonts w:hint="eastAsia"/>
            <w:szCs w:val="24"/>
            <w:lang w:val="en-US"/>
          </w:rPr>
          <w:delText xml:space="preserve">for Gyro </w:delText>
        </w:r>
      </w:del>
      <w:ins w:id="7090" w:author="jie sun" w:date="2018-04-16T21:24:00Z">
        <w:del w:id="7091" w:author="JIE  SUN" w:date="2018-06-20T21:45:00Z">
          <w:r w:rsidR="00231287" w:rsidDel="00C22316">
            <w:rPr>
              <w:szCs w:val="24"/>
              <w:lang w:val="en-US"/>
            </w:rPr>
            <w:delText>C</w:delText>
          </w:r>
        </w:del>
      </w:ins>
      <w:del w:id="7092" w:author="JIE  SUN" w:date="2018-06-20T21:45:00Z">
        <w:r w:rsidR="00D5184D" w:rsidDel="00C22316">
          <w:rPr>
            <w:rFonts w:hint="eastAsia"/>
            <w:szCs w:val="24"/>
            <w:lang w:val="en-US"/>
          </w:rPr>
          <w:delText xml:space="preserve">calculating </w:delText>
        </w:r>
      </w:del>
      <w:ins w:id="7093" w:author="jie sun" w:date="2018-04-16T21:24:00Z">
        <w:del w:id="7094" w:author="JIE  SUN" w:date="2018-06-20T21:45:00Z">
          <w:r w:rsidR="00231287" w:rsidDel="00C22316">
            <w:rPr>
              <w:szCs w:val="24"/>
              <w:lang w:val="en-US"/>
            </w:rPr>
            <w:delText>L</w:delText>
          </w:r>
        </w:del>
      </w:ins>
      <w:del w:id="7095" w:author="JIE  SUN" w:date="2018-06-20T21:45:00Z">
        <w:r w:rsidR="00D5184D" w:rsidDel="00C22316">
          <w:rPr>
            <w:rFonts w:hint="eastAsia"/>
            <w:szCs w:val="24"/>
            <w:lang w:val="en-US"/>
          </w:rPr>
          <w:delText xml:space="preserve">a long </w:delText>
        </w:r>
      </w:del>
      <w:ins w:id="7096" w:author="jie sun" w:date="2018-04-16T21:24:00Z">
        <w:del w:id="7097" w:author="JIE  SUN" w:date="2018-06-20T21:45:00Z">
          <w:r w:rsidR="00231287" w:rsidDel="00C22316">
            <w:rPr>
              <w:szCs w:val="24"/>
              <w:lang w:val="en-US"/>
            </w:rPr>
            <w:delText>T</w:delText>
          </w:r>
        </w:del>
      </w:ins>
      <w:del w:id="7098" w:author="JIE  SUN" w:date="2018-06-20T21:45:00Z">
        <w:r w:rsidR="00D5184D" w:rsidDel="00C22316">
          <w:rPr>
            <w:rFonts w:hint="eastAsia"/>
            <w:szCs w:val="24"/>
            <w:lang w:val="en-US"/>
          </w:rPr>
          <w:delText xml:space="preserve">term </w:delText>
        </w:r>
      </w:del>
      <w:ins w:id="7099" w:author="jie sun" w:date="2018-04-16T21:24:00Z">
        <w:del w:id="7100" w:author="JIE  SUN" w:date="2018-06-20T21:45:00Z">
          <w:r w:rsidR="00231287" w:rsidDel="00C22316">
            <w:rPr>
              <w:szCs w:val="24"/>
              <w:lang w:val="en-US"/>
            </w:rPr>
            <w:delText>S</w:delText>
          </w:r>
        </w:del>
      </w:ins>
      <w:del w:id="7101" w:author="JIE  SUN" w:date="2018-06-20T21:45:00Z">
        <w:r w:rsidR="00D5184D" w:rsidDel="00C22316">
          <w:rPr>
            <w:rFonts w:hint="eastAsia"/>
            <w:szCs w:val="24"/>
            <w:lang w:val="en-US"/>
          </w:rPr>
          <w:delText xml:space="preserve">spinning </w:delText>
        </w:r>
      </w:del>
      <w:ins w:id="7102" w:author="jie sun" w:date="2018-04-16T21:24:00Z">
        <w:del w:id="7103" w:author="JIE  SUN" w:date="2018-06-20T21:45:00Z">
          <w:r w:rsidR="00231287" w:rsidDel="00C22316">
            <w:rPr>
              <w:szCs w:val="24"/>
              <w:lang w:val="en-US"/>
            </w:rPr>
            <w:delText>A</w:delText>
          </w:r>
        </w:del>
      </w:ins>
      <w:del w:id="7104" w:author="JIE  SUN" w:date="2018-06-20T21:45:00Z">
        <w:r w:rsidR="00D5184D" w:rsidDel="00C22316">
          <w:rPr>
            <w:rFonts w:hint="eastAsia"/>
            <w:szCs w:val="24"/>
            <w:lang w:val="en-US"/>
          </w:rPr>
          <w:delText>angle</w:delText>
        </w:r>
      </w:del>
      <w:bookmarkStart w:id="7105" w:name="OLE_LINK54"/>
      <w:bookmarkStart w:id="7106" w:name="OLE_LINK55"/>
      <w:ins w:id="7107" w:author="JIE  SUN" w:date="2018-06-20T21:45:00Z">
        <w:r w:rsidR="00C22316">
          <w:rPr>
            <w:szCs w:val="24"/>
            <w:lang w:val="en-US"/>
          </w:rPr>
          <w:t xml:space="preserve">Complementary Filter </w:t>
        </w:r>
        <w:bookmarkEnd w:id="7105"/>
        <w:bookmarkEnd w:id="7106"/>
        <w:r w:rsidR="00C22316">
          <w:rPr>
            <w:szCs w:val="24"/>
            <w:lang w:val="en-US"/>
          </w:rPr>
          <w:t xml:space="preserve">Algorithm </w:t>
        </w:r>
      </w:ins>
      <w:ins w:id="7108" w:author="JIE  SUN" w:date="2018-06-20T22:02:00Z">
        <w:r>
          <w:rPr>
            <w:szCs w:val="24"/>
            <w:lang w:val="en-US"/>
          </w:rPr>
          <w:t xml:space="preserve">to </w:t>
        </w:r>
      </w:ins>
      <w:ins w:id="7109" w:author="JIE  SUN" w:date="2018-06-21T13:24:00Z">
        <w:r w:rsidR="008512DD">
          <w:rPr>
            <w:szCs w:val="24"/>
            <w:lang w:val="en-US"/>
          </w:rPr>
          <w:t>Eliminate</w:t>
        </w:r>
      </w:ins>
      <w:ins w:id="7110" w:author="JIE  SUN" w:date="2018-06-20T22:02:00Z">
        <w:r>
          <w:rPr>
            <w:szCs w:val="24"/>
            <w:lang w:val="en-US"/>
          </w:rPr>
          <w:t xml:space="preserve"> </w:t>
        </w:r>
      </w:ins>
      <w:ins w:id="7111"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112" w:author="JIE  SUN" w:date="2018-06-20T22:03:00Z">
        <w:r w:rsidR="009C0CE5">
          <w:rPr>
            <w:szCs w:val="24"/>
            <w:lang w:val="en-US"/>
          </w:rPr>
          <w:t xml:space="preserve">Complementary Filter </w:t>
        </w:r>
      </w:ins>
      <w:del w:id="7113"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114"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115" w:author="JIE  SUN" w:date="2018-06-21T13:07:00Z">
        <w:r w:rsidR="00864B17">
          <w:rPr>
            <w:szCs w:val="24"/>
            <w:lang w:val="en-US"/>
          </w:rPr>
          <w:t xml:space="preserve">Complementary Filter </w:t>
        </w:r>
      </w:ins>
      <w:del w:id="7116" w:author="JIE  SUN" w:date="2018-06-21T13:07:00Z">
        <w:r w:rsidDel="00864B17">
          <w:rPr>
            <w:rFonts w:hint="eastAsia"/>
            <w:lang w:val="en-US"/>
          </w:rPr>
          <w:delText xml:space="preserve">low-pass filtering </w:delText>
        </w:r>
      </w:del>
      <w:r>
        <w:rPr>
          <w:rFonts w:hint="eastAsia"/>
          <w:lang w:val="en-US"/>
        </w:rPr>
        <w:t>algorithm to m</w:t>
      </w:r>
      <w:ins w:id="7117" w:author="jie sun" w:date="2018-04-08T18:31:00Z">
        <w:r w:rsidR="009D7EE4">
          <w:rPr>
            <w:lang w:val="en-US"/>
          </w:rPr>
          <w:t>e</w:t>
        </w:r>
      </w:ins>
      <w:del w:id="7118"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119" w:name="OLE_LINK30"/>
      <w:r>
        <w:rPr>
          <w:rFonts w:hint="eastAsia"/>
          <w:lang w:val="en-US"/>
        </w:rPr>
        <w:t>Mgyro = K1 * Cgyro</w:t>
      </w:r>
      <w:ins w:id="7120" w:author="JIE  SUN" w:date="2018-06-21T13:20:00Z">
        <w:r w:rsidR="008512DD">
          <w:rPr>
            <w:lang w:val="en-US"/>
          </w:rPr>
          <w:t xml:space="preserve"> * Dt</w:t>
        </w:r>
      </w:ins>
      <w:r>
        <w:rPr>
          <w:rFonts w:hint="eastAsia"/>
          <w:lang w:val="en-US"/>
        </w:rPr>
        <w:t xml:space="preserve"> + K2 * Caccel;</w:t>
      </w:r>
    </w:p>
    <w:bookmarkEnd w:id="7119"/>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7121" w:author="JIE  SUN" w:date="2018-06-21T13:20:00Z"/>
          <w:lang w:val="en-US"/>
        </w:rPr>
      </w:pPr>
      <w:r>
        <w:rPr>
          <w:rFonts w:hint="eastAsia"/>
          <w:lang w:val="en-US"/>
        </w:rPr>
        <w:t>Cgyro:</w:t>
      </w:r>
      <w:ins w:id="7122"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123" w:author="JIE  SUN" w:date="2018-06-21T13:20:00Z">
        <w:r>
          <w:rPr>
            <w:lang w:val="en-US"/>
          </w:rPr>
          <w:t>Dt</w:t>
        </w:r>
      </w:ins>
      <w:ins w:id="7124" w:author="JIE  SUN" w:date="2018-06-21T13:21:00Z">
        <w:r>
          <w:rPr>
            <w:lang w:val="en-US"/>
          </w:rPr>
          <w:t xml:space="preserve">: </w:t>
        </w:r>
      </w:ins>
      <w:ins w:id="7125"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7126" w:author="JIE  SUN" w:date="2018-06-21T13:25:00Z">
        <w:r w:rsidR="008512DD">
          <w:rPr>
            <w:lang w:val="en-US"/>
          </w:rPr>
          <w:t>8</w:t>
        </w:r>
      </w:ins>
      <w:del w:id="7127"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128" w:author="JIE  SUN" w:date="2018-06-21T13:26:00Z">
        <w:r w:rsidR="008512DD">
          <w:rPr>
            <w:lang w:val="en-US"/>
          </w:rPr>
          <w:t>2</w:t>
        </w:r>
      </w:ins>
      <w:del w:id="7129"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130" w:author="像个男人一样" w:date="2018-03-21T23:07:00Z"/>
          <w:lang w:val="en-US"/>
        </w:rPr>
      </w:pPr>
      <w:r>
        <w:rPr>
          <w:rFonts w:hint="eastAsia"/>
          <w:lang w:val="en-US"/>
        </w:rPr>
        <w:t xml:space="preserve">The </w:t>
      </w:r>
      <w:del w:id="7131" w:author="JIE  SUN" w:date="2018-06-21T13:26:00Z">
        <w:r w:rsidDel="008512DD">
          <w:rPr>
            <w:rFonts w:hint="eastAsia"/>
            <w:lang w:val="en-US"/>
          </w:rPr>
          <w:delText>parameter K1,K2 is parameters for reducing the fluctuations in the short term.</w:delText>
        </w:r>
      </w:del>
      <w:ins w:id="7132" w:author="JIE  SUN" w:date="2018-06-21T13:26:00Z">
        <w:r w:rsidR="008512DD">
          <w:rPr>
            <w:lang w:val="en-US"/>
          </w:rPr>
          <w:t>function aims to remove the noise from accelerometer and eliminate the drift of Gyro</w:t>
        </w:r>
      </w:ins>
      <w:ins w:id="7133" w:author="JIE  SUN" w:date="2018-06-22T21:21:00Z">
        <w:r w:rsidR="00747724">
          <w:rPr>
            <w:lang w:val="en-US"/>
          </w:rPr>
          <w:t xml:space="preserve">, and there are two figures </w:t>
        </w:r>
      </w:ins>
      <w:ins w:id="7134" w:author="JIE  SUN" w:date="2018-06-22T21:23:00Z">
        <w:r w:rsidR="00747724">
          <w:rPr>
            <w:lang w:val="en-US"/>
          </w:rPr>
          <w:t xml:space="preserve">below </w:t>
        </w:r>
      </w:ins>
      <w:ins w:id="7135" w:author="JIE  SUN" w:date="2018-06-22T21:21:00Z">
        <w:r w:rsidR="00747724">
          <w:rPr>
            <w:lang w:val="en-US"/>
          </w:rPr>
          <w:t xml:space="preserve">showing the difference between the </w:t>
        </w:r>
      </w:ins>
      <w:ins w:id="7136" w:author="JIE  SUN" w:date="2018-06-22T21:22:00Z">
        <w:r w:rsidR="00747724">
          <w:rPr>
            <w:lang w:val="en-US"/>
          </w:rPr>
          <w:t xml:space="preserve">change of </w:t>
        </w:r>
      </w:ins>
      <w:ins w:id="7137" w:author="JIE  SUN" w:date="2018-06-22T21:24:00Z">
        <w:r w:rsidR="00747724">
          <w:rPr>
            <w:lang w:val="en-US"/>
          </w:rPr>
          <w:t xml:space="preserve">the </w:t>
        </w:r>
      </w:ins>
      <w:ins w:id="7138" w:author="JIE  SUN" w:date="2018-06-22T21:22:00Z">
        <w:r w:rsidR="00747724">
          <w:rPr>
            <w:lang w:val="en-US"/>
          </w:rPr>
          <w:t xml:space="preserve">spinning angle without using </w:t>
        </w:r>
      </w:ins>
      <w:ins w:id="7139" w:author="JIE  SUN" w:date="2018-06-22T21:23:00Z">
        <w:r w:rsidR="00747724">
          <w:rPr>
            <w:szCs w:val="24"/>
            <w:lang w:val="en-US"/>
          </w:rPr>
          <w:t xml:space="preserve">Complementary Filter </w:t>
        </w:r>
        <w:r w:rsidR="00747724">
          <w:rPr>
            <w:rFonts w:hint="eastAsia"/>
            <w:lang w:val="en-US"/>
          </w:rPr>
          <w:t>algorithm</w:t>
        </w:r>
      </w:ins>
      <w:ins w:id="7140" w:author="JIE  SUN" w:date="2018-06-22T21:24:00Z">
        <w:r w:rsidR="00747724">
          <w:rPr>
            <w:lang w:val="en-US"/>
          </w:rPr>
          <w:t xml:space="preserve"> in first figure and the change of the spinning angle after using Complementary Filter in </w:t>
        </w:r>
      </w:ins>
      <w:ins w:id="7141" w:author="JIE  SUN" w:date="2018-06-22T21:25:00Z">
        <w:r w:rsidR="00747724">
          <w:rPr>
            <w:lang w:val="en-US"/>
          </w:rPr>
          <w:t xml:space="preserve">the </w:t>
        </w:r>
      </w:ins>
      <w:ins w:id="7142" w:author="JIE  SUN" w:date="2018-06-22T21:24:00Z">
        <w:r w:rsidR="00747724">
          <w:rPr>
            <w:lang w:val="en-US"/>
          </w:rPr>
          <w:t>second figure</w:t>
        </w:r>
      </w:ins>
      <w:ins w:id="7143" w:author="JIE  SUN" w:date="2018-06-22T21:25:00Z">
        <w:r w:rsidR="00747724">
          <w:rPr>
            <w:lang w:val="en-US"/>
          </w:rPr>
          <w:t>.</w:t>
        </w:r>
        <w:r w:rsidR="004A577E">
          <w:rPr>
            <w:lang w:val="en-US"/>
          </w:rPr>
          <w:t xml:space="preserve"> It is absolutely that </w:t>
        </w:r>
      </w:ins>
      <w:ins w:id="7144"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145" w:author="像个男人一样" w:date="2018-03-21T23:07:00Z"/>
        </w:rPr>
        <w:pPrChange w:id="7146" w:author="jie sun" w:date="2018-04-16T21:41:00Z">
          <w:pPr/>
        </w:pPrChange>
      </w:pPr>
      <w:ins w:id="7147" w:author="像个男人一样" w:date="2018-03-21T23:07:00Z">
        <w:del w:id="7148"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149"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272A5973" w:rsidR="0087014B" w:rsidDel="00C0161E" w:rsidRDefault="00D5184D">
      <w:pPr>
        <w:jc w:val="center"/>
        <w:rPr>
          <w:del w:id="7150" w:author="像个男人一样" w:date="2018-03-21T02:03:00Z"/>
          <w:iCs/>
          <w:color w:val="44546A" w:themeColor="text2"/>
          <w:sz w:val="21"/>
          <w:szCs w:val="18"/>
        </w:rPr>
        <w:pPrChange w:id="7151" w:author="jie sun" w:date="2018-04-16T21:41:00Z">
          <w:pPr/>
        </w:pPrChange>
      </w:pPr>
      <w:bookmarkStart w:id="7152" w:name="_Toc517801897"/>
      <w:ins w:id="7153" w:author="像个男人一样" w:date="2018-03-21T23:10:00Z">
        <w:r w:rsidRPr="0044101A">
          <w:rPr>
            <w:iCs/>
            <w:color w:val="44546A" w:themeColor="text2"/>
            <w:sz w:val="21"/>
            <w:szCs w:val="18"/>
          </w:rPr>
          <w:t xml:space="preserve">Figure </w:t>
        </w:r>
      </w:ins>
      <w:ins w:id="7154" w:author="JIE  SUN" w:date="2018-06-21T13:36:00Z">
        <w:r w:rsidR="00A64E7B">
          <w:fldChar w:fldCharType="begin"/>
        </w:r>
        <w:r w:rsidR="00A64E7B">
          <w:instrText xml:space="preserve"> STYLEREF 1 \s </w:instrText>
        </w:r>
      </w:ins>
      <w:r w:rsidR="00A64E7B">
        <w:fldChar w:fldCharType="separate"/>
      </w:r>
      <w:r w:rsidR="00030772">
        <w:rPr>
          <w:noProof/>
        </w:rPr>
        <w:t>5</w:t>
      </w:r>
      <w:ins w:id="71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5</w:t>
      </w:r>
      <w:ins w:id="7156" w:author="JIE  SUN" w:date="2018-06-21T13:36:00Z">
        <w:r w:rsidR="00A64E7B">
          <w:fldChar w:fldCharType="end"/>
        </w:r>
      </w:ins>
      <w:ins w:id="7157" w:author="jie sun" w:date="2018-04-19T13:00:00Z">
        <w:del w:id="7158" w:author="JIE  SUN" w:date="2018-06-21T13:34:00Z">
          <w:r w:rsidR="00083FE7" w:rsidDel="00A64E7B">
            <w:fldChar w:fldCharType="begin"/>
          </w:r>
          <w:r w:rsidR="00083FE7" w:rsidDel="00A64E7B">
            <w:delInstrText xml:space="preserve"> STYLEREF 1 \s </w:delInstrText>
          </w:r>
        </w:del>
      </w:ins>
      <w:del w:id="7159" w:author="JIE  SUN" w:date="2018-06-21T13:34:00Z">
        <w:r w:rsidR="00083FE7" w:rsidDel="00A64E7B">
          <w:fldChar w:fldCharType="separate"/>
        </w:r>
        <w:r w:rsidR="00083FE7" w:rsidDel="00A64E7B">
          <w:rPr>
            <w:noProof/>
          </w:rPr>
          <w:delText>4</w:delText>
        </w:r>
      </w:del>
      <w:ins w:id="7160" w:author="jie sun" w:date="2018-04-19T13:00:00Z">
        <w:del w:id="71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62" w:author="JIE  SUN" w:date="2018-06-21T13:34:00Z">
        <w:r w:rsidR="00083FE7" w:rsidDel="00A64E7B">
          <w:fldChar w:fldCharType="separate"/>
        </w:r>
      </w:del>
      <w:ins w:id="7163" w:author="jie sun" w:date="2018-04-19T13:00:00Z">
        <w:del w:id="7164" w:author="JIE  SUN" w:date="2018-06-21T13:34:00Z">
          <w:r w:rsidR="00083FE7" w:rsidDel="00A64E7B">
            <w:rPr>
              <w:noProof/>
            </w:rPr>
            <w:delText>5</w:delText>
          </w:r>
          <w:r w:rsidR="00083FE7" w:rsidDel="00A64E7B">
            <w:fldChar w:fldCharType="end"/>
          </w:r>
        </w:del>
      </w:ins>
      <w:ins w:id="7165" w:author="像个男人一样" w:date="2018-03-21T23:10:00Z">
        <w:del w:id="7166"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167" w:author="像个男人一样" w:date="2018-03-22T11:51:00Z">
        <w:del w:id="7168" w:author="jie sun" w:date="2018-04-10T21:45:00Z">
          <w:r w:rsidRPr="0044101A" w:rsidDel="00454521">
            <w:rPr>
              <w:iCs/>
              <w:color w:val="44546A" w:themeColor="text2"/>
              <w:sz w:val="21"/>
              <w:szCs w:val="18"/>
            </w:rPr>
            <w:delText>5</w:delText>
          </w:r>
        </w:del>
      </w:ins>
      <w:ins w:id="7169" w:author="像个男人一样" w:date="2018-03-21T23:10:00Z">
        <w:del w:id="7170" w:author="jie sun" w:date="2018-04-10T21:45:00Z">
          <w:r w:rsidRPr="0044101A" w:rsidDel="00454521">
            <w:rPr>
              <w:iCs/>
              <w:color w:val="44546A" w:themeColor="text2"/>
              <w:sz w:val="21"/>
              <w:szCs w:val="18"/>
            </w:rPr>
            <w:fldChar w:fldCharType="end"/>
          </w:r>
        </w:del>
        <w:bookmarkStart w:id="7171" w:name="_Toc26719"/>
        <w:bookmarkStart w:id="7172" w:name="_Toc10515"/>
        <w:bookmarkStart w:id="7173" w:name="_Toc32037"/>
        <w:bookmarkStart w:id="7174" w:name="_Toc32748"/>
        <w:bookmarkStart w:id="7175" w:name="_Toc32491"/>
        <w:bookmarkStart w:id="7176" w:name="_Toc8124"/>
        <w:bookmarkStart w:id="7177" w:name="_Toc2282"/>
        <w:bookmarkStart w:id="7178" w:name="_Toc31925"/>
        <w:bookmarkStart w:id="7179" w:name="_Toc21773"/>
        <w:bookmarkStart w:id="7180" w:name="_Toc15520"/>
        <w:bookmarkStart w:id="7181" w:name="_Toc31887"/>
        <w:bookmarkStart w:id="7182" w:name="_Toc21276"/>
        <w:bookmarkStart w:id="7183" w:name="_Toc18432"/>
        <w:bookmarkStart w:id="7184" w:name="_Toc25943"/>
        <w:bookmarkStart w:id="7185" w:name="_Toc9487"/>
        <w:bookmarkStart w:id="7186" w:name="_Toc16401"/>
        <w:r w:rsidRPr="0044101A">
          <w:rPr>
            <w:iCs/>
            <w:color w:val="44546A" w:themeColor="text2"/>
            <w:sz w:val="21"/>
            <w:szCs w:val="18"/>
          </w:rPr>
          <w:t>:</w:t>
        </w:r>
        <w:del w:id="7187" w:author="JIE  SUN" w:date="2018-06-21T13:29:00Z">
          <w:r w:rsidRPr="0044101A" w:rsidDel="008512DD">
            <w:rPr>
              <w:iCs/>
              <w:color w:val="44546A" w:themeColor="text2"/>
              <w:sz w:val="21"/>
              <w:szCs w:val="18"/>
            </w:rPr>
            <w:delText xml:space="preserve">Spinning Angle </w:delText>
          </w:r>
        </w:del>
      </w:ins>
      <w:ins w:id="7188" w:author="jie sun" w:date="2018-04-16T22:31:00Z">
        <w:del w:id="7189" w:author="JIE  SUN" w:date="2018-06-21T13:29:00Z">
          <w:r w:rsidR="00365076" w:rsidDel="008512DD">
            <w:delText>A</w:delText>
          </w:r>
        </w:del>
      </w:ins>
      <w:ins w:id="7190" w:author="像个男人一样" w:date="2018-03-21T23:10:00Z">
        <w:del w:id="7191" w:author="JIE  SUN" w:date="2018-06-21T13:29:00Z">
          <w:r w:rsidRPr="0044101A" w:rsidDel="008512DD">
            <w:rPr>
              <w:iCs/>
              <w:color w:val="44546A" w:themeColor="text2"/>
              <w:sz w:val="21"/>
              <w:szCs w:val="18"/>
            </w:rPr>
            <w:delText xml:space="preserve">after High-pass </w:delText>
          </w:r>
        </w:del>
      </w:ins>
      <w:ins w:id="7192" w:author="jie sun" w:date="2018-04-16T22:31:00Z">
        <w:del w:id="7193" w:author="JIE  SUN" w:date="2018-06-21T13:29:00Z">
          <w:r w:rsidR="00365076" w:rsidDel="008512DD">
            <w:delText>A</w:delText>
          </w:r>
        </w:del>
      </w:ins>
      <w:ins w:id="7194" w:author="像个男人一样" w:date="2018-03-21T23:10:00Z">
        <w:del w:id="7195" w:author="JIE  SUN" w:date="2018-06-21T13:29:00Z">
          <w:r w:rsidRPr="0044101A" w:rsidDel="008512DD">
            <w:rPr>
              <w:iCs/>
              <w:color w:val="44546A" w:themeColor="text2"/>
              <w:sz w:val="21"/>
              <w:szCs w:val="18"/>
            </w:rPr>
            <w:delText>algorithm</w:delText>
          </w:r>
        </w:del>
      </w:ins>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ins w:id="7196" w:author="JIE  SUN" w:date="2018-06-21T13:29:00Z">
        <w:r w:rsidR="008512DD">
          <w:t>The angle change putting the phone on the flat table</w:t>
        </w:r>
      </w:ins>
      <w:bookmarkEnd w:id="7152"/>
      <w:ins w:id="7197" w:author="JIE  SUN" w:date="2018-06-21T13:30:00Z">
        <w:r w:rsidR="008512DD">
          <w:t xml:space="preserve"> </w:t>
        </w:r>
      </w:ins>
    </w:p>
    <w:p w14:paraId="4DA17AC7" w14:textId="77777777" w:rsidR="00C0161E" w:rsidRPr="00454521" w:rsidRDefault="00C0161E">
      <w:pPr>
        <w:pStyle w:val="Caption"/>
        <w:jc w:val="center"/>
        <w:rPr>
          <w:ins w:id="7198" w:author="jie sun" w:date="2018-04-10T21:53:00Z"/>
          <w:rPrChange w:id="7199" w:author="jie sun" w:date="2018-04-10T21:45:00Z">
            <w:rPr>
              <w:ins w:id="7200" w:author="jie sun" w:date="2018-04-10T21:53:00Z"/>
              <w:lang w:val="en-US"/>
            </w:rPr>
          </w:rPrChange>
        </w:rPr>
        <w:pPrChange w:id="7201" w:author="jie sun" w:date="2018-04-16T21:41:00Z">
          <w:pPr/>
        </w:pPrChange>
      </w:pPr>
    </w:p>
    <w:p w14:paraId="46F00387" w14:textId="77777777" w:rsidR="0087014B" w:rsidRDefault="008512DD">
      <w:pPr>
        <w:jc w:val="center"/>
        <w:rPr>
          <w:ins w:id="7202" w:author="JIE  SUN" w:date="2018-06-21T13:31:00Z"/>
          <w:lang w:val="en-US"/>
        </w:rPr>
        <w:pPrChange w:id="7203" w:author="JIE  SUN" w:date="2018-06-21T13:31:00Z">
          <w:pPr/>
        </w:pPrChange>
      </w:pPr>
      <w:ins w:id="7204"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5DA9098A" w:rsidR="008512DD" w:rsidRDefault="00A64E7B">
      <w:pPr>
        <w:pStyle w:val="Caption"/>
        <w:jc w:val="center"/>
        <w:rPr>
          <w:ins w:id="7205" w:author="JIE  SUN" w:date="2018-06-21T13:31:00Z"/>
          <w:lang w:val="en-US"/>
        </w:rPr>
        <w:pPrChange w:id="7206" w:author="JIE  SUN" w:date="2018-06-21T13:36:00Z">
          <w:pPr/>
        </w:pPrChange>
      </w:pPr>
      <w:bookmarkStart w:id="7207" w:name="_Toc517801898"/>
      <w:ins w:id="7208" w:author="JIE  SUN" w:date="2018-06-21T13:36:00Z">
        <w:r>
          <w:t xml:space="preserve">Figure </w:t>
        </w:r>
        <w:r>
          <w:fldChar w:fldCharType="begin"/>
        </w:r>
        <w:r>
          <w:instrText xml:space="preserve"> STYLEREF 1 \s </w:instrText>
        </w:r>
      </w:ins>
      <w:r>
        <w:fldChar w:fldCharType="separate"/>
      </w:r>
      <w:r w:rsidR="00030772">
        <w:rPr>
          <w:noProof/>
        </w:rPr>
        <w:t>5</w:t>
      </w:r>
      <w:ins w:id="7209" w:author="JIE  SUN" w:date="2018-06-21T13:36:00Z">
        <w:r>
          <w:fldChar w:fldCharType="end"/>
        </w:r>
        <w:r>
          <w:noBreakHyphen/>
        </w:r>
        <w:r>
          <w:fldChar w:fldCharType="begin"/>
        </w:r>
        <w:r>
          <w:instrText xml:space="preserve"> SEQ Figure \* ARABIC \s 1 </w:instrText>
        </w:r>
      </w:ins>
      <w:r>
        <w:fldChar w:fldCharType="separate"/>
      </w:r>
      <w:r w:rsidR="00030772">
        <w:rPr>
          <w:noProof/>
        </w:rPr>
        <w:t>6</w:t>
      </w:r>
      <w:ins w:id="7210" w:author="JIE  SUN" w:date="2018-06-21T13:36:00Z">
        <w:r>
          <w:fldChar w:fldCharType="end"/>
        </w:r>
        <w:r>
          <w:t>: Removing drift after Complementary Filter</w:t>
        </w:r>
      </w:ins>
      <w:bookmarkEnd w:id="7207"/>
    </w:p>
    <w:p w14:paraId="000DF7B3" w14:textId="77777777" w:rsidR="008512DD" w:rsidRDefault="008512DD">
      <w:pPr>
        <w:rPr>
          <w:lang w:val="en-US"/>
        </w:rPr>
      </w:pPr>
    </w:p>
    <w:p w14:paraId="32E450DE" w14:textId="527CA6D5" w:rsidR="0087014B" w:rsidRDefault="00D5184D">
      <w:pPr>
        <w:pStyle w:val="Heading4"/>
        <w:rPr>
          <w:lang w:val="en-GB"/>
        </w:rPr>
      </w:pPr>
      <w:bookmarkStart w:id="7211" w:name="OLE_LINK17"/>
      <w:r>
        <w:rPr>
          <w:lang w:val="en-GB"/>
        </w:rPr>
        <w:t xml:space="preserve">Calculating </w:t>
      </w:r>
      <w:del w:id="7212" w:author="jie sun" w:date="2018-04-16T21:24:00Z">
        <w:r w:rsidDel="007870B0">
          <w:rPr>
            <w:rFonts w:hint="eastAsia"/>
            <w:lang w:val="en-US"/>
          </w:rPr>
          <w:delText xml:space="preserve">a </w:delText>
        </w:r>
      </w:del>
      <w:r w:rsidR="002215D7">
        <w:rPr>
          <w:lang w:val="en-US"/>
        </w:rPr>
        <w:t>a</w:t>
      </w:r>
      <w:ins w:id="7213" w:author="jie sun" w:date="2018-04-16T21:24:00Z">
        <w:r w:rsidR="007870B0">
          <w:rPr>
            <w:rFonts w:hint="eastAsia"/>
            <w:lang w:val="en-US"/>
          </w:rPr>
          <w:t xml:space="preserve"> </w:t>
        </w:r>
        <w:r w:rsidR="007870B0">
          <w:rPr>
            <w:lang w:val="en-US"/>
          </w:rPr>
          <w:t>S</w:t>
        </w:r>
      </w:ins>
      <w:del w:id="7214" w:author="jie sun" w:date="2018-04-16T21:24:00Z">
        <w:r w:rsidDel="007870B0">
          <w:rPr>
            <w:rFonts w:hint="eastAsia"/>
            <w:lang w:val="en-US"/>
          </w:rPr>
          <w:delText>s</w:delText>
        </w:r>
      </w:del>
      <w:r>
        <w:rPr>
          <w:rFonts w:hint="eastAsia"/>
          <w:lang w:val="en-US"/>
        </w:rPr>
        <w:t xml:space="preserve">lant </w:t>
      </w:r>
      <w:ins w:id="7215" w:author="jie sun" w:date="2018-04-16T21:24:00Z">
        <w:r w:rsidR="007870B0">
          <w:rPr>
            <w:lang w:val="en-US"/>
          </w:rPr>
          <w:t>A</w:t>
        </w:r>
      </w:ins>
      <w:del w:id="7216" w:author="jie sun" w:date="2018-04-16T21:24:00Z">
        <w:r w:rsidDel="007870B0">
          <w:rPr>
            <w:rFonts w:hint="eastAsia"/>
            <w:lang w:val="en-US"/>
          </w:rPr>
          <w:delText>a</w:delText>
        </w:r>
      </w:del>
      <w:r>
        <w:rPr>
          <w:rFonts w:hint="eastAsia"/>
          <w:lang w:val="en-US"/>
        </w:rPr>
        <w:t xml:space="preserve">ngle </w:t>
      </w:r>
      <w:r w:rsidR="002215D7">
        <w:rPr>
          <w:lang w:val="en-GB"/>
        </w:rPr>
        <w:t>b</w:t>
      </w:r>
      <w:del w:id="7217" w:author="jie sun" w:date="2018-04-16T21:24:00Z">
        <w:r w:rsidDel="007870B0">
          <w:rPr>
            <w:lang w:val="en-GB"/>
          </w:rPr>
          <w:delText>b</w:delText>
        </w:r>
      </w:del>
      <w:r>
        <w:rPr>
          <w:lang w:val="en-GB"/>
        </w:rPr>
        <w:t xml:space="preserve">y </w:t>
      </w:r>
      <w:r>
        <w:rPr>
          <w:rFonts w:hint="eastAsia"/>
          <w:lang w:val="en-US"/>
        </w:rPr>
        <w:t xml:space="preserve">Accelerometer </w:t>
      </w:r>
    </w:p>
    <w:bookmarkEnd w:id="7211"/>
    <w:p w14:paraId="7BFF1485" w14:textId="77777777" w:rsidR="0087014B" w:rsidRDefault="00D5184D">
      <w:pPr>
        <w:rPr>
          <w:del w:id="7218" w:author="像个男人一样" w:date="2018-03-21T02:03:00Z"/>
          <w:lang w:val="en-GB"/>
        </w:rPr>
      </w:pPr>
      <w:r>
        <w:rPr>
          <w:lang w:val="en-GB"/>
        </w:rPr>
        <w:t>At first,</w:t>
      </w:r>
      <w:r>
        <w:rPr>
          <w:rFonts w:hint="eastAsia"/>
          <w:lang w:val="en-US"/>
        </w:rPr>
        <w:t xml:space="preserve"> </w:t>
      </w:r>
      <w:del w:id="7219" w:author="JIE  SUN" w:date="2018-06-21T13:37:00Z">
        <w:r w:rsidDel="001540FD">
          <w:rPr>
            <w:rFonts w:hint="eastAsia"/>
            <w:lang w:val="en-US"/>
          </w:rPr>
          <w:delText xml:space="preserve">let us </w:delText>
        </w:r>
        <w:r w:rsidDel="001540FD">
          <w:rPr>
            <w:lang w:val="en-GB"/>
          </w:rPr>
          <w:delText xml:space="preserve">try to </w:delText>
        </w:r>
      </w:del>
      <w:ins w:id="7220" w:author="JIE  SUN" w:date="2018-06-21T13:37:00Z">
        <w:r w:rsidR="003566E5">
          <w:rPr>
            <w:lang w:val="en-GB"/>
          </w:rPr>
          <w:t xml:space="preserve">it </w:t>
        </w:r>
      </w:ins>
      <w:del w:id="7221" w:author="JIE  SUN" w:date="2018-06-21T13:37:00Z">
        <w:r w:rsidDel="001540FD">
          <w:rPr>
            <w:lang w:val="en-GB"/>
          </w:rPr>
          <w:delText xml:space="preserve">only </w:delText>
        </w:r>
      </w:del>
      <w:r>
        <w:rPr>
          <w:lang w:val="en-GB"/>
        </w:rPr>
        <w:t>use</w:t>
      </w:r>
      <w:ins w:id="7222"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223"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224" w:author="jie sun" w:date="2018-04-08T18:30:00Z">
        <w:r w:rsidDel="001E419C">
          <w:rPr>
            <w:lang w:val="en-US"/>
          </w:rPr>
          <w:delText>First of all</w:delText>
        </w:r>
      </w:del>
      <w:ins w:id="7225" w:author="jie sun" w:date="2018-04-08T18:30:00Z">
        <w:r w:rsidR="001E419C">
          <w:rPr>
            <w:lang w:val="en-US"/>
          </w:rPr>
          <w:t xml:space="preserve">Firstly </w:t>
        </w:r>
      </w:ins>
      <w:del w:id="7226" w:author="jie sun" w:date="2018-04-08T18:30:00Z">
        <w:r w:rsidDel="001E419C">
          <w:rPr>
            <w:lang w:val="en-US"/>
          </w:rPr>
          <w:delText xml:space="preserve">, </w:delText>
        </w:r>
      </w:del>
      <w:r>
        <w:rPr>
          <w:lang w:val="en-US"/>
        </w:rPr>
        <w:t xml:space="preserve">let us see a </w:t>
      </w:r>
      <w:del w:id="7227" w:author="jie sun" w:date="2018-04-10T21:36:00Z">
        <w:r w:rsidDel="009564EA">
          <w:rPr>
            <w:rFonts w:hint="eastAsia"/>
            <w:lang w:val="en-US"/>
          </w:rPr>
          <w:delText xml:space="preserve">picture </w:delText>
        </w:r>
      </w:del>
      <w:ins w:id="7228"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229" w:author="jie sun" w:date="2018-04-08T18:29:00Z">
        <w:r w:rsidDel="00AA37F6">
          <w:rPr>
            <w:lang w:val="en-US"/>
          </w:rPr>
          <w:delText xml:space="preserve"> </w:delText>
        </w:r>
      </w:del>
      <w:r>
        <w:rPr>
          <w:lang w:val="en-US"/>
        </w:rPr>
        <w:t>horizontal desk and the g means gravitational acceleration which is g=9.80665 m/s^2</w:t>
      </w:r>
      <w:del w:id="7230" w:author="jie sun" w:date="2018-04-10T20:55:00Z">
        <w:r w:rsidDel="004E123B">
          <w:rPr>
            <w:lang w:val="en-US"/>
          </w:rPr>
          <w:delText>, which should not be taken much time to explain more</w:delText>
        </w:r>
      </w:del>
      <w:r>
        <w:rPr>
          <w:lang w:val="en-US"/>
        </w:rPr>
        <w:t>.</w:t>
      </w:r>
      <w:del w:id="7231" w:author="像个男人一样" w:date="2018-03-21T21:24:00Z">
        <w:r>
          <w:rPr>
            <w:rFonts w:hint="eastAsia"/>
            <w:lang w:val="en-US"/>
          </w:rPr>
          <w:delText xml:space="preserve"> </w:delText>
        </w:r>
      </w:del>
    </w:p>
    <w:p w14:paraId="770E28F7" w14:textId="77777777" w:rsidR="0087014B" w:rsidRDefault="00D5184D">
      <w:pPr>
        <w:rPr>
          <w:del w:id="7232" w:author="像个男人一样" w:date="2018-03-21T02:09:00Z"/>
          <w:lang w:val="en-US"/>
        </w:rPr>
      </w:pPr>
      <w:del w:id="7233" w:author="像个男人一样" w:date="2018-03-21T02:09:00Z">
        <w:r>
          <w:rPr>
            <w:rFonts w:hint="eastAsia"/>
            <w:lang w:val="en-US"/>
          </w:rPr>
          <w:delText>(</w:delText>
        </w:r>
        <w:bookmarkStart w:id="7234" w:name="OLE_LINK22"/>
        <w:r>
          <w:rPr>
            <w:rFonts w:hint="eastAsia"/>
            <w:lang w:val="en-US"/>
          </w:rPr>
          <w:delText>http://blog.csdn.net/u010389437/article/details/38541561</w:delText>
        </w:r>
        <w:bookmarkEnd w:id="7234"/>
        <w:r>
          <w:rPr>
            <w:rFonts w:hint="eastAsia"/>
            <w:lang w:val="en-US"/>
          </w:rPr>
          <w:delText>)</w:delText>
        </w:r>
      </w:del>
    </w:p>
    <w:p w14:paraId="7546832A" w14:textId="77777777" w:rsidR="0087014B" w:rsidRDefault="00D5184D">
      <w:pPr>
        <w:pStyle w:val="Caption"/>
        <w:jc w:val="center"/>
        <w:rPr>
          <w:ins w:id="7235" w:author="像个男人一样" w:date="2018-03-22T11:50:00Z"/>
        </w:rPr>
        <w:pPrChange w:id="7236"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08D9D3E8" w:rsidR="0087014B" w:rsidRDefault="00D5184D">
      <w:pPr>
        <w:pStyle w:val="Caption"/>
        <w:jc w:val="center"/>
        <w:pPrChange w:id="7237" w:author="jie sun" w:date="2018-04-16T21:41:00Z">
          <w:pPr/>
        </w:pPrChange>
      </w:pPr>
      <w:bookmarkStart w:id="7238" w:name="_Toc517801899"/>
      <w:ins w:id="7239" w:author="像个男人一样" w:date="2018-03-22T11:51:00Z">
        <w:r>
          <w:t xml:space="preserve">Figure </w:t>
        </w:r>
      </w:ins>
      <w:ins w:id="7240" w:author="JIE  SUN" w:date="2018-06-21T13:36:00Z">
        <w:r w:rsidR="00A64E7B">
          <w:fldChar w:fldCharType="begin"/>
        </w:r>
        <w:r w:rsidR="00A64E7B">
          <w:instrText xml:space="preserve"> STYLEREF 1 \s </w:instrText>
        </w:r>
      </w:ins>
      <w:r w:rsidR="00A64E7B">
        <w:fldChar w:fldCharType="separate"/>
      </w:r>
      <w:r w:rsidR="00030772">
        <w:rPr>
          <w:noProof/>
        </w:rPr>
        <w:t>5</w:t>
      </w:r>
      <w:ins w:id="724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7</w:t>
      </w:r>
      <w:ins w:id="7242" w:author="JIE  SUN" w:date="2018-06-21T13:36:00Z">
        <w:r w:rsidR="00A64E7B">
          <w:fldChar w:fldCharType="end"/>
        </w:r>
      </w:ins>
      <w:ins w:id="7243" w:author="jie sun" w:date="2018-04-19T13:00:00Z">
        <w:del w:id="7244" w:author="JIE  SUN" w:date="2018-06-21T13:34:00Z">
          <w:r w:rsidR="00083FE7" w:rsidDel="00A64E7B">
            <w:fldChar w:fldCharType="begin"/>
          </w:r>
          <w:r w:rsidR="00083FE7" w:rsidDel="00A64E7B">
            <w:delInstrText xml:space="preserve"> STYLEREF 1 \s </w:delInstrText>
          </w:r>
        </w:del>
      </w:ins>
      <w:del w:id="7245" w:author="JIE  SUN" w:date="2018-06-21T13:34:00Z">
        <w:r w:rsidR="00083FE7" w:rsidDel="00A64E7B">
          <w:fldChar w:fldCharType="separate"/>
        </w:r>
        <w:r w:rsidR="00083FE7" w:rsidDel="00A64E7B">
          <w:rPr>
            <w:noProof/>
          </w:rPr>
          <w:delText>4</w:delText>
        </w:r>
      </w:del>
      <w:ins w:id="7246" w:author="jie sun" w:date="2018-04-19T13:00:00Z">
        <w:del w:id="724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48" w:author="JIE  SUN" w:date="2018-06-21T13:34:00Z">
        <w:r w:rsidR="00083FE7" w:rsidDel="00A64E7B">
          <w:fldChar w:fldCharType="separate"/>
        </w:r>
      </w:del>
      <w:ins w:id="7249" w:author="jie sun" w:date="2018-04-19T13:00:00Z">
        <w:del w:id="7250" w:author="JIE  SUN" w:date="2018-06-21T13:34:00Z">
          <w:r w:rsidR="00083FE7" w:rsidDel="00A64E7B">
            <w:rPr>
              <w:noProof/>
            </w:rPr>
            <w:delText>6</w:delText>
          </w:r>
          <w:r w:rsidR="00083FE7" w:rsidDel="00A64E7B">
            <w:fldChar w:fldCharType="end"/>
          </w:r>
        </w:del>
      </w:ins>
      <w:ins w:id="7251" w:author="像个男人一样" w:date="2018-03-22T11:51:00Z">
        <w:del w:id="725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253" w:name="_Toc8037"/>
        <w:bookmarkStart w:id="7254" w:name="_Toc12839"/>
        <w:bookmarkStart w:id="7255" w:name="_Toc19197"/>
        <w:bookmarkStart w:id="7256" w:name="_Toc2749"/>
        <w:bookmarkStart w:id="7257" w:name="_Toc19543"/>
        <w:bookmarkStart w:id="7258" w:name="_Toc24611"/>
        <w:r>
          <w:rPr>
            <w:rFonts w:hint="eastAsia"/>
          </w:rPr>
          <w:t xml:space="preserve">: The </w:t>
        </w:r>
      </w:ins>
      <w:ins w:id="7259" w:author="jie sun" w:date="2018-04-16T22:31:00Z">
        <w:r w:rsidR="00BE610E">
          <w:t>D</w:t>
        </w:r>
      </w:ins>
      <w:ins w:id="7260" w:author="像个男人一样" w:date="2018-03-22T11:51:00Z">
        <w:del w:id="7261" w:author="jie sun" w:date="2018-04-16T22:31:00Z">
          <w:r w:rsidDel="00BE610E">
            <w:rPr>
              <w:rFonts w:hint="eastAsia"/>
            </w:rPr>
            <w:delText>d</w:delText>
          </w:r>
        </w:del>
        <w:r>
          <w:rPr>
            <w:rFonts w:hint="eastAsia"/>
          </w:rPr>
          <w:t xml:space="preserve">irection </w:t>
        </w:r>
      </w:ins>
      <w:ins w:id="7262" w:author="jie sun" w:date="2018-04-16T22:31:00Z">
        <w:r w:rsidR="00BE610E">
          <w:t>O</w:t>
        </w:r>
      </w:ins>
      <w:ins w:id="7263" w:author="像个男人一样" w:date="2018-03-22T11:51:00Z">
        <w:del w:id="7264" w:author="jie sun" w:date="2018-04-16T22:31:00Z">
          <w:r w:rsidDel="00BE610E">
            <w:rPr>
              <w:rFonts w:hint="eastAsia"/>
            </w:rPr>
            <w:delText>o</w:delText>
          </w:r>
        </w:del>
        <w:r>
          <w:rPr>
            <w:rFonts w:hint="eastAsia"/>
          </w:rPr>
          <w:t xml:space="preserve">f </w:t>
        </w:r>
      </w:ins>
      <w:ins w:id="7265" w:author="jie sun" w:date="2018-04-16T22:32:00Z">
        <w:r w:rsidR="00BE610E">
          <w:t>T</w:t>
        </w:r>
      </w:ins>
      <w:ins w:id="7266" w:author="像个男人一样" w:date="2018-03-22T11:51:00Z">
        <w:del w:id="7267" w:author="jie sun" w:date="2018-04-16T22:32:00Z">
          <w:r w:rsidDel="00BE610E">
            <w:rPr>
              <w:rFonts w:hint="eastAsia"/>
            </w:rPr>
            <w:delText>t</w:delText>
          </w:r>
        </w:del>
        <w:r>
          <w:rPr>
            <w:rFonts w:hint="eastAsia"/>
          </w:rPr>
          <w:t xml:space="preserve">he </w:t>
        </w:r>
      </w:ins>
      <w:ins w:id="7268" w:author="jie sun" w:date="2018-04-16T22:32:00Z">
        <w:r w:rsidR="00BE610E">
          <w:t>G</w:t>
        </w:r>
      </w:ins>
      <w:ins w:id="7269" w:author="像个男人一样" w:date="2018-03-22T11:51:00Z">
        <w:del w:id="7270" w:author="jie sun" w:date="2018-04-16T22:32:00Z">
          <w:r w:rsidDel="00BE610E">
            <w:rPr>
              <w:rFonts w:hint="eastAsia"/>
            </w:rPr>
            <w:delText>g</w:delText>
          </w:r>
        </w:del>
        <w:r>
          <w:rPr>
            <w:rFonts w:hint="eastAsia"/>
          </w:rPr>
          <w:t xml:space="preserve">ravitational </w:t>
        </w:r>
      </w:ins>
      <w:ins w:id="7271" w:author="jie sun" w:date="2018-04-16T22:32:00Z">
        <w:r w:rsidR="00BE610E">
          <w:t>A</w:t>
        </w:r>
      </w:ins>
      <w:ins w:id="7272" w:author="像个男人一样" w:date="2018-03-22T11:51:00Z">
        <w:del w:id="7273" w:author="jie sun" w:date="2018-04-16T22:32:00Z">
          <w:r w:rsidDel="00BE610E">
            <w:rPr>
              <w:rFonts w:hint="eastAsia"/>
            </w:rPr>
            <w:delText>a</w:delText>
          </w:r>
        </w:del>
        <w:r>
          <w:rPr>
            <w:rFonts w:hint="eastAsia"/>
          </w:rPr>
          <w:t xml:space="preserve">cceleration </w:t>
        </w:r>
      </w:ins>
      <w:ins w:id="7274" w:author="jie sun" w:date="2018-04-16T22:32:00Z">
        <w:r w:rsidR="00BE610E">
          <w:t>O</w:t>
        </w:r>
      </w:ins>
      <w:ins w:id="7275" w:author="像个男人一样" w:date="2018-03-22T11:51:00Z">
        <w:del w:id="7276" w:author="jie sun" w:date="2018-04-16T22:32:00Z">
          <w:r w:rsidDel="00BE610E">
            <w:rPr>
              <w:rFonts w:hint="eastAsia"/>
            </w:rPr>
            <w:delText>o</w:delText>
          </w:r>
        </w:del>
        <w:r>
          <w:rPr>
            <w:rFonts w:hint="eastAsia"/>
          </w:rPr>
          <w:t xml:space="preserve">f </w:t>
        </w:r>
      </w:ins>
      <w:ins w:id="7277" w:author="jie sun" w:date="2018-04-16T22:32:00Z">
        <w:r w:rsidR="00BE610E">
          <w:t>A</w:t>
        </w:r>
      </w:ins>
      <w:ins w:id="7278" w:author="像个男人一样" w:date="2018-03-22T11:51:00Z">
        <w:del w:id="7279" w:author="jie sun" w:date="2018-04-16T22:32:00Z">
          <w:r w:rsidDel="00BE610E">
            <w:rPr>
              <w:rFonts w:hint="eastAsia"/>
            </w:rPr>
            <w:delText>a</w:delText>
          </w:r>
        </w:del>
        <w:r>
          <w:rPr>
            <w:rFonts w:hint="eastAsia"/>
          </w:rPr>
          <w:t xml:space="preserve">n </w:t>
        </w:r>
      </w:ins>
      <w:ins w:id="7280" w:author="jie sun" w:date="2018-04-16T22:32:00Z">
        <w:r w:rsidR="00BE610E">
          <w:t>O</w:t>
        </w:r>
      </w:ins>
      <w:ins w:id="7281" w:author="像个男人一样" w:date="2018-03-22T11:51:00Z">
        <w:del w:id="7282" w:author="jie sun" w:date="2018-04-16T22:32:00Z">
          <w:r w:rsidDel="00BE610E">
            <w:rPr>
              <w:rFonts w:hint="eastAsia"/>
            </w:rPr>
            <w:delText>o</w:delText>
          </w:r>
        </w:del>
        <w:r>
          <w:rPr>
            <w:rFonts w:hint="eastAsia"/>
          </w:rPr>
          <w:t>bject</w:t>
        </w:r>
      </w:ins>
      <w:bookmarkEnd w:id="7253"/>
      <w:bookmarkEnd w:id="7254"/>
      <w:bookmarkEnd w:id="7255"/>
      <w:bookmarkEnd w:id="7256"/>
      <w:bookmarkEnd w:id="7257"/>
      <w:bookmarkEnd w:id="7258"/>
      <w:customXmlInsRangeStart w:id="7283" w:author="jie sun" w:date="2018-04-10T21:44:00Z"/>
      <w:sdt>
        <w:sdtPr>
          <w:rPr>
            <w:rFonts w:hint="eastAsia"/>
          </w:rPr>
          <w:id w:val="2082944928"/>
          <w:citation/>
        </w:sdtPr>
        <w:sdtContent>
          <w:customXmlInsRangeEnd w:id="7283"/>
          <w:ins w:id="7284"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D5282A">
            <w:rPr>
              <w:rFonts w:hint="eastAsia"/>
              <w:noProof/>
            </w:rPr>
            <w:t xml:space="preserve"> (CSDN Blogs, 2014)</w:t>
          </w:r>
          <w:ins w:id="7285" w:author="jie sun" w:date="2018-04-10T21:44:00Z">
            <w:r w:rsidR="00C65215">
              <w:fldChar w:fldCharType="end"/>
            </w:r>
          </w:ins>
          <w:customXmlInsRangeStart w:id="7286" w:author="jie sun" w:date="2018-04-10T21:44:00Z"/>
        </w:sdtContent>
      </w:sdt>
      <w:customXmlInsRangeEnd w:id="7286"/>
      <w:bookmarkEnd w:id="7238"/>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287" w:name="OLE_LINK9"/>
      <w:r>
        <w:rPr>
          <w:rFonts w:hint="eastAsia"/>
          <w:lang w:val="en-US"/>
        </w:rPr>
        <w:t xml:space="preserve"> 90</w:t>
      </w:r>
      <w:r>
        <w:rPr>
          <w:rFonts w:hint="eastAsia"/>
          <w:lang w:val="en-US"/>
        </w:rPr>
        <w:t>°</w:t>
      </w:r>
      <w:bookmarkEnd w:id="7287"/>
      <w:r>
        <w:rPr>
          <w:rFonts w:hint="eastAsia"/>
          <w:lang w:val="en-US"/>
        </w:rPr>
        <w:t xml:space="preserve">- </w:t>
      </w:r>
      <w:bookmarkStart w:id="7288" w:name="OLE_LINK16"/>
      <w:r>
        <w:rPr>
          <w:rFonts w:hint="eastAsia"/>
          <w:lang w:val="en-US"/>
        </w:rPr>
        <w:t>γ</w:t>
      </w:r>
      <w:ins w:id="7289" w:author="jie sun" w:date="2018-04-11T17:31:00Z">
        <w:r w:rsidR="00264CC3">
          <w:rPr>
            <w:rFonts w:hint="eastAsia"/>
            <w:lang w:val="en-US"/>
          </w:rPr>
          <w:t>1.</w:t>
        </w:r>
        <w:r w:rsidR="00264CC3">
          <w:rPr>
            <w:lang w:val="en-US"/>
          </w:rPr>
          <w:t xml:space="preserve"> </w:t>
        </w:r>
      </w:ins>
      <w:del w:id="7290" w:author="jie sun" w:date="2018-04-11T17:31:00Z">
        <w:r w:rsidDel="00264CC3">
          <w:rPr>
            <w:rFonts w:hint="eastAsia"/>
            <w:lang w:val="en-US"/>
          </w:rPr>
          <w:delText>1</w:delText>
        </w:r>
        <w:bookmarkEnd w:id="7288"/>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291" w:author="jie sun" w:date="2018-04-11T17:31:00Z">
        <w:r w:rsidR="0028136C">
          <w:rPr>
            <w:lang w:val="en-US"/>
          </w:rPr>
          <w:t xml:space="preserve"> </w:t>
        </w:r>
      </w:ins>
      <w:del w:id="7292"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293" w:name="OLE_LINK10"/>
      <w:r>
        <w:rPr>
          <w:rFonts w:hint="eastAsia"/>
          <w:lang w:val="en-US"/>
        </w:rPr>
        <w:t>α</w:t>
      </w:r>
      <w:r>
        <w:rPr>
          <w:rFonts w:hint="eastAsia"/>
          <w:lang w:val="en-US"/>
        </w:rPr>
        <w:t>1</w:t>
      </w:r>
      <w:bookmarkEnd w:id="7293"/>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294" w:author="jie sun" w:date="2018-04-10T21:44:00Z"/>
          <w:lang w:val="en-US"/>
        </w:rPr>
        <w:pPrChange w:id="7295" w:author="jie sun" w:date="2018-04-16T21:41:00Z">
          <w:pPr/>
        </w:pPrChange>
      </w:pPr>
      <w:ins w:id="7296"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297"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59DE06B6" w:rsidR="00C65215" w:rsidRDefault="00C77F65">
      <w:pPr>
        <w:pStyle w:val="Caption"/>
        <w:jc w:val="center"/>
        <w:rPr>
          <w:lang w:val="en-US"/>
        </w:rPr>
        <w:pPrChange w:id="7298" w:author="jie sun" w:date="2018-04-16T21:41:00Z">
          <w:pPr/>
        </w:pPrChange>
      </w:pPr>
      <w:bookmarkStart w:id="7299" w:name="_Toc517801900"/>
      <w:ins w:id="7300" w:author="jie sun" w:date="2018-04-10T21:49:00Z">
        <w:r>
          <w:t xml:space="preserve">Figure </w:t>
        </w:r>
      </w:ins>
      <w:ins w:id="7301" w:author="JIE  SUN" w:date="2018-06-21T13:36:00Z">
        <w:r w:rsidR="00A64E7B">
          <w:fldChar w:fldCharType="begin"/>
        </w:r>
        <w:r w:rsidR="00A64E7B">
          <w:instrText xml:space="preserve"> STYLEREF 1 \s </w:instrText>
        </w:r>
      </w:ins>
      <w:r w:rsidR="00A64E7B">
        <w:fldChar w:fldCharType="separate"/>
      </w:r>
      <w:r w:rsidR="00030772">
        <w:rPr>
          <w:noProof/>
        </w:rPr>
        <w:t>5</w:t>
      </w:r>
      <w:ins w:id="730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8</w:t>
      </w:r>
      <w:ins w:id="7303" w:author="JIE  SUN" w:date="2018-06-21T13:36:00Z">
        <w:r w:rsidR="00A64E7B">
          <w:fldChar w:fldCharType="end"/>
        </w:r>
      </w:ins>
      <w:ins w:id="7304" w:author="jie sun" w:date="2018-04-19T13:00:00Z">
        <w:del w:id="7305" w:author="JIE  SUN" w:date="2018-06-21T13:34:00Z">
          <w:r w:rsidR="00083FE7" w:rsidDel="00A64E7B">
            <w:fldChar w:fldCharType="begin"/>
          </w:r>
          <w:r w:rsidR="00083FE7" w:rsidDel="00A64E7B">
            <w:delInstrText xml:space="preserve"> STYLEREF 1 \s </w:delInstrText>
          </w:r>
        </w:del>
      </w:ins>
      <w:del w:id="7306" w:author="JIE  SUN" w:date="2018-06-21T13:34:00Z">
        <w:r w:rsidR="00083FE7" w:rsidDel="00A64E7B">
          <w:fldChar w:fldCharType="separate"/>
        </w:r>
        <w:r w:rsidR="00083FE7" w:rsidDel="00A64E7B">
          <w:rPr>
            <w:noProof/>
          </w:rPr>
          <w:delText>4</w:delText>
        </w:r>
      </w:del>
      <w:ins w:id="7307" w:author="jie sun" w:date="2018-04-19T13:00:00Z">
        <w:del w:id="730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09" w:author="JIE  SUN" w:date="2018-06-21T13:34:00Z">
        <w:r w:rsidR="00083FE7" w:rsidDel="00A64E7B">
          <w:fldChar w:fldCharType="separate"/>
        </w:r>
      </w:del>
      <w:ins w:id="7310" w:author="jie sun" w:date="2018-04-19T13:00:00Z">
        <w:del w:id="7311" w:author="JIE  SUN" w:date="2018-06-21T13:34:00Z">
          <w:r w:rsidR="00083FE7" w:rsidDel="00A64E7B">
            <w:rPr>
              <w:noProof/>
            </w:rPr>
            <w:delText>7</w:delText>
          </w:r>
          <w:r w:rsidR="00083FE7" w:rsidDel="00A64E7B">
            <w:fldChar w:fldCharType="end"/>
          </w:r>
        </w:del>
      </w:ins>
      <w:ins w:id="7312" w:author="jie sun" w:date="2018-04-10T21:49:00Z">
        <w:r>
          <w:t xml:space="preserve"> </w:t>
        </w:r>
        <w:r w:rsidRPr="000A7409">
          <w:t xml:space="preserve">The </w:t>
        </w:r>
      </w:ins>
      <w:ins w:id="7313" w:author="jie sun" w:date="2018-04-16T22:32:00Z">
        <w:r w:rsidR="00EE21C7">
          <w:t>I</w:t>
        </w:r>
      </w:ins>
      <w:ins w:id="7314" w:author="jie sun" w:date="2018-04-10T21:49:00Z">
        <w:r w:rsidRPr="000A7409">
          <w:t xml:space="preserve">nclination </w:t>
        </w:r>
      </w:ins>
      <w:ins w:id="7315" w:author="jie sun" w:date="2018-04-16T22:32:00Z">
        <w:r w:rsidR="00EE21C7">
          <w:t>O</w:t>
        </w:r>
      </w:ins>
      <w:ins w:id="7316" w:author="jie sun" w:date="2018-04-10T21:49:00Z">
        <w:r w:rsidRPr="000A7409">
          <w:t xml:space="preserve">f </w:t>
        </w:r>
      </w:ins>
      <w:ins w:id="7317" w:author="jie sun" w:date="2018-04-16T22:32:00Z">
        <w:r w:rsidR="00EE21C7">
          <w:t>E</w:t>
        </w:r>
      </w:ins>
      <w:ins w:id="7318" w:author="jie sun" w:date="2018-04-10T21:49:00Z">
        <w:r w:rsidRPr="000A7409">
          <w:t xml:space="preserve">ach </w:t>
        </w:r>
      </w:ins>
      <w:ins w:id="7319" w:author="jie sun" w:date="2018-04-16T22:32:00Z">
        <w:r w:rsidR="00EE21C7">
          <w:rPr>
            <w:rFonts w:hint="eastAsia"/>
          </w:rPr>
          <w:t>A</w:t>
        </w:r>
      </w:ins>
      <w:ins w:id="7320" w:author="jie sun" w:date="2018-04-10T21:49:00Z">
        <w:r w:rsidRPr="000A7409">
          <w:t xml:space="preserve">xis </w:t>
        </w:r>
      </w:ins>
      <w:ins w:id="7321" w:author="jie sun" w:date="2018-04-16T22:32:00Z">
        <w:r w:rsidR="008E64F9">
          <w:rPr>
            <w:rFonts w:hint="eastAsia"/>
          </w:rPr>
          <w:t>W</w:t>
        </w:r>
      </w:ins>
      <w:ins w:id="7322" w:author="jie sun" w:date="2018-04-10T21:49:00Z">
        <w:r>
          <w:t>ith</w:t>
        </w:r>
        <w:r w:rsidRPr="000A7409">
          <w:t xml:space="preserve"> </w:t>
        </w:r>
      </w:ins>
      <w:ins w:id="7323" w:author="jie sun" w:date="2018-04-16T22:32:00Z">
        <w:r w:rsidR="008E64F9">
          <w:rPr>
            <w:rFonts w:hint="eastAsia"/>
          </w:rPr>
          <w:t>T</w:t>
        </w:r>
      </w:ins>
      <w:ins w:id="7324" w:author="jie sun" w:date="2018-04-10T21:49:00Z">
        <w:r w:rsidRPr="000A7409">
          <w:t xml:space="preserve">he </w:t>
        </w:r>
      </w:ins>
      <w:ins w:id="7325" w:author="jie sun" w:date="2018-04-16T22:32:00Z">
        <w:r w:rsidR="008E64F9">
          <w:rPr>
            <w:rFonts w:hint="eastAsia"/>
          </w:rPr>
          <w:t>D</w:t>
        </w:r>
      </w:ins>
      <w:ins w:id="7326" w:author="jie sun" w:date="2018-04-10T21:49:00Z">
        <w:r w:rsidRPr="000A7409">
          <w:t xml:space="preserve">irection </w:t>
        </w:r>
      </w:ins>
      <w:ins w:id="7327" w:author="jie sun" w:date="2018-04-16T22:33:00Z">
        <w:r w:rsidR="008E64F9">
          <w:rPr>
            <w:rFonts w:hint="eastAsia"/>
          </w:rPr>
          <w:t>O</w:t>
        </w:r>
      </w:ins>
      <w:ins w:id="7328" w:author="jie sun" w:date="2018-04-10T21:49:00Z">
        <w:r w:rsidRPr="000A7409">
          <w:t xml:space="preserve">f </w:t>
        </w:r>
      </w:ins>
      <w:ins w:id="7329" w:author="jie sun" w:date="2018-04-16T22:33:00Z">
        <w:r w:rsidR="008E64F9">
          <w:rPr>
            <w:rFonts w:hint="eastAsia"/>
          </w:rPr>
          <w:t>G</w:t>
        </w:r>
      </w:ins>
      <w:ins w:id="7330" w:author="jie sun" w:date="2018-04-10T21:49:00Z">
        <w:r w:rsidRPr="000A7409">
          <w:t>ravity</w:t>
        </w:r>
        <w:r w:rsidR="00B73AE1">
          <w:t xml:space="preserve"> </w:t>
        </w:r>
      </w:ins>
      <w:customXmlInsRangeStart w:id="7331" w:author="jie sun" w:date="2018-04-10T21:49:00Z"/>
      <w:sdt>
        <w:sdtPr>
          <w:id w:val="28927661"/>
          <w:citation/>
        </w:sdtPr>
        <w:sdtContent>
          <w:customXmlInsRangeEnd w:id="7331"/>
          <w:ins w:id="7332"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D5282A">
            <w:rPr>
              <w:rFonts w:hint="eastAsia"/>
              <w:noProof/>
            </w:rPr>
            <w:t>(CSDN Blogs, 2014)</w:t>
          </w:r>
          <w:ins w:id="7333" w:author="jie sun" w:date="2018-04-10T21:49:00Z">
            <w:r w:rsidR="00B73AE1">
              <w:fldChar w:fldCharType="end"/>
            </w:r>
          </w:ins>
          <w:customXmlInsRangeStart w:id="7334" w:author="jie sun" w:date="2018-04-10T21:49:00Z"/>
        </w:sdtContent>
      </w:sdt>
      <w:customXmlInsRangeEnd w:id="7334"/>
      <w:bookmarkEnd w:id="7299"/>
    </w:p>
    <w:p w14:paraId="03B27028" w14:textId="55208605"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335" w:author="jie sun" w:date="2018-04-10T21:49:00Z"/>
      <w:sdt>
        <w:sdtPr>
          <w:rPr>
            <w:rFonts w:hint="eastAsia"/>
            <w:lang w:val="en-US"/>
          </w:rPr>
          <w:id w:val="-1585530573"/>
          <w:citation/>
        </w:sdtPr>
        <w:sdtContent>
          <w:customXmlInsRangeEnd w:id="7335"/>
          <w:ins w:id="7336"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D5282A" w:rsidRPr="00D5282A">
            <w:rPr>
              <w:rFonts w:hint="eastAsia"/>
              <w:noProof/>
              <w:lang w:val="en-US"/>
            </w:rPr>
            <w:t>(CSDN Blogs, 2014)</w:t>
          </w:r>
          <w:ins w:id="7337" w:author="jie sun" w:date="2018-04-10T21:49:00Z">
            <w:r w:rsidR="00B73AE1">
              <w:rPr>
                <w:lang w:val="en-US"/>
              </w:rPr>
              <w:fldChar w:fldCharType="end"/>
            </w:r>
          </w:ins>
          <w:customXmlInsRangeStart w:id="7338" w:author="jie sun" w:date="2018-04-10T21:49:00Z"/>
        </w:sdtContent>
      </w:sdt>
      <w:customXmlInsRangeEnd w:id="7338"/>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339" w:author="jie sun" w:date="2018-04-08T18:46:00Z">
        <w:r w:rsidR="00E64FB4">
          <w:rPr>
            <w:lang w:val="en-US"/>
          </w:rPr>
          <w:t xml:space="preserve"> </w:t>
        </w:r>
      </w:ins>
      <w:r>
        <w:rPr>
          <w:lang w:val="en-US"/>
        </w:rPr>
        <w:t>+</w:t>
      </w:r>
      <w:ins w:id="7340"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341" w:author="jie sun" w:date="2018-04-08T18:46:00Z">
        <w:r w:rsidR="00E64FB4">
          <w:rPr>
            <w:lang w:val="en-US"/>
          </w:rPr>
          <w:t xml:space="preserve"> </w:t>
        </w:r>
      </w:ins>
      <w:r>
        <w:rPr>
          <w:lang w:val="en-US"/>
        </w:rPr>
        <w:t>+</w:t>
      </w:r>
      <w:ins w:id="7342"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627937E0" w:rsidR="0087014B" w:rsidRDefault="00D5184D">
      <w:pPr>
        <w:pStyle w:val="NormalWeb"/>
        <w:shd w:val="clear" w:color="auto" w:fill="FFFFFF"/>
        <w:spacing w:after="240" w:line="390" w:lineRule="atLeast"/>
        <w:jc w:val="both"/>
        <w:rPr>
          <w:lang w:val="en-US"/>
        </w:rPr>
      </w:pPr>
      <w:r>
        <w:rPr>
          <w:rFonts w:hint="eastAsia"/>
          <w:lang w:val="en-US"/>
        </w:rPr>
        <w:t xml:space="preserve">And </w:t>
      </w:r>
      <w:del w:id="7343" w:author="jie sun" w:date="2018-04-10T21:53:00Z">
        <w:r w:rsidDel="001444AF">
          <w:rPr>
            <w:rFonts w:hint="eastAsia"/>
            <w:lang w:val="en-US"/>
          </w:rPr>
          <w:delText xml:space="preserve">also </w:delText>
        </w:r>
      </w:del>
      <w:r>
        <w:rPr>
          <w:rFonts w:hint="eastAsia"/>
          <w:lang w:val="en-US"/>
        </w:rPr>
        <w:t xml:space="preserve">using </w:t>
      </w:r>
      <w:del w:id="7344"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345" w:author="jie sun" w:date="2018-04-10T21:53:00Z"/>
      <w:sdt>
        <w:sdtPr>
          <w:rPr>
            <w:rFonts w:hint="eastAsia"/>
            <w:lang w:val="en-US"/>
          </w:rPr>
          <w:id w:val="1333955881"/>
          <w:citation/>
        </w:sdtPr>
        <w:sdtContent>
          <w:customXmlInsRangeEnd w:id="7345"/>
          <w:ins w:id="7346"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D5282A">
            <w:rPr>
              <w:rFonts w:hint="eastAsia"/>
              <w:noProof/>
              <w:lang w:val="en-US"/>
            </w:rPr>
            <w:t xml:space="preserve"> </w:t>
          </w:r>
          <w:r w:rsidR="00D5282A" w:rsidRPr="00D5282A">
            <w:rPr>
              <w:rFonts w:hint="eastAsia"/>
              <w:noProof/>
              <w:lang w:val="en-US"/>
            </w:rPr>
            <w:t>(CSDN Blogs, 2014)</w:t>
          </w:r>
          <w:ins w:id="7347" w:author="jie sun" w:date="2018-04-10T21:53:00Z">
            <w:r w:rsidR="004404E0">
              <w:rPr>
                <w:lang w:val="en-US"/>
              </w:rPr>
              <w:fldChar w:fldCharType="end"/>
            </w:r>
          </w:ins>
          <w:customXmlInsRangeStart w:id="7348" w:author="jie sun" w:date="2018-04-10T21:53:00Z"/>
        </w:sdtContent>
      </w:sdt>
      <w:customXmlInsRangeEnd w:id="7348"/>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349" w:author="jie sun" w:date="2018-04-10T21:53:00Z"/>
          <w:lang w:val="en-US"/>
        </w:rPr>
      </w:pPr>
      <w:r>
        <w:rPr>
          <w:lang w:val="en-US"/>
        </w:rPr>
        <w:t>θz =γ1*180/π = [arctan( Az / sqrt(Ax*Ax +Ay*Ay))]*180/π     </w:t>
      </w:r>
      <w:del w:id="7350" w:author="JIE  SUN" w:date="2018-06-21T18:47:00Z">
        <w:r w:rsidDel="00FF6AFA">
          <w:rPr>
            <w:lang w:val="en-US"/>
          </w:rPr>
          <w:delText> </w:delText>
        </w:r>
      </w:del>
      <w:r>
        <w:rPr>
          <w:lang w:val="en-US"/>
        </w:rPr>
        <w:t>      </w:t>
      </w:r>
    </w:p>
    <w:p w14:paraId="34A41922" w14:textId="77777777" w:rsidR="0087014B" w:rsidDel="001444AF" w:rsidRDefault="00D5184D">
      <w:pPr>
        <w:rPr>
          <w:ins w:id="7351" w:author="像个男人一样" w:date="2018-03-21T02:13:00Z"/>
          <w:del w:id="7352" w:author="jie sun" w:date="2018-04-10T21:52:00Z"/>
          <w:rFonts w:ascii="SimSun" w:eastAsia="SimSun" w:hAnsi="SimSun" w:cs="SimSun"/>
          <w:szCs w:val="24"/>
        </w:rPr>
      </w:pPr>
      <w:del w:id="7353"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354" w:author="像个男人一样" w:date="2018-03-21T21:23:00Z">
            <w:rPr>
              <w:rFonts w:ascii="SimSun" w:eastAsia="SimSun" w:hAnsi="SimSun" w:cs="SimSun"/>
              <w:szCs w:val="24"/>
            </w:rPr>
          </w:rPrChange>
        </w:rPr>
        <w:pPrChange w:id="7355" w:author="jie sun" w:date="2018-04-10T21:53:00Z">
          <w:pPr/>
        </w:pPrChange>
      </w:pPr>
    </w:p>
    <w:p w14:paraId="3E1F2579" w14:textId="77777777" w:rsidR="0087014B" w:rsidRDefault="00D5184D">
      <w:pPr>
        <w:pStyle w:val="Caption"/>
        <w:rPr>
          <w:ins w:id="7356" w:author="JIE  SUN" w:date="2018-06-21T18:47:00Z"/>
          <w:color w:val="000000" w:themeColor="text1"/>
          <w:lang w:val="en-US"/>
        </w:rPr>
        <w:pPrChange w:id="7357" w:author="像个男人一样" w:date="2018-03-21T02:12:00Z">
          <w:pPr/>
        </w:pPrChange>
      </w:pPr>
      <w:r>
        <w:rPr>
          <w:iCs w:val="0"/>
          <w:color w:val="000000" w:themeColor="text1"/>
          <w:sz w:val="24"/>
          <w:szCs w:val="22"/>
          <w:lang w:val="en-US"/>
          <w:rPrChange w:id="7358" w:author="像个男人一样" w:date="2018-03-21T21:23:00Z">
            <w:rPr>
              <w:iCs/>
              <w:lang w:val="en-US"/>
            </w:rPr>
          </w:rPrChange>
        </w:rPr>
        <w:t>Using the angle calculation formula, we can get a diagram below</w:t>
      </w:r>
      <w:ins w:id="7359" w:author="JIE  SUN" w:date="2018-06-21T19:36:00Z">
        <w:r w:rsidR="00C57347">
          <w:rPr>
            <w:iCs w:val="0"/>
            <w:color w:val="000000" w:themeColor="text1"/>
            <w:sz w:val="24"/>
            <w:szCs w:val="22"/>
            <w:lang w:val="en-US"/>
          </w:rPr>
          <w:t xml:space="preserve">, </w:t>
        </w:r>
      </w:ins>
      <w:bookmarkStart w:id="7360" w:name="OLE_LINK62"/>
      <w:ins w:id="7361"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362" w:author="JIE  SUN" w:date="2018-06-21T19:39:00Z">
        <w:r w:rsidR="00C57347">
          <w:rPr>
            <w:iCs w:val="0"/>
            <w:color w:val="000000" w:themeColor="text1"/>
            <w:sz w:val="24"/>
            <w:szCs w:val="22"/>
            <w:lang w:val="en-US"/>
          </w:rPr>
          <w:t>01 s</w:t>
        </w:r>
      </w:ins>
      <w:ins w:id="7363" w:author="JIE  SUN" w:date="2018-06-21T19:37:00Z">
        <w:r w:rsidR="00C57347">
          <w:rPr>
            <w:iCs w:val="0"/>
            <w:color w:val="000000" w:themeColor="text1"/>
            <w:sz w:val="24"/>
            <w:szCs w:val="22"/>
            <w:lang w:val="en-US"/>
          </w:rPr>
          <w:t xml:space="preserve"> and vertical ordinate is the angle the unit is one degree</w:t>
        </w:r>
        <w:bookmarkEnd w:id="7360"/>
        <w:r w:rsidR="00C57347">
          <w:rPr>
            <w:iCs w:val="0"/>
            <w:color w:val="000000" w:themeColor="text1"/>
            <w:sz w:val="24"/>
            <w:szCs w:val="22"/>
            <w:lang w:val="en-US"/>
          </w:rPr>
          <w:t xml:space="preserve">, </w:t>
        </w:r>
      </w:ins>
      <w:del w:id="7364" w:author="JIE  SUN" w:date="2018-06-21T19:36:00Z">
        <w:r w:rsidDel="00C57347">
          <w:rPr>
            <w:iCs w:val="0"/>
            <w:color w:val="000000" w:themeColor="text1"/>
            <w:sz w:val="24"/>
            <w:szCs w:val="22"/>
            <w:lang w:val="en-US"/>
            <w:rPrChange w:id="7365" w:author="像个男人一样" w:date="2018-03-21T21:23:00Z">
              <w:rPr>
                <w:iCs/>
                <w:lang w:val="en-US"/>
              </w:rPr>
            </w:rPrChange>
          </w:rPr>
          <w:delText xml:space="preserve"> </w:delText>
        </w:r>
      </w:del>
      <w:r>
        <w:rPr>
          <w:iCs w:val="0"/>
          <w:color w:val="000000" w:themeColor="text1"/>
          <w:sz w:val="24"/>
          <w:szCs w:val="22"/>
          <w:lang w:val="en-US"/>
          <w:rPrChange w:id="7366" w:author="像个男人一样" w:date="2018-03-21T21:23:00Z">
            <w:rPr>
              <w:iCs/>
              <w:lang w:val="en-US"/>
            </w:rPr>
          </w:rPrChange>
        </w:rPr>
        <w:t xml:space="preserve">shows an iPhone is </w:t>
      </w:r>
      <w:ins w:id="7367"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368" w:author="像个男人一样" w:date="2018-03-21T21:23:00Z">
            <w:rPr>
              <w:iCs/>
              <w:lang w:val="en-US"/>
            </w:rPr>
          </w:rPrChange>
        </w:rPr>
        <w:t xml:space="preserve">put up from a desk. The </w:t>
      </w:r>
      <w:del w:id="7369" w:author="JIE  SUN" w:date="2018-06-21T19:33:00Z">
        <w:r w:rsidDel="00984F18">
          <w:rPr>
            <w:iCs w:val="0"/>
            <w:color w:val="000000" w:themeColor="text1"/>
            <w:sz w:val="24"/>
            <w:szCs w:val="22"/>
            <w:lang w:val="en-US"/>
            <w:rPrChange w:id="7370" w:author="像个男人一样" w:date="2018-03-21T21:23:00Z">
              <w:rPr>
                <w:iCs/>
                <w:lang w:val="en-US"/>
              </w:rPr>
            </w:rPrChange>
          </w:rPr>
          <w:delText xml:space="preserve">angle </w:delText>
        </w:r>
      </w:del>
      <w:ins w:id="7371"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372" w:author="像个男人一样" w:date="2018-03-21T21:23:00Z">
              <w:rPr>
                <w:iCs/>
                <w:lang w:val="en-US"/>
              </w:rPr>
            </w:rPrChange>
          </w:rPr>
          <w:t xml:space="preserve"> </w:t>
        </w:r>
      </w:ins>
      <w:r>
        <w:rPr>
          <w:iCs w:val="0"/>
          <w:color w:val="000000" w:themeColor="text1"/>
          <w:sz w:val="24"/>
          <w:szCs w:val="22"/>
          <w:lang w:val="en-US"/>
          <w:rPrChange w:id="7373" w:author="像个男人一样" w:date="2018-03-21T21:23:00Z">
            <w:rPr>
              <w:iCs/>
              <w:lang w:val="en-US"/>
            </w:rPr>
          </w:rPrChange>
        </w:rPr>
        <w:t xml:space="preserve">changes below in </w:t>
      </w:r>
      <w:del w:id="7374" w:author="JIE  SUN" w:date="2018-06-21T19:34:00Z">
        <w:r w:rsidDel="00984F18">
          <w:rPr>
            <w:iCs w:val="0"/>
            <w:color w:val="000000" w:themeColor="text1"/>
            <w:sz w:val="24"/>
            <w:szCs w:val="22"/>
            <w:lang w:val="en-US"/>
            <w:rPrChange w:id="7375" w:author="像个男人一样" w:date="2018-03-21T21:23:00Z">
              <w:rPr>
                <w:iCs/>
                <w:lang w:val="en-US"/>
              </w:rPr>
            </w:rPrChange>
          </w:rPr>
          <w:delText xml:space="preserve">three directions, </w:delText>
        </w:r>
      </w:del>
      <w:r>
        <w:rPr>
          <w:iCs w:val="0"/>
          <w:color w:val="000000" w:themeColor="text1"/>
          <w:sz w:val="24"/>
          <w:szCs w:val="22"/>
          <w:lang w:val="en-US"/>
          <w:rPrChange w:id="7376" w:author="像个男人一样" w:date="2018-03-21T21:23:00Z">
            <w:rPr>
              <w:iCs/>
              <w:lang w:val="en-US"/>
            </w:rPr>
          </w:rPrChange>
        </w:rPr>
        <w:t>X, Y and Z</w:t>
      </w:r>
      <w:ins w:id="7377"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378" w:author="像个男人一样" w:date="2018-03-21T21:23:00Z">
            <w:rPr>
              <w:iCs/>
              <w:lang w:val="en-US"/>
            </w:rPr>
          </w:rPrChange>
        </w:rPr>
        <w:t xml:space="preserve">, Y axis changes from </w:t>
      </w:r>
      <w:ins w:id="7379" w:author="JIE  SUN" w:date="2018-06-21T19:36:00Z">
        <w:r w:rsidR="00C57347">
          <w:rPr>
            <w:iCs w:val="0"/>
            <w:color w:val="000000" w:themeColor="text1"/>
            <w:sz w:val="24"/>
            <w:szCs w:val="22"/>
            <w:lang w:val="en-US"/>
          </w:rPr>
          <w:t>0</w:t>
        </w:r>
      </w:ins>
      <w:del w:id="7380" w:author="JIE  SUN" w:date="2018-06-21T19:36:00Z">
        <w:r w:rsidDel="00C57347">
          <w:rPr>
            <w:iCs w:val="0"/>
            <w:color w:val="000000" w:themeColor="text1"/>
            <w:sz w:val="24"/>
            <w:szCs w:val="22"/>
            <w:lang w:val="en-US"/>
            <w:rPrChange w:id="7381" w:author="像个男人一样" w:date="2018-03-21T21:23:00Z">
              <w:rPr>
                <w:iCs/>
                <w:lang w:val="en-US"/>
              </w:rPr>
            </w:rPrChange>
          </w:rPr>
          <w:delText>-90</w:delText>
        </w:r>
      </w:del>
      <w:r>
        <w:rPr>
          <w:iCs w:val="0"/>
          <w:color w:val="000000" w:themeColor="text1"/>
          <w:sz w:val="24"/>
          <w:szCs w:val="22"/>
          <w:lang w:val="en-US"/>
          <w:rPrChange w:id="7382" w:author="像个男人一样" w:date="2018-03-21T21:23:00Z">
            <w:rPr>
              <w:iCs/>
              <w:lang w:val="en-US"/>
            </w:rPr>
          </w:rPrChange>
        </w:rPr>
        <w:t xml:space="preserve">° to </w:t>
      </w:r>
      <w:ins w:id="7383" w:author="JIE  SUN" w:date="2018-06-21T19:36:00Z">
        <w:r w:rsidR="00C57347">
          <w:rPr>
            <w:iCs w:val="0"/>
            <w:color w:val="000000" w:themeColor="text1"/>
            <w:sz w:val="24"/>
            <w:szCs w:val="22"/>
            <w:lang w:val="en-US"/>
          </w:rPr>
          <w:t>-9</w:t>
        </w:r>
      </w:ins>
      <w:r>
        <w:rPr>
          <w:iCs w:val="0"/>
          <w:color w:val="000000" w:themeColor="text1"/>
          <w:sz w:val="24"/>
          <w:szCs w:val="22"/>
          <w:lang w:val="en-US"/>
          <w:rPrChange w:id="7384" w:author="像个男人一样" w:date="2018-03-21T21:23:00Z">
            <w:rPr>
              <w:iCs/>
              <w:lang w:val="en-US"/>
            </w:rPr>
          </w:rPrChange>
        </w:rPr>
        <w:t xml:space="preserve">0° and Z axis changes oppositely from </w:t>
      </w:r>
      <w:ins w:id="7385" w:author="JIE  SUN" w:date="2018-06-21T19:36:00Z">
        <w:r w:rsidR="00C57347">
          <w:rPr>
            <w:iCs w:val="0"/>
            <w:color w:val="000000" w:themeColor="text1"/>
            <w:sz w:val="24"/>
            <w:szCs w:val="22"/>
            <w:lang w:val="en-US"/>
          </w:rPr>
          <w:t>-9</w:t>
        </w:r>
      </w:ins>
      <w:r>
        <w:rPr>
          <w:iCs w:val="0"/>
          <w:color w:val="000000" w:themeColor="text1"/>
          <w:sz w:val="24"/>
          <w:szCs w:val="22"/>
          <w:lang w:val="en-US"/>
          <w:rPrChange w:id="7386" w:author="像个男人一样" w:date="2018-03-21T21:23:00Z">
            <w:rPr>
              <w:iCs/>
              <w:lang w:val="en-US"/>
            </w:rPr>
          </w:rPrChange>
        </w:rPr>
        <w:t xml:space="preserve">0° to </w:t>
      </w:r>
      <w:del w:id="7387" w:author="JIE  SUN" w:date="2018-06-21T19:36:00Z">
        <w:r w:rsidDel="00C57347">
          <w:rPr>
            <w:iCs w:val="0"/>
            <w:color w:val="000000" w:themeColor="text1"/>
            <w:sz w:val="24"/>
            <w:szCs w:val="22"/>
            <w:lang w:val="en-US"/>
            <w:rPrChange w:id="7388" w:author="像个男人一样" w:date="2018-03-21T21:23:00Z">
              <w:rPr>
                <w:iCs/>
                <w:lang w:val="en-US"/>
              </w:rPr>
            </w:rPrChange>
          </w:rPr>
          <w:delText>9</w:delText>
        </w:r>
      </w:del>
      <w:r>
        <w:rPr>
          <w:iCs w:val="0"/>
          <w:color w:val="000000" w:themeColor="text1"/>
          <w:sz w:val="24"/>
          <w:szCs w:val="22"/>
          <w:lang w:val="en-US"/>
          <w:rPrChange w:id="7389" w:author="像个男人一样" w:date="2018-03-21T21:23:00Z">
            <w:rPr>
              <w:iCs/>
              <w:lang w:val="en-US"/>
            </w:rPr>
          </w:rPrChange>
        </w:rPr>
        <w:t>0°</w:t>
      </w:r>
      <w:r>
        <w:rPr>
          <w:iCs w:val="0"/>
          <w:color w:val="000000" w:themeColor="text1"/>
          <w:sz w:val="24"/>
          <w:szCs w:val="22"/>
          <w:lang w:val="en-US"/>
          <w:rPrChange w:id="7390" w:author="像个男人一样" w:date="2018-03-21T21:23:00Z">
            <w:rPr>
              <w:iCs/>
              <w:lang w:val="en-US"/>
            </w:rPr>
          </w:rPrChange>
        </w:rPr>
        <w:t>，</w:t>
      </w:r>
      <w:r>
        <w:rPr>
          <w:iCs w:val="0"/>
          <w:color w:val="000000" w:themeColor="text1"/>
          <w:sz w:val="24"/>
          <w:szCs w:val="22"/>
          <w:lang w:val="en-US"/>
          <w:rPrChange w:id="7391" w:author="像个男人一样" w:date="2018-03-21T21:23:00Z">
            <w:rPr>
              <w:iCs/>
              <w:lang w:val="en-US"/>
            </w:rPr>
          </w:rPrChange>
        </w:rPr>
        <w:t>and absolutely the X almost does not change since the X axis is alway</w:t>
      </w:r>
      <w:ins w:id="7392" w:author="jie sun" w:date="2018-04-08T18:29:00Z">
        <w:r w:rsidR="00B15199">
          <w:rPr>
            <w:iCs w:val="0"/>
            <w:color w:val="000000" w:themeColor="text1"/>
            <w:sz w:val="24"/>
            <w:szCs w:val="22"/>
            <w:lang w:val="en-US"/>
          </w:rPr>
          <w:t>s</w:t>
        </w:r>
      </w:ins>
      <w:r>
        <w:rPr>
          <w:iCs w:val="0"/>
          <w:color w:val="000000" w:themeColor="text1"/>
          <w:sz w:val="24"/>
          <w:szCs w:val="22"/>
          <w:lang w:val="en-US"/>
          <w:rPrChange w:id="7393" w:author="像个男人一样" w:date="2018-03-21T21:23:00Z">
            <w:rPr>
              <w:iCs/>
              <w:lang w:val="en-US"/>
            </w:rPr>
          </w:rPrChange>
        </w:rPr>
        <w:t xml:space="preserve"> parallel with </w:t>
      </w:r>
      <w:del w:id="7394" w:author="jie sun" w:date="2018-04-10T21:39:00Z">
        <w:r w:rsidDel="00DD6B32">
          <w:rPr>
            <w:iCs w:val="0"/>
            <w:color w:val="000000" w:themeColor="text1"/>
            <w:sz w:val="24"/>
            <w:szCs w:val="22"/>
            <w:lang w:val="en-US"/>
            <w:rPrChange w:id="7395" w:author="像个男人一样" w:date="2018-03-21T21:23:00Z">
              <w:rPr>
                <w:iCs/>
                <w:lang w:val="en-US"/>
              </w:rPr>
            </w:rPrChange>
          </w:rPr>
          <w:delText xml:space="preserve"> </w:delText>
        </w:r>
      </w:del>
      <w:r>
        <w:rPr>
          <w:iCs w:val="0"/>
          <w:color w:val="000000" w:themeColor="text1"/>
          <w:sz w:val="24"/>
          <w:szCs w:val="22"/>
          <w:lang w:val="en-US"/>
          <w:rPrChange w:id="7396" w:author="像个男人一样" w:date="2018-03-21T21:23:00Z">
            <w:rPr>
              <w:iCs/>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397" w:author="像个男人一样" w:date="2018-03-21T02:12:00Z"/>
          <w:lang w:val="en-US"/>
        </w:rPr>
        <w:pPrChange w:id="7398"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399"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400"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2A9EAA01" w:rsidR="00984F18" w:rsidRPr="00984F18" w:rsidRDefault="00D5184D">
      <w:pPr>
        <w:pStyle w:val="Caption"/>
        <w:jc w:val="center"/>
        <w:rPr>
          <w:rPrChange w:id="7401" w:author="JIE  SUN" w:date="2018-06-21T19:35:00Z">
            <w:rPr>
              <w:lang w:val="en-US"/>
            </w:rPr>
          </w:rPrChange>
        </w:rPr>
        <w:pPrChange w:id="7402" w:author="JIE  SUN" w:date="2018-06-21T19:36:00Z">
          <w:pPr/>
        </w:pPrChange>
      </w:pPr>
      <w:bookmarkStart w:id="7403" w:name="_Toc517801901"/>
      <w:ins w:id="7404" w:author="像个男人一样" w:date="2018-03-21T02:12:00Z">
        <w:r>
          <w:t xml:space="preserve">Figure </w:t>
        </w:r>
      </w:ins>
      <w:ins w:id="7405" w:author="JIE  SUN" w:date="2018-06-21T13:36:00Z">
        <w:r w:rsidR="00A64E7B">
          <w:fldChar w:fldCharType="begin"/>
        </w:r>
        <w:r w:rsidR="00A64E7B">
          <w:instrText xml:space="preserve"> STYLEREF 1 \s </w:instrText>
        </w:r>
      </w:ins>
      <w:r w:rsidR="00A64E7B">
        <w:fldChar w:fldCharType="separate"/>
      </w:r>
      <w:r w:rsidR="00030772">
        <w:rPr>
          <w:noProof/>
        </w:rPr>
        <w:t>5</w:t>
      </w:r>
      <w:ins w:id="74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9</w:t>
      </w:r>
      <w:ins w:id="7407" w:author="JIE  SUN" w:date="2018-06-21T13:36:00Z">
        <w:r w:rsidR="00A64E7B">
          <w:fldChar w:fldCharType="end"/>
        </w:r>
      </w:ins>
      <w:ins w:id="7408" w:author="jie sun" w:date="2018-04-19T13:00:00Z">
        <w:del w:id="7409" w:author="JIE  SUN" w:date="2018-06-21T13:34:00Z">
          <w:r w:rsidR="00083FE7" w:rsidDel="00A64E7B">
            <w:fldChar w:fldCharType="begin"/>
          </w:r>
          <w:r w:rsidR="00083FE7" w:rsidDel="00A64E7B">
            <w:delInstrText xml:space="preserve"> STYLEREF 1 \s </w:delInstrText>
          </w:r>
        </w:del>
      </w:ins>
      <w:del w:id="7410" w:author="JIE  SUN" w:date="2018-06-21T13:34:00Z">
        <w:r w:rsidR="00083FE7" w:rsidDel="00A64E7B">
          <w:fldChar w:fldCharType="separate"/>
        </w:r>
        <w:r w:rsidR="00083FE7" w:rsidDel="00A64E7B">
          <w:rPr>
            <w:noProof/>
          </w:rPr>
          <w:delText>4</w:delText>
        </w:r>
      </w:del>
      <w:ins w:id="7411" w:author="jie sun" w:date="2018-04-19T13:00:00Z">
        <w:del w:id="74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13" w:author="JIE  SUN" w:date="2018-06-21T13:34:00Z">
        <w:r w:rsidR="00083FE7" w:rsidDel="00A64E7B">
          <w:fldChar w:fldCharType="separate"/>
        </w:r>
      </w:del>
      <w:ins w:id="7414" w:author="jie sun" w:date="2018-04-19T13:00:00Z">
        <w:del w:id="7415" w:author="JIE  SUN" w:date="2018-06-21T13:34:00Z">
          <w:r w:rsidR="00083FE7" w:rsidDel="00A64E7B">
            <w:rPr>
              <w:noProof/>
            </w:rPr>
            <w:delText>8</w:delText>
          </w:r>
          <w:r w:rsidR="00083FE7" w:rsidDel="00A64E7B">
            <w:fldChar w:fldCharType="end"/>
          </w:r>
        </w:del>
      </w:ins>
      <w:ins w:id="7416" w:author="像个男人一样" w:date="2018-03-21T02:12:00Z">
        <w:del w:id="741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18" w:author="像个男人一样" w:date="2018-03-22T11:51:00Z">
        <w:del w:id="7419" w:author="jie sun" w:date="2018-04-10T21:45:00Z">
          <w:r w:rsidDel="00454521">
            <w:delText>7</w:delText>
          </w:r>
        </w:del>
      </w:ins>
      <w:ins w:id="7420" w:author="像个男人一样" w:date="2018-03-21T02:12:00Z">
        <w:del w:id="7421" w:author="jie sun" w:date="2018-04-10T21:45:00Z">
          <w:r w:rsidDel="00454521">
            <w:fldChar w:fldCharType="end"/>
          </w:r>
        </w:del>
        <w:bookmarkStart w:id="7422" w:name="_Toc22714"/>
        <w:bookmarkStart w:id="7423" w:name="_Toc28984"/>
        <w:bookmarkStart w:id="7424" w:name="_Toc27541"/>
        <w:bookmarkStart w:id="7425" w:name="_Toc32269"/>
        <w:bookmarkStart w:id="7426" w:name="_Toc21966"/>
        <w:bookmarkStart w:id="7427" w:name="_Toc25368"/>
        <w:bookmarkStart w:id="7428" w:name="_Toc8907"/>
        <w:bookmarkStart w:id="7429" w:name="_Toc18244"/>
        <w:bookmarkStart w:id="7430" w:name="_Toc32529"/>
        <w:bookmarkStart w:id="7431" w:name="_Toc13612"/>
        <w:bookmarkStart w:id="7432" w:name="_Toc20295"/>
        <w:bookmarkStart w:id="7433" w:name="_Toc6588"/>
        <w:bookmarkStart w:id="7434" w:name="_Toc27096"/>
        <w:bookmarkStart w:id="7435" w:name="_Toc28655"/>
        <w:bookmarkStart w:id="7436" w:name="_Toc9499"/>
        <w:bookmarkStart w:id="7437" w:name="_Toc16993"/>
        <w:bookmarkStart w:id="7438" w:name="_Toc18839"/>
        <w:bookmarkStart w:id="7439" w:name="_Toc18376"/>
        <w:bookmarkStart w:id="7440" w:name="_Toc28242"/>
        <w:bookmarkStart w:id="7441" w:name="_Toc26471"/>
        <w:bookmarkStart w:id="7442" w:name="_Toc5050"/>
        <w:bookmarkStart w:id="7443" w:name="_Toc22932"/>
        <w:bookmarkStart w:id="7444" w:name="_Toc26101"/>
        <w:bookmarkStart w:id="7445" w:name="_Toc28679"/>
        <w:bookmarkStart w:id="7446" w:name="_Toc29040"/>
        <w:r>
          <w:rPr>
            <w:rFonts w:hint="eastAsia"/>
          </w:rPr>
          <w:t>:</w:t>
        </w:r>
      </w:ins>
      <w:ins w:id="7447" w:author="JIE  SUN" w:date="2018-06-21T14:55:00Z">
        <w:r w:rsidR="00CE7862">
          <w:t xml:space="preserve"> </w:t>
        </w:r>
      </w:ins>
      <w:ins w:id="7448" w:author="像个男人一样" w:date="2018-03-21T02:12:00Z">
        <w:r>
          <w:rPr>
            <w:rFonts w:hint="eastAsia"/>
          </w:rPr>
          <w:t xml:space="preserve">Put </w:t>
        </w:r>
      </w:ins>
      <w:ins w:id="7449" w:author="jie sun" w:date="2018-04-16T22:33:00Z">
        <w:r w:rsidR="002126F1">
          <w:rPr>
            <w:rFonts w:hint="eastAsia"/>
          </w:rPr>
          <w:t>T</w:t>
        </w:r>
      </w:ins>
      <w:ins w:id="7450" w:author="像个男人一样" w:date="2018-03-21T02:12:00Z">
        <w:del w:id="7451" w:author="jie sun" w:date="2018-04-16T22:33:00Z">
          <w:r w:rsidDel="002126F1">
            <w:rPr>
              <w:rFonts w:hint="eastAsia"/>
            </w:rPr>
            <w:delText>t</w:delText>
          </w:r>
        </w:del>
        <w:r>
          <w:rPr>
            <w:rFonts w:hint="eastAsia"/>
          </w:rPr>
          <w:t xml:space="preserve">he </w:t>
        </w:r>
      </w:ins>
      <w:ins w:id="7452" w:author="jie sun" w:date="2018-04-16T22:33:00Z">
        <w:r w:rsidR="002126F1">
          <w:rPr>
            <w:rFonts w:hint="eastAsia"/>
          </w:rPr>
          <w:t>P</w:t>
        </w:r>
      </w:ins>
      <w:ins w:id="7453" w:author="像个男人一样" w:date="2018-03-21T02:12:00Z">
        <w:del w:id="7454" w:author="jie sun" w:date="2018-04-16T22:33:00Z">
          <w:r w:rsidDel="002126F1">
            <w:rPr>
              <w:rFonts w:hint="eastAsia"/>
            </w:rPr>
            <w:delText>p</w:delText>
          </w:r>
        </w:del>
        <w:r>
          <w:rPr>
            <w:rFonts w:hint="eastAsia"/>
          </w:rPr>
          <w:t xml:space="preserve">hone </w:t>
        </w:r>
      </w:ins>
      <w:ins w:id="7455" w:author="jie sun" w:date="2018-04-16T22:33:00Z">
        <w:r w:rsidR="002126F1">
          <w:rPr>
            <w:rFonts w:hint="eastAsia"/>
          </w:rPr>
          <w:t>U</w:t>
        </w:r>
      </w:ins>
      <w:ins w:id="7456" w:author="像个男人一样" w:date="2018-03-21T02:12:00Z">
        <w:del w:id="7457" w:author="jie sun" w:date="2018-04-16T22:33:00Z">
          <w:r w:rsidDel="002126F1">
            <w:rPr>
              <w:rFonts w:hint="eastAsia"/>
            </w:rPr>
            <w:delText>u</w:delText>
          </w:r>
        </w:del>
        <w:r>
          <w:rPr>
            <w:rFonts w:hint="eastAsia"/>
          </w:rPr>
          <w:t>p</w:t>
        </w:r>
      </w:ins>
      <w:bookmarkEnd w:id="7403"/>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p>
    <w:p w14:paraId="6CCFEA96" w14:textId="77777777" w:rsidR="0087014B" w:rsidRDefault="00D5184D">
      <w:pPr>
        <w:jc w:val="center"/>
        <w:rPr>
          <w:lang w:val="en-US"/>
        </w:rPr>
        <w:pPrChange w:id="7458" w:author="jie sun" w:date="2018-04-16T21:42:00Z">
          <w:pPr/>
        </w:pPrChange>
      </w:pPr>
      <w:del w:id="7459"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460"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7D9D512E" w:rsidR="0087014B" w:rsidRDefault="00D5184D">
      <w:pPr>
        <w:pStyle w:val="Caption"/>
        <w:jc w:val="center"/>
        <w:rPr>
          <w:ins w:id="7461" w:author="JIE  SUN" w:date="2018-06-21T18:48:00Z"/>
        </w:rPr>
        <w:pPrChange w:id="7462" w:author="jie sun" w:date="2018-04-16T21:42:00Z">
          <w:pPr/>
        </w:pPrChange>
      </w:pPr>
      <w:bookmarkStart w:id="7463" w:name="_Toc517801902"/>
      <w:ins w:id="7464" w:author="像个男人一样" w:date="2018-03-21T02:13:00Z">
        <w:r>
          <w:t xml:space="preserve">Figure </w:t>
        </w:r>
      </w:ins>
      <w:ins w:id="7465" w:author="JIE  SUN" w:date="2018-06-21T13:36:00Z">
        <w:r w:rsidR="00A64E7B">
          <w:fldChar w:fldCharType="begin"/>
        </w:r>
        <w:r w:rsidR="00A64E7B">
          <w:instrText xml:space="preserve"> STYLEREF 1 \s </w:instrText>
        </w:r>
      </w:ins>
      <w:r w:rsidR="00A64E7B">
        <w:fldChar w:fldCharType="separate"/>
      </w:r>
      <w:r w:rsidR="00030772">
        <w:rPr>
          <w:noProof/>
        </w:rPr>
        <w:t>5</w:t>
      </w:r>
      <w:ins w:id="74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10</w:t>
      </w:r>
      <w:ins w:id="7467" w:author="JIE  SUN" w:date="2018-06-21T13:36:00Z">
        <w:r w:rsidR="00A64E7B">
          <w:fldChar w:fldCharType="end"/>
        </w:r>
      </w:ins>
      <w:ins w:id="7468" w:author="jie sun" w:date="2018-04-19T13:00:00Z">
        <w:del w:id="7469" w:author="JIE  SUN" w:date="2018-06-21T13:34:00Z">
          <w:r w:rsidR="00083FE7" w:rsidDel="00A64E7B">
            <w:fldChar w:fldCharType="begin"/>
          </w:r>
          <w:r w:rsidR="00083FE7" w:rsidDel="00A64E7B">
            <w:delInstrText xml:space="preserve"> STYLEREF 1 \s </w:delInstrText>
          </w:r>
        </w:del>
      </w:ins>
      <w:del w:id="7470" w:author="JIE  SUN" w:date="2018-06-21T13:34:00Z">
        <w:r w:rsidR="00083FE7" w:rsidDel="00A64E7B">
          <w:fldChar w:fldCharType="separate"/>
        </w:r>
        <w:r w:rsidR="00083FE7" w:rsidDel="00A64E7B">
          <w:rPr>
            <w:noProof/>
          </w:rPr>
          <w:delText>4</w:delText>
        </w:r>
      </w:del>
      <w:ins w:id="7471" w:author="jie sun" w:date="2018-04-19T13:00:00Z">
        <w:del w:id="74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73" w:author="JIE  SUN" w:date="2018-06-21T13:34:00Z">
        <w:r w:rsidR="00083FE7" w:rsidDel="00A64E7B">
          <w:fldChar w:fldCharType="separate"/>
        </w:r>
      </w:del>
      <w:ins w:id="7474" w:author="jie sun" w:date="2018-04-19T13:00:00Z">
        <w:del w:id="7475" w:author="JIE  SUN" w:date="2018-06-21T13:34:00Z">
          <w:r w:rsidR="00083FE7" w:rsidDel="00A64E7B">
            <w:rPr>
              <w:noProof/>
            </w:rPr>
            <w:delText>9</w:delText>
          </w:r>
          <w:r w:rsidR="00083FE7" w:rsidDel="00A64E7B">
            <w:fldChar w:fldCharType="end"/>
          </w:r>
        </w:del>
      </w:ins>
      <w:ins w:id="7476" w:author="像个男人一样" w:date="2018-03-21T02:13:00Z">
        <w:del w:id="747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78" w:author="像个男人一样" w:date="2018-03-22T11:51:00Z">
        <w:del w:id="7479" w:author="jie sun" w:date="2018-04-10T21:45:00Z">
          <w:r w:rsidDel="00454521">
            <w:delText>8</w:delText>
          </w:r>
        </w:del>
      </w:ins>
      <w:ins w:id="7480" w:author="像个男人一样" w:date="2018-03-21T02:13:00Z">
        <w:del w:id="7481" w:author="jie sun" w:date="2018-04-10T21:45:00Z">
          <w:r w:rsidDel="00454521">
            <w:fldChar w:fldCharType="end"/>
          </w:r>
        </w:del>
        <w:bookmarkStart w:id="7482" w:name="_Toc14279"/>
        <w:bookmarkStart w:id="7483" w:name="_Toc18927"/>
        <w:bookmarkStart w:id="7484" w:name="_Toc8031"/>
        <w:bookmarkStart w:id="7485" w:name="_Toc1339"/>
        <w:bookmarkStart w:id="7486" w:name="_Toc16360"/>
        <w:bookmarkStart w:id="7487" w:name="_Toc25257"/>
        <w:bookmarkStart w:id="7488" w:name="_Toc25174"/>
        <w:bookmarkStart w:id="7489" w:name="_Toc11224"/>
        <w:bookmarkStart w:id="7490" w:name="_Toc25728"/>
        <w:bookmarkStart w:id="7491" w:name="_Toc17899"/>
        <w:bookmarkStart w:id="7492" w:name="_Toc24165"/>
        <w:bookmarkStart w:id="7493" w:name="_Toc23831"/>
        <w:bookmarkStart w:id="7494" w:name="_Toc24696"/>
        <w:bookmarkStart w:id="7495" w:name="_Toc22495"/>
        <w:bookmarkStart w:id="7496" w:name="_Toc1025"/>
        <w:bookmarkStart w:id="7497" w:name="_Toc17834"/>
        <w:bookmarkStart w:id="7498" w:name="_Toc11652"/>
        <w:bookmarkStart w:id="7499" w:name="_Toc28936"/>
        <w:bookmarkStart w:id="7500" w:name="_Toc16187"/>
        <w:bookmarkStart w:id="7501" w:name="_Toc31736"/>
        <w:bookmarkStart w:id="7502" w:name="_Toc12071"/>
        <w:bookmarkStart w:id="7503" w:name="_Toc4838"/>
        <w:bookmarkStart w:id="7504" w:name="_Toc6686"/>
        <w:bookmarkStart w:id="7505" w:name="_Toc18227"/>
        <w:bookmarkStart w:id="7506" w:name="_Toc4648"/>
        <w:r>
          <w:rPr>
            <w:rFonts w:hint="eastAsia"/>
          </w:rPr>
          <w:t>:</w:t>
        </w:r>
      </w:ins>
      <w:ins w:id="7507" w:author="JIE  SUN" w:date="2018-06-21T19:30:00Z">
        <w:r w:rsidR="00D16A7B">
          <w:t xml:space="preserve"> Testing the</w:t>
        </w:r>
      </w:ins>
      <w:ins w:id="7508" w:author="JIE  SUN" w:date="2018-06-21T19:31:00Z">
        <w:r w:rsidR="00D16A7B">
          <w:t xml:space="preserve"> change of the</w:t>
        </w:r>
      </w:ins>
      <w:ins w:id="7509" w:author="JIE  SUN" w:date="2018-06-21T19:30:00Z">
        <w:r w:rsidR="00D16A7B">
          <w:t xml:space="preserve"> </w:t>
        </w:r>
      </w:ins>
      <w:ins w:id="7510" w:author="JIE  SUN" w:date="2018-06-21T19:31:00Z">
        <w:r w:rsidR="00D16A7B">
          <w:t>in</w:t>
        </w:r>
      </w:ins>
      <w:ins w:id="7511" w:author="JIE  SUN" w:date="2018-06-21T19:30:00Z">
        <w:r w:rsidR="00D16A7B">
          <w:t xml:space="preserve">clination </w:t>
        </w:r>
      </w:ins>
      <w:ins w:id="7512" w:author="jie sun" w:date="2018-04-19T15:39:00Z">
        <w:del w:id="7513" w:author="JIE  SUN" w:date="2018-06-21T19:32:00Z">
          <w:r w:rsidR="005034E6" w:rsidDel="00D16A7B">
            <w:delText xml:space="preserve"> </w:delText>
          </w:r>
        </w:del>
      </w:ins>
      <w:ins w:id="7514" w:author="JIE  SUN" w:date="2018-06-21T19:31:00Z">
        <w:r w:rsidR="00D16A7B">
          <w:t xml:space="preserve">when </w:t>
        </w:r>
      </w:ins>
      <w:ins w:id="7515" w:author="jie sun" w:date="2018-04-19T15:39:00Z">
        <w:del w:id="7516" w:author="JIE  SUN" w:date="2018-06-21T19:30:00Z">
          <w:r w:rsidR="005034E6" w:rsidDel="00D16A7B">
            <w:delText>Accelerometer</w:delText>
          </w:r>
        </w:del>
      </w:ins>
      <w:ins w:id="7517" w:author="像个男人一样" w:date="2018-03-21T02:13:00Z">
        <w:del w:id="7518" w:author="JIE  SUN" w:date="2018-06-21T19:30:00Z">
          <w:r w:rsidDel="00D16A7B">
            <w:rPr>
              <w:rFonts w:hint="eastAsia"/>
            </w:rPr>
            <w:delText xml:space="preserve">Gyro </w:delText>
          </w:r>
        </w:del>
      </w:ins>
      <w:ins w:id="7519" w:author="jie sun" w:date="2018-04-16T22:33:00Z">
        <w:del w:id="7520" w:author="JIE  SUN" w:date="2018-06-21T19:30:00Z">
          <w:r w:rsidR="00CB3BAA" w:rsidDel="00D16A7B">
            <w:rPr>
              <w:rFonts w:hint="eastAsia"/>
            </w:rPr>
            <w:delText>D</w:delText>
          </w:r>
        </w:del>
      </w:ins>
      <w:ins w:id="7521" w:author="像个男人一样" w:date="2018-03-21T02:13:00Z">
        <w:del w:id="7522" w:author="JIE  SUN" w:date="2018-06-21T19:30:00Z">
          <w:r w:rsidDel="00D16A7B">
            <w:rPr>
              <w:rFonts w:hint="eastAsia"/>
            </w:rPr>
            <w:delText xml:space="preserve">data </w:delText>
          </w:r>
        </w:del>
      </w:ins>
      <w:ins w:id="7523" w:author="jie sun" w:date="2018-04-16T22:33:00Z">
        <w:del w:id="7524" w:author="JIE  SUN" w:date="2018-06-21T19:30:00Z">
          <w:r w:rsidR="00CB3BAA" w:rsidDel="00D16A7B">
            <w:rPr>
              <w:rFonts w:hint="eastAsia"/>
            </w:rPr>
            <w:delText>C</w:delText>
          </w:r>
        </w:del>
      </w:ins>
      <w:ins w:id="7525" w:author="像个男人一样" w:date="2018-03-21T02:13:00Z">
        <w:del w:id="7526" w:author="JIE  SUN" w:date="2018-06-21T19:30:00Z">
          <w:r w:rsidDel="00D16A7B">
            <w:rPr>
              <w:rFonts w:hint="eastAsia"/>
            </w:rPr>
            <w:delText>chang</w:delText>
          </w:r>
        </w:del>
      </w:ins>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ins w:id="7527" w:author="jie sun" w:date="2018-04-15T21:07:00Z">
        <w:del w:id="7528" w:author="JIE  SUN" w:date="2018-06-21T19:30:00Z">
          <w:r w:rsidR="00585C85" w:rsidDel="00D16A7B">
            <w:delText>e</w:delText>
          </w:r>
          <w:r w:rsidR="00521540" w:rsidDel="00D16A7B">
            <w:delText>s</w:delText>
          </w:r>
        </w:del>
      </w:ins>
      <w:ins w:id="7529" w:author="JIE  SUN" w:date="2018-06-21T19:30:00Z">
        <w:r w:rsidR="00D16A7B">
          <w:t>put</w:t>
        </w:r>
      </w:ins>
      <w:ins w:id="7530" w:author="JIE  SUN" w:date="2018-06-21T19:32:00Z">
        <w:r w:rsidR="00D16A7B">
          <w:t>ting</w:t>
        </w:r>
      </w:ins>
      <w:ins w:id="7531" w:author="JIE  SUN" w:date="2018-06-21T19:33:00Z">
        <w:r w:rsidR="00984F18">
          <w:t>c</w:t>
        </w:r>
      </w:ins>
      <w:ins w:id="7532" w:author="JIE  SUN" w:date="2018-06-21T19:30:00Z">
        <w:r w:rsidR="00D16A7B">
          <w:t xml:space="preserve"> the phone up vertically</w:t>
        </w:r>
      </w:ins>
      <w:bookmarkEnd w:id="7463"/>
    </w:p>
    <w:p w14:paraId="4052A88C" w14:textId="77777777" w:rsidR="009C7BD8" w:rsidRDefault="009C7BD8">
      <w:pPr>
        <w:rPr>
          <w:ins w:id="7533" w:author="JIE  SUN" w:date="2018-06-21T18:51:00Z"/>
        </w:rPr>
      </w:pPr>
      <w:ins w:id="7534" w:author="JIE  SUN" w:date="2018-06-21T18:48:00Z">
        <w:r>
          <w:rPr>
            <w:rFonts w:hint="eastAsia"/>
          </w:rPr>
          <w:t>This</w:t>
        </w:r>
        <w:r>
          <w:t xml:space="preserve"> </w:t>
        </w:r>
      </w:ins>
      <w:ins w:id="7535" w:author="JIE  SUN" w:date="2018-06-21T18:49:00Z">
        <w:r>
          <w:t xml:space="preserve">angle value calculated by the raw data from accelerometer can be achieved </w:t>
        </w:r>
      </w:ins>
      <w:ins w:id="7536" w:author="JIE  SUN" w:date="2018-06-21T18:50:00Z">
        <w:r>
          <w:t>through</w:t>
        </w:r>
      </w:ins>
      <w:ins w:id="7537" w:author="JIE  SUN" w:date="2018-06-21T18:49:00Z">
        <w:r>
          <w:t xml:space="preserve"> </w:t>
        </w:r>
      </w:ins>
      <w:ins w:id="7538" w:author="JIE  SUN" w:date="2018-06-21T18:50:00Z">
        <w:r>
          <w:t>a piece of code below</w:t>
        </w:r>
      </w:ins>
      <w:ins w:id="7539" w:author="JIE  SUN" w:date="2018-06-21T18:51:00Z">
        <w:r w:rsidR="00860477">
          <w:t xml:space="preserve">, </w:t>
        </w:r>
      </w:ins>
      <w:ins w:id="7540" w:author="JIE  SUN" w:date="2018-06-21T18:52:00Z">
        <w:r w:rsidR="00860477" w:rsidRPr="00845B5B">
          <w:rPr>
            <w:rPrChange w:id="7541" w:author="JIE  SUN" w:date="2018-06-21T19:21:00Z">
              <w:rPr>
                <w:rFonts w:ascii="NSimSun" w:eastAsia="NSimSun" w:hAnsi="Times New Roman" w:cs="NSimSun"/>
                <w:color w:val="808080"/>
                <w:sz w:val="19"/>
                <w:szCs w:val="19"/>
              </w:rPr>
            </w:rPrChange>
          </w:rPr>
          <w:t>Accel</w:t>
        </w:r>
        <w:r w:rsidR="00860477" w:rsidRPr="00845B5B">
          <w:rPr>
            <w:rPrChange w:id="7542" w:author="JIE  SUN" w:date="2018-06-21T19:21:00Z">
              <w:rPr>
                <w:rFonts w:ascii="NSimSun" w:eastAsia="NSimSun" w:hAnsi="Times New Roman" w:cs="NSimSun"/>
                <w:color w:val="000000"/>
                <w:sz w:val="19"/>
                <w:szCs w:val="19"/>
              </w:rPr>
            </w:rPrChange>
          </w:rPr>
          <w:t xml:space="preserve">.Daccel_x, </w:t>
        </w:r>
        <w:r w:rsidR="00860477" w:rsidRPr="00845B5B">
          <w:rPr>
            <w:rPrChange w:id="7543" w:author="JIE  SUN" w:date="2018-06-21T19:21:00Z">
              <w:rPr>
                <w:rFonts w:ascii="NSimSun" w:eastAsia="NSimSun" w:hAnsi="Times New Roman" w:cs="NSimSun"/>
                <w:color w:val="808080"/>
                <w:sz w:val="19"/>
                <w:szCs w:val="19"/>
              </w:rPr>
            </w:rPrChange>
          </w:rPr>
          <w:t>Accel</w:t>
        </w:r>
        <w:r w:rsidR="00860477" w:rsidRPr="00845B5B">
          <w:rPr>
            <w:rPrChange w:id="7544" w:author="JIE  SUN" w:date="2018-06-21T19:21:00Z">
              <w:rPr>
                <w:rFonts w:ascii="NSimSun" w:eastAsia="NSimSun" w:hAnsi="Times New Roman" w:cs="NSimSun"/>
                <w:color w:val="000000"/>
                <w:sz w:val="19"/>
                <w:szCs w:val="19"/>
              </w:rPr>
            </w:rPrChange>
          </w:rPr>
          <w:t>.Daccel_y and</w:t>
        </w:r>
        <w:r w:rsidR="00860477" w:rsidRPr="00845B5B">
          <w:rPr>
            <w:rPrChange w:id="7545" w:author="JIE  SUN" w:date="2018-06-21T19:21:00Z">
              <w:rPr>
                <w:rFonts w:ascii="NSimSun" w:eastAsia="NSimSun" w:hAnsi="Times New Roman" w:cs="NSimSun"/>
                <w:color w:val="808080"/>
                <w:sz w:val="19"/>
                <w:szCs w:val="19"/>
              </w:rPr>
            </w:rPrChange>
          </w:rPr>
          <w:t xml:space="preserve"> Accel</w:t>
        </w:r>
        <w:r w:rsidR="00860477" w:rsidRPr="00845B5B">
          <w:rPr>
            <w:rPrChange w:id="7546" w:author="JIE  SUN" w:date="2018-06-21T19:21:00Z">
              <w:rPr>
                <w:rFonts w:ascii="NSimSun" w:eastAsia="NSimSun" w:hAnsi="Times New Roman" w:cs="NSimSun"/>
                <w:color w:val="000000"/>
                <w:sz w:val="19"/>
                <w:szCs w:val="19"/>
              </w:rPr>
            </w:rPrChange>
          </w:rPr>
          <w:t xml:space="preserve">.Daccel_z are raw data caught from accelerometer and </w:t>
        </w:r>
      </w:ins>
      <w:ins w:id="7547" w:author="JIE  SUN" w:date="2018-06-21T18:53:00Z">
        <w:r w:rsidR="00860477" w:rsidRPr="00845B5B">
          <w:rPr>
            <w:rPrChange w:id="7548" w:author="JIE  SUN" w:date="2018-06-21T19:21:00Z">
              <w:rPr>
                <w:rFonts w:ascii="NSimSun" w:eastAsia="NSimSun" w:hAnsi="Times New Roman" w:cs="NSimSun"/>
                <w:color w:val="808080"/>
                <w:sz w:val="19"/>
                <w:szCs w:val="19"/>
              </w:rPr>
            </w:rPrChange>
          </w:rPr>
          <w:t>Accel</w:t>
        </w:r>
        <w:r w:rsidR="00860477" w:rsidRPr="00845B5B">
          <w:rPr>
            <w:rPrChange w:id="7549" w:author="JIE  SUN" w:date="2018-06-21T19:21:00Z">
              <w:rPr>
                <w:rFonts w:ascii="NSimSun" w:eastAsia="NSimSun" w:hAnsi="Times New Roman" w:cs="NSimSun"/>
                <w:color w:val="000000"/>
                <w:sz w:val="19"/>
                <w:szCs w:val="19"/>
              </w:rPr>
            </w:rPrChange>
          </w:rPr>
          <w:t xml:space="preserve">.A_angle_x, </w:t>
        </w:r>
        <w:r w:rsidR="00860477" w:rsidRPr="00845B5B">
          <w:rPr>
            <w:rPrChange w:id="7550" w:author="JIE  SUN" w:date="2018-06-21T19:21:00Z">
              <w:rPr>
                <w:rFonts w:ascii="NSimSun" w:eastAsia="NSimSun" w:hAnsi="Times New Roman" w:cs="NSimSun"/>
                <w:color w:val="808080"/>
                <w:sz w:val="19"/>
                <w:szCs w:val="19"/>
              </w:rPr>
            </w:rPrChange>
          </w:rPr>
          <w:t>Accel</w:t>
        </w:r>
        <w:r w:rsidR="00860477" w:rsidRPr="00845B5B">
          <w:rPr>
            <w:rPrChange w:id="7551" w:author="JIE  SUN" w:date="2018-06-21T19:21:00Z">
              <w:rPr>
                <w:rFonts w:ascii="NSimSun" w:eastAsia="NSimSun" w:hAnsi="Times New Roman" w:cs="NSimSun"/>
                <w:color w:val="000000"/>
                <w:sz w:val="19"/>
                <w:szCs w:val="19"/>
              </w:rPr>
            </w:rPrChange>
          </w:rPr>
          <w:t xml:space="preserve">.A_angle_y and </w:t>
        </w:r>
        <w:r w:rsidR="00860477" w:rsidRPr="00845B5B">
          <w:rPr>
            <w:rPrChange w:id="7552" w:author="JIE  SUN" w:date="2018-06-21T19:21:00Z">
              <w:rPr>
                <w:rFonts w:ascii="NSimSun" w:eastAsia="NSimSun" w:hAnsi="Times New Roman" w:cs="NSimSun"/>
                <w:color w:val="808080"/>
                <w:sz w:val="19"/>
                <w:szCs w:val="19"/>
              </w:rPr>
            </w:rPrChange>
          </w:rPr>
          <w:t>Accel</w:t>
        </w:r>
        <w:r w:rsidR="00860477" w:rsidRPr="00845B5B">
          <w:rPr>
            <w:rPrChange w:id="7553" w:author="JIE  SUN" w:date="2018-06-21T19:21:00Z">
              <w:rPr>
                <w:rFonts w:ascii="NSimSun" w:eastAsia="NSimSun" w:hAnsi="Times New Roman" w:cs="NSimSun"/>
                <w:color w:val="000000"/>
                <w:sz w:val="19"/>
                <w:szCs w:val="19"/>
              </w:rPr>
            </w:rPrChange>
          </w:rPr>
          <w:t xml:space="preserve">.A_angle_z </w:t>
        </w:r>
      </w:ins>
      <w:ins w:id="7554" w:author="JIE  SUN" w:date="2018-06-21T19:20:00Z">
        <w:r w:rsidR="00845B5B" w:rsidRPr="00845B5B">
          <w:rPr>
            <w:rPrChange w:id="7555" w:author="JIE  SUN" w:date="2018-06-21T19:21:00Z">
              <w:rPr>
                <w:rFonts w:ascii="NSimSun" w:eastAsia="NSimSun" w:hAnsi="Times New Roman" w:cs="NSimSun"/>
                <w:color w:val="000000"/>
                <w:sz w:val="19"/>
                <w:szCs w:val="19"/>
              </w:rPr>
            </w:rPrChange>
          </w:rPr>
          <w:t xml:space="preserve">are the inclination angles with X, Y and Z axes </w:t>
        </w:r>
      </w:ins>
      <w:ins w:id="7556" w:author="JIE  SUN" w:date="2018-06-21T19:21:00Z">
        <w:r w:rsidR="00845B5B" w:rsidRPr="00845B5B">
          <w:rPr>
            <w:rPrChange w:id="7557" w:author="JIE  SUN" w:date="2018-06-21T19:21:00Z">
              <w:rPr>
                <w:rFonts w:ascii="NSimSun" w:eastAsia="NSimSun" w:hAnsi="Times New Roman" w:cs="NSimSun"/>
                <w:color w:val="000000"/>
                <w:sz w:val="19"/>
                <w:szCs w:val="19"/>
              </w:rPr>
            </w:rPrChange>
          </w:rPr>
          <w:t>respectively</w:t>
        </w:r>
      </w:ins>
      <w:ins w:id="7558" w:author="JIE  SUN" w:date="2018-06-21T19:20:00Z">
        <w:r w:rsidR="00845B5B" w:rsidRPr="00845B5B">
          <w:rPr>
            <w:rPrChange w:id="7559"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560" w:author="JIE  SUN" w:date="2018-06-21T18:48:00Z"/>
        </w:rPr>
        <w:pPrChange w:id="7561" w:author="JIE  SUN" w:date="2018-06-21T18:51:00Z">
          <w:pPr/>
        </w:pPrChange>
      </w:pPr>
      <w:ins w:id="7562"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563" w:author="JIE  SUN" w:date="2018-06-21T18:48:00Z"/>
          <w:rFonts w:ascii="NSimSun" w:eastAsia="NSimSun" w:hAnsi="Times New Roman" w:cs="NSimSun"/>
          <w:color w:val="000000"/>
          <w:sz w:val="19"/>
          <w:szCs w:val="19"/>
        </w:rPr>
      </w:pPr>
      <w:ins w:id="756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565" w:author="JIE  SUN" w:date="2018-06-21T18:48:00Z"/>
          <w:rFonts w:ascii="NSimSun" w:eastAsia="NSimSun" w:hAnsi="Times New Roman" w:cs="NSimSun"/>
          <w:color w:val="000000"/>
          <w:sz w:val="19"/>
          <w:szCs w:val="19"/>
        </w:rPr>
      </w:pPr>
      <w:ins w:id="756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567" w:author="JIE  SUN" w:date="2018-06-21T18:48:00Z"/>
          <w:rFonts w:ascii="NSimSun" w:eastAsia="NSimSun" w:hAnsi="Times New Roman" w:cs="NSimSun"/>
          <w:color w:val="000000"/>
          <w:sz w:val="19"/>
          <w:szCs w:val="19"/>
        </w:rPr>
      </w:pPr>
      <w:ins w:id="756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569"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570" w:author="JIE  SUN" w:date="2018-06-21T18:48:00Z"/>
          <w:rFonts w:ascii="NSimSun" w:eastAsia="NSimSun" w:hAnsi="Times New Roman" w:cs="NSimSun"/>
          <w:color w:val="000000"/>
          <w:sz w:val="19"/>
          <w:szCs w:val="19"/>
        </w:rPr>
      </w:pPr>
      <w:ins w:id="7571"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572"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573" w:author="JIE  SUN" w:date="2018-06-21T18:48:00Z"/>
          <w:rFonts w:ascii="NSimSun" w:eastAsia="NSimSun" w:hAnsi="Times New Roman" w:cs="NSimSun"/>
          <w:color w:val="000000"/>
          <w:sz w:val="19"/>
          <w:szCs w:val="19"/>
        </w:rPr>
      </w:pPr>
      <w:ins w:id="7574"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575" w:author="JIE  SUN" w:date="2018-06-21T18:48:00Z"/>
          <w:rFonts w:ascii="NSimSun" w:eastAsia="NSimSun" w:hAnsi="Times New Roman" w:cs="NSimSun"/>
          <w:color w:val="000000"/>
          <w:sz w:val="19"/>
          <w:szCs w:val="19"/>
        </w:rPr>
      </w:pPr>
    </w:p>
    <w:p w14:paraId="22E7F167" w14:textId="77777777" w:rsidR="009C7BD8" w:rsidRPr="009C7BD8" w:rsidRDefault="009C7BD8">
      <w:ins w:id="7576" w:author="JIE  SUN" w:date="2018-06-21T18:48:00Z">
        <w:r>
          <w:rPr>
            <w:rFonts w:ascii="NSimSun" w:eastAsia="NSimSun" w:hAnsi="Times New Roman" w:cs="NSimSun"/>
            <w:color w:val="000000"/>
            <w:sz w:val="19"/>
            <w:szCs w:val="19"/>
          </w:rPr>
          <w:tab/>
        </w:r>
        <w:bookmarkStart w:id="7577"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577"/>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578" w:author="jie sun" w:date="2018-04-18T21:05:00Z"/>
          <w:lang w:val="en-GB"/>
        </w:rPr>
      </w:pPr>
    </w:p>
    <w:p w14:paraId="56942039" w14:textId="66F339E2" w:rsidR="004739A5" w:rsidRPr="00200E4D" w:rsidRDefault="004739A5">
      <w:pPr>
        <w:pStyle w:val="Heading2"/>
        <w:pPrChange w:id="7579" w:author="JIE  SUN" w:date="2018-06-21T19:22:00Z">
          <w:pPr/>
        </w:pPrChange>
      </w:pPr>
      <w:bookmarkStart w:id="7580" w:name="_Toc518334840"/>
      <w:ins w:id="7581" w:author="jie sun" w:date="2018-04-18T21:05:00Z">
        <w:r w:rsidRPr="00222476">
          <w:t>Action Recognition Algorithms</w:t>
        </w:r>
      </w:ins>
      <w:bookmarkEnd w:id="7580"/>
    </w:p>
    <w:p w14:paraId="62B52A1A" w14:textId="6D7D075D" w:rsidR="00222476" w:rsidRPr="00FA4034" w:rsidRDefault="007C7533" w:rsidP="00222476">
      <w:pPr>
        <w:pStyle w:val="Heading3"/>
        <w:rPr>
          <w:lang w:val="en-GB"/>
        </w:rPr>
      </w:pPr>
      <w:bookmarkStart w:id="7582" w:name="_Toc14651"/>
      <w:bookmarkStart w:id="7583" w:name="_Toc23301"/>
      <w:bookmarkStart w:id="7584" w:name="_Toc322"/>
      <w:bookmarkStart w:id="7585" w:name="_Toc7006"/>
      <w:bookmarkStart w:id="7586" w:name="_Toc26236"/>
      <w:bookmarkStart w:id="7587" w:name="_Toc98"/>
      <w:bookmarkStart w:id="7588" w:name="_Toc21278"/>
      <w:bookmarkStart w:id="7589" w:name="_Toc28662"/>
      <w:bookmarkStart w:id="7590" w:name="_Toc27348"/>
      <w:bookmarkStart w:id="7591" w:name="_Toc518334841"/>
      <w:ins w:id="7592" w:author="jie sun" w:date="2018-04-16T21:28:00Z">
        <w:r w:rsidRPr="00971A14">
          <w:rPr>
            <w:lang w:val="en-GB"/>
          </w:rPr>
          <w:t>I</w:t>
        </w:r>
      </w:ins>
      <w:del w:id="7593"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594" w:author="jie sun" w:date="2018-04-16T21:28:00Z">
        <w:r w:rsidRPr="00971A14">
          <w:rPr>
            <w:lang w:val="en-GB"/>
          </w:rPr>
          <w:t>T</w:t>
        </w:r>
      </w:ins>
      <w:del w:id="7595"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596" w:author="jie sun" w:date="2018-04-16T21:27:00Z">
        <w:del w:id="7597" w:author="JIE  SUN" w:date="2018-06-21T13:49:00Z">
          <w:r w:rsidRPr="00971A14" w:rsidDel="00D81616">
            <w:rPr>
              <w:lang w:val="en-GB"/>
            </w:rPr>
            <w:delText>T</w:delText>
          </w:r>
        </w:del>
      </w:ins>
      <w:del w:id="7598" w:author="JIE  SUN" w:date="2018-06-21T13:49:00Z">
        <w:r w:rsidR="00D5184D" w:rsidRPr="00971A14" w:rsidDel="00D81616">
          <w:rPr>
            <w:rFonts w:hint="eastAsia"/>
            <w:lang w:val="en-GB"/>
          </w:rPr>
          <w:delText xml:space="preserve">three </w:delText>
        </w:r>
      </w:del>
      <w:ins w:id="7599" w:author="jie sun" w:date="2018-04-16T21:27:00Z">
        <w:del w:id="7600" w:author="JIE  SUN" w:date="2018-06-21T13:49:00Z">
          <w:r w:rsidRPr="00971A14" w:rsidDel="00D81616">
            <w:rPr>
              <w:lang w:val="en-GB"/>
            </w:rPr>
            <w:delText>A</w:delText>
          </w:r>
        </w:del>
      </w:ins>
      <w:del w:id="7601" w:author="JIE  SUN" w:date="2018-06-21T13:49:00Z">
        <w:r w:rsidR="00D5184D" w:rsidRPr="00971A14" w:rsidDel="00D81616">
          <w:rPr>
            <w:rFonts w:hint="eastAsia"/>
            <w:lang w:val="en-GB"/>
          </w:rPr>
          <w:delText>actions</w:delText>
        </w:r>
      </w:del>
      <w:bookmarkEnd w:id="7582"/>
      <w:bookmarkEnd w:id="7583"/>
      <w:bookmarkEnd w:id="7584"/>
      <w:bookmarkEnd w:id="7585"/>
      <w:bookmarkEnd w:id="7586"/>
      <w:bookmarkEnd w:id="7587"/>
      <w:bookmarkEnd w:id="7588"/>
      <w:bookmarkEnd w:id="7589"/>
      <w:bookmarkEnd w:id="7590"/>
      <w:ins w:id="7602"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591"/>
    </w:p>
    <w:p w14:paraId="563EAE6D" w14:textId="04F1B8B4" w:rsidR="00F42978" w:rsidRDefault="002258D4">
      <w:pPr>
        <w:rPr>
          <w:lang w:val="en-US"/>
        </w:rPr>
      </w:pPr>
      <w:ins w:id="7603" w:author="JIE  SUN" w:date="2018-06-21T21:29:00Z">
        <w:r>
          <w:rPr>
            <w:lang w:val="en-US"/>
          </w:rPr>
          <w:t xml:space="preserve">Basing on the </w:t>
        </w:r>
      </w:ins>
      <w:ins w:id="7604" w:author="JIE  SUN" w:date="2018-06-21T21:31:00Z">
        <w:r>
          <w:rPr>
            <w:lang w:val="en-US"/>
          </w:rPr>
          <w:t xml:space="preserve">last two sections, we can get the spinning angle </w:t>
        </w:r>
      </w:ins>
      <w:ins w:id="7605" w:author="JIE  SUN" w:date="2018-06-21T21:41:00Z">
        <w:r w:rsidR="0039577D">
          <w:rPr>
            <w:lang w:val="en-US"/>
          </w:rPr>
          <w:t xml:space="preserve">and the </w:t>
        </w:r>
      </w:ins>
      <w:ins w:id="7606" w:author="JIE  SUN" w:date="2018-06-21T21:31:00Z">
        <w:r>
          <w:rPr>
            <w:lang w:val="en-US"/>
          </w:rPr>
          <w:t>inclination angle in three axes.</w:t>
        </w:r>
      </w:ins>
      <w:ins w:id="7607" w:author="JIE  SUN" w:date="2018-06-21T21:34:00Z">
        <w:r>
          <w:rPr>
            <w:lang w:val="en-US"/>
          </w:rPr>
          <w:t xml:space="preserve"> In this section,</w:t>
        </w:r>
      </w:ins>
      <w:ins w:id="7608" w:author="JIE  SUN" w:date="2018-06-21T21:31:00Z">
        <w:r>
          <w:rPr>
            <w:lang w:val="en-US"/>
          </w:rPr>
          <w:t xml:space="preserve"> </w:t>
        </w:r>
      </w:ins>
      <w:ins w:id="7609" w:author="JIE  SUN" w:date="2018-06-21T21:50:00Z">
        <w:r w:rsidR="00B90B9F">
          <w:rPr>
            <w:lang w:val="en-US"/>
          </w:rPr>
          <w:t>first of all,</w:t>
        </w:r>
      </w:ins>
      <w:ins w:id="7610" w:author="JIE  SUN" w:date="2018-06-21T21:55:00Z">
        <w:r w:rsidR="00B90B9F">
          <w:rPr>
            <w:lang w:val="en-US"/>
          </w:rPr>
          <w:t xml:space="preserve"> </w:t>
        </w:r>
      </w:ins>
      <w:ins w:id="7611" w:author="JIE  SUN" w:date="2018-06-21T21:57:00Z">
        <w:r w:rsidR="00B90B9F">
          <w:rPr>
            <w:lang w:val="en-US"/>
          </w:rPr>
          <w:t xml:space="preserve">it is to </w:t>
        </w:r>
      </w:ins>
      <w:ins w:id="7612" w:author="JIE  SUN" w:date="2018-06-21T21:55:00Z">
        <w:r w:rsidR="00B90B9F">
          <w:rPr>
            <w:lang w:val="en-US"/>
          </w:rPr>
          <w:t>analyze the changes of the angles during a movement to</w:t>
        </w:r>
      </w:ins>
      <w:ins w:id="7613" w:author="JIE  SUN" w:date="2018-06-21T21:50:00Z">
        <w:r w:rsidR="00B90B9F">
          <w:rPr>
            <w:lang w:val="en-US"/>
          </w:rPr>
          <w:t xml:space="preserve"> </w:t>
        </w:r>
      </w:ins>
      <w:ins w:id="7614" w:author="JIE  SUN" w:date="2018-06-21T21:46:00Z">
        <w:r w:rsidR="00B90B9F">
          <w:rPr>
            <w:lang w:val="en-US"/>
          </w:rPr>
          <w:t>find</w:t>
        </w:r>
        <w:r w:rsidR="0039577D">
          <w:rPr>
            <w:lang w:val="en-US"/>
          </w:rPr>
          <w:t xml:space="preserve"> the regulation</w:t>
        </w:r>
      </w:ins>
      <w:ins w:id="7615" w:author="JIE  SUN" w:date="2018-06-21T21:49:00Z">
        <w:r w:rsidR="00B90B9F">
          <w:rPr>
            <w:lang w:val="en-US"/>
          </w:rPr>
          <w:t>s</w:t>
        </w:r>
      </w:ins>
      <w:ins w:id="7616" w:author="JIE  SUN" w:date="2018-06-21T21:56:00Z">
        <w:r w:rsidR="00B90B9F">
          <w:rPr>
            <w:lang w:val="en-US"/>
          </w:rPr>
          <w:t>; and then</w:t>
        </w:r>
      </w:ins>
      <w:ins w:id="7617" w:author="JIE  SUN" w:date="2018-06-21T21:57:00Z">
        <w:r w:rsidR="00B90B9F">
          <w:rPr>
            <w:lang w:val="en-US"/>
          </w:rPr>
          <w:t xml:space="preserve">, </w:t>
        </w:r>
      </w:ins>
      <w:ins w:id="7618" w:author="JIE  SUN" w:date="2018-06-21T21:59:00Z">
        <w:r w:rsidR="00F42978">
          <w:rPr>
            <w:lang w:val="en-US"/>
          </w:rPr>
          <w:t>the next step is to make the restriction conditions</w:t>
        </w:r>
      </w:ins>
      <w:ins w:id="7619" w:author="JIE  SUN" w:date="2018-06-21T22:02:00Z">
        <w:r w:rsidR="00F42978">
          <w:rPr>
            <w:lang w:val="en-US"/>
          </w:rPr>
          <w:t xml:space="preserve"> of the</w:t>
        </w:r>
      </w:ins>
      <w:ins w:id="7620" w:author="JIE  SUN" w:date="2018-06-21T22:03:00Z">
        <w:r w:rsidR="00F42978">
          <w:rPr>
            <w:lang w:val="en-US"/>
          </w:rPr>
          <w:t xml:space="preserve"> change</w:t>
        </w:r>
      </w:ins>
      <w:ins w:id="7621" w:author="JIE  SUN" w:date="2018-06-21T21:59:00Z">
        <w:r w:rsidR="00F42978">
          <w:rPr>
            <w:lang w:val="en-US"/>
          </w:rPr>
          <w:t xml:space="preserve"> scope of </w:t>
        </w:r>
      </w:ins>
      <w:ins w:id="7622" w:author="JIE  SUN" w:date="2018-06-21T22:03:00Z">
        <w:r w:rsidR="00F42978">
          <w:rPr>
            <w:lang w:val="en-US"/>
          </w:rPr>
          <w:t xml:space="preserve">those two kinds of angles. </w:t>
        </w:r>
      </w:ins>
    </w:p>
    <w:p w14:paraId="48477A60" w14:textId="77777777" w:rsidR="00735DB4" w:rsidRDefault="00735DB4">
      <w:pPr>
        <w:rPr>
          <w:ins w:id="7623" w:author="JIE  SUN" w:date="2018-06-21T22:14:00Z"/>
          <w:lang w:val="en-US"/>
        </w:rPr>
      </w:pPr>
    </w:p>
    <w:p w14:paraId="3DB6637D" w14:textId="77777777" w:rsidR="0087014B" w:rsidDel="00F42978" w:rsidRDefault="00D5184D">
      <w:pPr>
        <w:rPr>
          <w:del w:id="7624" w:author="JIE  SUN" w:date="2018-06-21T22:05:00Z"/>
          <w:lang w:val="en-US"/>
        </w:rPr>
      </w:pPr>
      <w:del w:id="7625" w:author="JIE  SUN" w:date="2018-06-21T21:34:00Z">
        <w:r w:rsidDel="002258D4">
          <w:rPr>
            <w:rFonts w:hint="eastAsia"/>
            <w:lang w:val="en-US"/>
          </w:rPr>
          <w:delText>T</w:delText>
        </w:r>
      </w:del>
      <w:del w:id="7626" w:author="JIE  SUN" w:date="2018-06-21T21:46:00Z">
        <w:r w:rsidDel="0039577D">
          <w:rPr>
            <w:rFonts w:hint="eastAsia"/>
            <w:lang w:val="en-US"/>
          </w:rPr>
          <w:delText>he standards for the definition of restrictions</w:delText>
        </w:r>
      </w:del>
      <w:del w:id="7627" w:author="JIE  SUN" w:date="2018-06-21T21:56:00Z">
        <w:r w:rsidDel="00B90B9F">
          <w:rPr>
            <w:rFonts w:hint="eastAsia"/>
            <w:lang w:val="en-US"/>
          </w:rPr>
          <w:delText xml:space="preserve"> </w:delText>
        </w:r>
      </w:del>
      <w:del w:id="7628" w:author="JIE  SUN" w:date="2018-06-21T22:05:00Z">
        <w:r w:rsidDel="00F42978">
          <w:rPr>
            <w:rFonts w:hint="eastAsia"/>
            <w:lang w:val="en-US"/>
          </w:rPr>
          <w:delText xml:space="preserve">for the spinning angle and the deflection angle are to control those two kinds of angles together to </w:delText>
        </w:r>
      </w:del>
      <w:del w:id="7629" w:author="JIE  SUN" w:date="2018-06-21T21:29:00Z">
        <w:r w:rsidDel="002258D4">
          <w:rPr>
            <w:rFonts w:hint="eastAsia"/>
            <w:lang w:val="en-US"/>
          </w:rPr>
          <w:delText xml:space="preserve">control </w:delText>
        </w:r>
      </w:del>
      <w:del w:id="7630"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631" w:author="jie sun" w:date="2018-04-11T17:32:00Z">
        <w:del w:id="7632" w:author="JIE  SUN" w:date="2018-06-21T22:05:00Z">
          <w:r w:rsidR="00C91EA7" w:rsidDel="00F42978">
            <w:rPr>
              <w:lang w:val="en-US"/>
            </w:rPr>
            <w:delText>n</w:delText>
          </w:r>
        </w:del>
      </w:ins>
      <w:del w:id="7633"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634" w:author="像个男人一样" w:date="2018-03-21T02:14:00Z">
          <w:pPr/>
        </w:pPrChange>
      </w:pPr>
      <w:r w:rsidRPr="00606542">
        <w:rPr>
          <w:iCs w:val="0"/>
          <w:color w:val="auto"/>
          <w:sz w:val="24"/>
          <w:szCs w:val="22"/>
          <w:lang w:val="en-US"/>
        </w:rPr>
        <w:t xml:space="preserve">There are two ranges of self-spinning angle and </w:t>
      </w:r>
      <w:del w:id="7635" w:author="JIE  SUN" w:date="2018-06-21T22:06:00Z">
        <w:r w:rsidRPr="00606542" w:rsidDel="00F42978">
          <w:rPr>
            <w:iCs w:val="0"/>
            <w:color w:val="auto"/>
            <w:sz w:val="24"/>
            <w:szCs w:val="22"/>
            <w:lang w:val="en-US"/>
          </w:rPr>
          <w:delText xml:space="preserve">deflection </w:delText>
        </w:r>
      </w:del>
      <w:ins w:id="7636"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637" w:author="JIE  SUN" w:date="2018-06-21T22:07:00Z">
        <w:r w:rsidR="00F42978">
          <w:rPr>
            <w:iCs w:val="0"/>
            <w:color w:val="auto"/>
            <w:sz w:val="24"/>
            <w:szCs w:val="22"/>
            <w:lang w:val="en-US"/>
          </w:rPr>
          <w:t xml:space="preserve">two </w:t>
        </w:r>
      </w:ins>
      <w:del w:id="7638" w:author="JIE  SUN" w:date="2018-06-21T22:07:00Z">
        <w:r w:rsidRPr="00606542" w:rsidDel="00F42978">
          <w:rPr>
            <w:iCs w:val="0"/>
            <w:color w:val="auto"/>
            <w:sz w:val="24"/>
            <w:szCs w:val="22"/>
            <w:lang w:val="en-US"/>
          </w:rPr>
          <w:delText>actions</w:delText>
        </w:r>
      </w:del>
      <w:ins w:id="7639"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640"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641"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642"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643" w:author="JIE  SUN" w:date="2018-06-21T22:10:00Z">
        <w:r w:rsidR="0092652C">
          <w:rPr>
            <w:iCs w:val="0"/>
            <w:color w:val="auto"/>
            <w:sz w:val="24"/>
            <w:szCs w:val="22"/>
            <w:lang w:val="en-US"/>
          </w:rPr>
          <w:t>d</w:t>
        </w:r>
      </w:ins>
      <w:r w:rsidRPr="00606542">
        <w:rPr>
          <w:iCs w:val="0"/>
          <w:color w:val="auto"/>
          <w:sz w:val="24"/>
          <w:szCs w:val="22"/>
          <w:lang w:val="en-US"/>
        </w:rPr>
        <w:t xml:space="preserve"> </w:t>
      </w:r>
      <w:del w:id="7644" w:author="jie sun" w:date="2018-04-11T17:33:00Z">
        <w:r w:rsidRPr="00606542" w:rsidDel="001668E1">
          <w:rPr>
            <w:iCs w:val="0"/>
            <w:color w:val="auto"/>
            <w:sz w:val="24"/>
            <w:szCs w:val="22"/>
            <w:lang w:val="en-US"/>
          </w:rPr>
          <w:delText>you in</w:delText>
        </w:r>
      </w:del>
      <w:ins w:id="7645" w:author="JIE  SUN" w:date="2018-06-21T22:10:00Z">
        <w:r w:rsidR="0092652C">
          <w:rPr>
            <w:iCs w:val="0"/>
            <w:color w:val="auto"/>
            <w:sz w:val="24"/>
            <w:szCs w:val="22"/>
            <w:lang w:val="en-US"/>
          </w:rPr>
          <w:t>as</w:t>
        </w:r>
      </w:ins>
      <w:ins w:id="7646" w:author="jie sun" w:date="2018-04-11T17:33:00Z">
        <w:del w:id="7647"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648"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649" w:author="JIE  SUN" w:date="2018-06-21T22:08:00Z">
        <w:r w:rsidR="00F42978">
          <w:rPr>
            <w:iCs w:val="0"/>
            <w:color w:val="auto"/>
            <w:sz w:val="24"/>
            <w:szCs w:val="22"/>
            <w:lang w:val="en-US"/>
          </w:rPr>
          <w:t xml:space="preserve"> even the inclination can meet the standards</w:t>
        </w:r>
      </w:ins>
      <w:del w:id="7650"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651" w:author="JIE  SUN" w:date="2018-06-21T22:10:00Z">
        <w:r w:rsidRPr="00606542" w:rsidDel="0092652C">
          <w:rPr>
            <w:iCs w:val="0"/>
            <w:color w:val="auto"/>
            <w:sz w:val="24"/>
            <w:szCs w:val="22"/>
            <w:lang w:val="en-US"/>
          </w:rPr>
          <w:delText xml:space="preserve">And </w:delText>
        </w:r>
      </w:del>
      <w:ins w:id="7652"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653"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654"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655" w:author="JIE  SUN" w:date="2018-06-21T22:11:00Z">
        <w:r w:rsidRPr="00606542" w:rsidDel="0092652C">
          <w:rPr>
            <w:iCs w:val="0"/>
            <w:color w:val="auto"/>
            <w:sz w:val="24"/>
            <w:szCs w:val="22"/>
            <w:lang w:val="en-US"/>
          </w:rPr>
          <w:delText>relative with the gravity</w:delText>
        </w:r>
      </w:del>
      <w:ins w:id="7656"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657"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658" w:author="JIE  SUN" w:date="2018-06-21T13:53:00Z">
        <w:r w:rsidRPr="00606542" w:rsidDel="00252560">
          <w:rPr>
            <w:iCs w:val="0"/>
            <w:color w:val="auto"/>
            <w:sz w:val="24"/>
            <w:szCs w:val="22"/>
            <w:lang w:val="en-US"/>
          </w:rPr>
          <w:delText>are not satisfied with</w:delText>
        </w:r>
      </w:del>
      <w:ins w:id="7659"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660" w:author="JIE  SUN" w:date="2018-06-21T22:11:00Z">
        <w:r w:rsidRPr="00606542" w:rsidDel="0092652C">
          <w:rPr>
            <w:iCs w:val="0"/>
            <w:color w:val="auto"/>
            <w:sz w:val="24"/>
            <w:szCs w:val="22"/>
            <w:lang w:val="en-US"/>
          </w:rPr>
          <w:delText xml:space="preserve"> which can be tested by Accelerometer.</w:delText>
        </w:r>
      </w:del>
      <w:ins w:id="7661"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662" w:author="jie sun" w:date="2018-04-08T14:40:00Z">
            <w:rPr>
              <w:color w:val="44546A" w:themeColor="text2"/>
              <w:lang w:val="en-US"/>
            </w:rPr>
          </w:rPrChange>
        </w:rPr>
      </w:pPr>
    </w:p>
    <w:p w14:paraId="1E5720A8" w14:textId="77777777" w:rsidR="0087014B" w:rsidRPr="00FA4034" w:rsidDel="00936904" w:rsidRDefault="00D5184D">
      <w:pPr>
        <w:pStyle w:val="Caption"/>
        <w:rPr>
          <w:ins w:id="7663" w:author="jie sun" w:date="2018-04-18T21:06:00Z"/>
          <w:del w:id="7664" w:author="JIE  SUN" w:date="2018-06-21T22:18:00Z"/>
          <w:color w:val="auto"/>
          <w:sz w:val="28"/>
          <w:szCs w:val="24"/>
          <w:lang w:val="en-GB"/>
        </w:rPr>
      </w:pPr>
      <w:del w:id="7665" w:author="JIE  SUN" w:date="2018-06-21T22:18:00Z">
        <w:r w:rsidRPr="00FA4034" w:rsidDel="00936904">
          <w:rPr>
            <w:color w:val="auto"/>
            <w:sz w:val="28"/>
            <w:szCs w:val="24"/>
            <w:lang w:val="en-GB"/>
          </w:rPr>
          <w:delText>There are some angle range restriction</w:delText>
        </w:r>
      </w:del>
      <w:ins w:id="7666" w:author="jie sun" w:date="2018-04-08T18:29:00Z">
        <w:del w:id="7667" w:author="JIE  SUN" w:date="2018-06-21T22:18:00Z">
          <w:r w:rsidR="009E530B" w:rsidRPr="00FA4034" w:rsidDel="00936904">
            <w:rPr>
              <w:color w:val="auto"/>
              <w:sz w:val="28"/>
              <w:szCs w:val="24"/>
              <w:lang w:val="en-GB"/>
            </w:rPr>
            <w:delText>s</w:delText>
          </w:r>
        </w:del>
      </w:ins>
      <w:del w:id="7668" w:author="JIE  SUN" w:date="2018-06-21T22:18:00Z">
        <w:r w:rsidRPr="00FA4034" w:rsidDel="00936904">
          <w:rPr>
            <w:color w:val="auto"/>
            <w:sz w:val="28"/>
            <w:szCs w:val="24"/>
            <w:lang w:val="en-GB"/>
          </w:rPr>
          <w:delText xml:space="preserve"> below for </w:delText>
        </w:r>
      </w:del>
      <w:del w:id="7669" w:author="JIE  SUN" w:date="2018-06-21T13:50:00Z">
        <w:r w:rsidRPr="00FA4034" w:rsidDel="00D81616">
          <w:rPr>
            <w:color w:val="auto"/>
            <w:sz w:val="28"/>
            <w:szCs w:val="24"/>
            <w:lang w:val="en-GB"/>
          </w:rPr>
          <w:delText xml:space="preserve">three different </w:delText>
        </w:r>
      </w:del>
      <w:del w:id="7670" w:author="JIE  SUN" w:date="2018-06-21T22:18:00Z">
        <w:r w:rsidRPr="00FA4034" w:rsidDel="00936904">
          <w:rPr>
            <w:color w:val="auto"/>
            <w:sz w:val="28"/>
            <w:szCs w:val="24"/>
            <w:lang w:val="en-GB"/>
          </w:rPr>
          <w:delText>actions.</w:delText>
        </w:r>
      </w:del>
      <w:bookmarkStart w:id="7671" w:name="_Toc517900498"/>
      <w:bookmarkStart w:id="7672" w:name="_Toc517900767"/>
      <w:bookmarkStart w:id="7673" w:name="_Toc517900903"/>
      <w:bookmarkStart w:id="7674" w:name="_Toc517901035"/>
      <w:bookmarkStart w:id="7675" w:name="_Toc517902550"/>
      <w:bookmarkStart w:id="7676" w:name="_Toc517903000"/>
      <w:bookmarkStart w:id="7677" w:name="_Toc517903567"/>
      <w:bookmarkStart w:id="7678" w:name="_Toc517903703"/>
      <w:bookmarkStart w:id="7679" w:name="_Toc517903975"/>
      <w:bookmarkStart w:id="7680" w:name="_Toc517904110"/>
      <w:bookmarkStart w:id="7681" w:name="_Toc517973769"/>
      <w:bookmarkStart w:id="7682" w:name="_Toc517973898"/>
      <w:bookmarkStart w:id="7683" w:name="_Toc517974025"/>
      <w:bookmarkStart w:id="7684" w:name="_Toc517974278"/>
      <w:bookmarkStart w:id="7685" w:name="_Toc518334442"/>
      <w:bookmarkStart w:id="7686" w:name="_Toc518334712"/>
      <w:bookmarkStart w:id="7687" w:name="_Toc518334842"/>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p>
    <w:p w14:paraId="0F8C9185" w14:textId="60BD3889" w:rsidR="00BD66EE" w:rsidRPr="00A70793" w:rsidRDefault="00AB4D3D" w:rsidP="00FA4034">
      <w:pPr>
        <w:pStyle w:val="Heading3"/>
        <w:rPr>
          <w:ins w:id="7688" w:author="jie sun" w:date="2018-04-18T21:06:00Z"/>
          <w:lang w:val="en-GB"/>
        </w:rPr>
      </w:pPr>
      <w:bookmarkStart w:id="7689" w:name="_Toc518334843"/>
      <w:ins w:id="7690" w:author="JIE  SUN" w:date="2018-06-21T21:02:00Z">
        <w:r w:rsidRPr="00FA4034">
          <w:rPr>
            <w:lang w:val="en-GB"/>
          </w:rPr>
          <w:t xml:space="preserve">The </w:t>
        </w:r>
      </w:ins>
      <w:ins w:id="7691" w:author="jie sun" w:date="2018-04-18T21:06:00Z">
        <w:r w:rsidR="00BD66EE" w:rsidRPr="00FA4034">
          <w:rPr>
            <w:lang w:val="en-GB"/>
          </w:rPr>
          <w:t xml:space="preserve">Period </w:t>
        </w:r>
      </w:ins>
      <w:ins w:id="7692" w:author="JIE  SUN" w:date="2018-06-21T21:03:00Z">
        <w:r w:rsidRPr="00FA4034">
          <w:rPr>
            <w:lang w:val="en-GB"/>
          </w:rPr>
          <w:t>of Data Collection</w:t>
        </w:r>
      </w:ins>
      <w:ins w:id="7693" w:author="JIE  SUN" w:date="2018-06-21T22:18:00Z">
        <w:r w:rsidR="00936904" w:rsidRPr="00FA4034">
          <w:rPr>
            <w:lang w:val="en-GB"/>
          </w:rPr>
          <w:t xml:space="preserve"> </w:t>
        </w:r>
      </w:ins>
      <w:ins w:id="7694" w:author="JIE  SUN" w:date="2018-06-24T21:34:00Z">
        <w:r w:rsidR="003973E0" w:rsidRPr="00FA4034">
          <w:rPr>
            <w:lang w:val="en-GB"/>
          </w:rPr>
          <w:t>and Faltering Noise</w:t>
        </w:r>
        <w:bookmarkEnd w:id="7689"/>
        <w:r w:rsidR="003973E0" w:rsidRPr="00FA4034">
          <w:rPr>
            <w:lang w:val="en-GB"/>
          </w:rPr>
          <w:t xml:space="preserve"> </w:t>
        </w:r>
      </w:ins>
      <w:ins w:id="7695" w:author="jie sun" w:date="2018-04-18T21:09:00Z">
        <w:del w:id="7696" w:author="JIE  SUN" w:date="2018-06-21T21:03:00Z">
          <w:r w:rsidR="00ED76F7" w:rsidRPr="00A70793" w:rsidDel="00AB4D3D">
            <w:rPr>
              <w:lang w:val="en-GB"/>
            </w:rPr>
            <w:delText>w</w:delText>
          </w:r>
        </w:del>
      </w:ins>
      <w:ins w:id="7697" w:author="jie sun" w:date="2018-04-18T21:06:00Z">
        <w:del w:id="7698" w:author="JIE  SUN" w:date="2018-06-21T21:03:00Z">
          <w:r w:rsidR="00BD66EE" w:rsidRPr="00A70793" w:rsidDel="00AB4D3D">
            <w:rPr>
              <w:lang w:val="en-GB"/>
            </w:rPr>
            <w:delText xml:space="preserve">ith </w:delText>
          </w:r>
        </w:del>
        <w:del w:id="7699"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700" w:author="JIE  SUN" w:date="2018-06-24T21:38:00Z">
          <w:pPr>
            <w:pStyle w:val="Heading3"/>
          </w:pPr>
        </w:pPrChange>
      </w:pPr>
      <w:ins w:id="7701"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702" w:author="JIE  SUN" w:date="2018-06-21T22:20:00Z">
        <w:r w:rsidR="00A41C79" w:rsidRPr="00FA4034">
          <w:rPr>
            <w:lang w:val="en-US"/>
          </w:rPr>
          <w:t xml:space="preserve">the unit of </w:t>
        </w:r>
      </w:ins>
      <w:ins w:id="7703" w:author="JIE  SUN" w:date="2018-06-21T22:17:00Z">
        <w:r w:rsidR="00A41C79" w:rsidRPr="00FA4034">
          <w:rPr>
            <w:lang w:val="en-US"/>
          </w:rPr>
          <w:t xml:space="preserve">the horizontal ordinate </w:t>
        </w:r>
      </w:ins>
      <w:ins w:id="7704"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705" w:author="JIE  SUN" w:date="2018-06-24T21:38:00Z"/>
          <w:lang w:val="en-US"/>
        </w:rPr>
      </w:pPr>
    </w:p>
    <w:p w14:paraId="58226C2B" w14:textId="77777777" w:rsidR="003973E0" w:rsidRPr="00FA4034" w:rsidRDefault="003973E0">
      <w:pPr>
        <w:rPr>
          <w:ins w:id="7706" w:author="JIE  SUN" w:date="2018-06-24T21:39:00Z"/>
          <w:lang w:val="en-US"/>
        </w:rPr>
        <w:pPrChange w:id="7707" w:author="JIE  SUN" w:date="2018-06-24T21:39:00Z">
          <w:pPr>
            <w:pStyle w:val="Heading3"/>
          </w:pPr>
        </w:pPrChange>
      </w:pPr>
      <w:ins w:id="7708" w:author="JIE  SUN" w:date="2018-06-24T21:35:00Z">
        <w:r w:rsidRPr="00FA4034">
          <w:rPr>
            <w:lang w:val="en-US"/>
            <w:rPrChange w:id="7709" w:author="JIE  SUN" w:date="2018-06-24T21:38:00Z">
              <w:rPr>
                <w:b w:val="0"/>
              </w:rPr>
            </w:rPrChange>
          </w:rPr>
          <w:t>We can use the fastest duration between two movement</w:t>
        </w:r>
      </w:ins>
      <w:ins w:id="7710" w:author="JIE  SUN" w:date="2018-06-24T21:39:00Z">
        <w:r w:rsidRPr="00FA4034">
          <w:rPr>
            <w:b/>
            <w:lang w:val="en-US"/>
          </w:rPr>
          <w:t>s</w:t>
        </w:r>
      </w:ins>
      <w:ins w:id="7711" w:author="JIE  SUN" w:date="2018-06-24T21:35:00Z">
        <w:r w:rsidRPr="00FA4034">
          <w:rPr>
            <w:lang w:val="en-US"/>
            <w:rPrChange w:id="7712" w:author="JIE  SUN" w:date="2018-06-24T21:38:00Z">
              <w:rPr>
                <w:b w:val="0"/>
              </w:rPr>
            </w:rPrChange>
          </w:rPr>
          <w:t xml:space="preserve"> to falter the noise</w:t>
        </w:r>
        <w:r w:rsidRPr="00FA4034">
          <w:rPr>
            <w:b/>
            <w:lang w:val="en-US"/>
          </w:rPr>
          <w:t>,</w:t>
        </w:r>
      </w:ins>
    </w:p>
    <w:p w14:paraId="3B9C7FAB" w14:textId="081FFFA8" w:rsidR="003973E0" w:rsidRPr="00FA4034" w:rsidRDefault="003973E0">
      <w:pPr>
        <w:rPr>
          <w:ins w:id="7713" w:author="JIE  SUN" w:date="2018-06-24T21:39:00Z"/>
          <w:lang w:val="en-US"/>
        </w:rPr>
        <w:pPrChange w:id="7714" w:author="JIE  SUN" w:date="2018-06-24T21:39:00Z">
          <w:pPr>
            <w:pStyle w:val="Heading3"/>
          </w:pPr>
        </w:pPrChange>
      </w:pPr>
      <w:ins w:id="7715" w:author="JIE  SUN" w:date="2018-06-24T21:36:00Z">
        <w:r w:rsidRPr="00FA4034">
          <w:rPr>
            <w:lang w:val="en-US"/>
            <w:rPrChange w:id="7716" w:author="JIE  SUN" w:date="2018-06-24T21:38:00Z">
              <w:rPr>
                <w:b w:val="0"/>
              </w:rPr>
            </w:rPrChange>
          </w:rPr>
          <w:t>which</w:t>
        </w:r>
      </w:ins>
      <w:ins w:id="7717" w:author="JIE  SUN" w:date="2018-06-24T21:35:00Z">
        <w:r w:rsidRPr="00FA4034">
          <w:rPr>
            <w:lang w:val="en-US"/>
            <w:rPrChange w:id="7718" w:author="JIE  SUN" w:date="2018-06-24T21:38:00Z">
              <w:rPr>
                <w:b w:val="0"/>
              </w:rPr>
            </w:rPrChange>
          </w:rPr>
          <w:t xml:space="preserve"> </w:t>
        </w:r>
      </w:ins>
      <w:ins w:id="7719" w:author="JIE  SUN" w:date="2018-06-24T21:36:00Z">
        <w:r w:rsidRPr="00FA4034">
          <w:rPr>
            <w:lang w:val="en-US"/>
            <w:rPrChange w:id="7720" w:author="JIE  SUN" w:date="2018-06-24T21:38:00Z">
              <w:rPr>
                <w:b w:val="0"/>
              </w:rPr>
            </w:rPrChange>
          </w:rPr>
          <w:t xml:space="preserve">has been maintained in the </w:t>
        </w:r>
      </w:ins>
      <w:ins w:id="7721" w:author="JIE  SUN" w:date="2018-06-24T21:37:00Z">
        <w:r w:rsidRPr="00FA4034">
          <w:rPr>
            <w:lang w:val="en-US"/>
            <w:rPrChange w:id="7722" w:author="JIE  SUN" w:date="2018-06-24T21:38:00Z">
              <w:rPr>
                <w:b w:val="0"/>
              </w:rPr>
            </w:rPrChange>
          </w:rPr>
          <w:t xml:space="preserve">Charter 2.3.2 as </w:t>
        </w:r>
      </w:ins>
      <w:ins w:id="7723" w:author="JIE  SUN" w:date="2018-06-24T21:38:00Z">
        <w:r w:rsidRPr="00A70793">
          <w:rPr>
            <w:lang w:val="en-US"/>
          </w:rPr>
          <w:t>Transform Domain Algorithm</w:t>
        </w:r>
      </w:ins>
      <w:ins w:id="7724" w:author="JIE  SUN" w:date="2018-06-24T21:39:00Z">
        <w:r w:rsidRPr="00FA4034">
          <w:rPr>
            <w:b/>
            <w:lang w:val="en-US"/>
          </w:rPr>
          <w:t>.</w:t>
        </w:r>
      </w:ins>
    </w:p>
    <w:p w14:paraId="7DDA98FC" w14:textId="6E3C2DD9" w:rsidR="00100CE8" w:rsidRDefault="00323B61">
      <w:pPr>
        <w:jc w:val="both"/>
        <w:rPr>
          <w:ins w:id="7725" w:author="JIE  SUN" w:date="2018-06-24T22:00:00Z"/>
          <w:lang w:val="en-US"/>
        </w:rPr>
        <w:pPrChange w:id="7726" w:author="JIE  SUN" w:date="2018-06-24T22:02:00Z">
          <w:pPr>
            <w:numPr>
              <w:numId w:val="12"/>
            </w:numPr>
            <w:ind w:left="720" w:hanging="360"/>
          </w:pPr>
        </w:pPrChange>
      </w:pPr>
      <w:ins w:id="7727" w:author="JIE  SUN" w:date="2018-06-24T21:44:00Z">
        <w:r w:rsidRPr="00FA4034">
          <w:rPr>
            <w:lang w:val="en-US"/>
          </w:rPr>
          <w:t>From</w:t>
        </w:r>
        <w:r>
          <w:rPr>
            <w:lang w:val="en-US"/>
          </w:rPr>
          <w:t xml:space="preserve"> this kind movements, </w:t>
        </w:r>
      </w:ins>
      <w:ins w:id="7728" w:author="JIE  SUN" w:date="2018-06-24T21:43:00Z">
        <w:r>
          <w:rPr>
            <w:lang w:val="en-US"/>
          </w:rPr>
          <w:t xml:space="preserve">we can get that </w:t>
        </w:r>
      </w:ins>
      <w:ins w:id="7729" w:author="JIE  SUN" w:date="2018-06-24T21:45:00Z">
        <w:r>
          <w:rPr>
            <w:lang w:val="en-US"/>
          </w:rPr>
          <w:t xml:space="preserve">the </w:t>
        </w:r>
      </w:ins>
      <w:ins w:id="7730" w:author="JIE  SUN" w:date="2018-06-24T21:43:00Z">
        <w:r w:rsidR="00100CE8">
          <w:rPr>
            <w:lang w:val="en-US"/>
          </w:rPr>
          <w:t xml:space="preserve">duration of two effective adjacent peaks </w:t>
        </w:r>
      </w:ins>
      <w:ins w:id="7731" w:author="JIE  SUN" w:date="2018-06-24T21:45:00Z">
        <w:r>
          <w:rPr>
            <w:lang w:val="en-US"/>
          </w:rPr>
          <w:t xml:space="preserve">or movement </w:t>
        </w:r>
      </w:ins>
      <w:ins w:id="7732"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733" w:author="JIE  SUN" w:date="2018-06-24T21:43:00Z"/>
          <w:lang w:val="en-US"/>
        </w:rPr>
        <w:pPrChange w:id="7734" w:author="JIE  SUN" w:date="2018-06-24T21:43:00Z">
          <w:pPr>
            <w:numPr>
              <w:numId w:val="12"/>
            </w:numPr>
            <w:ind w:left="720" w:hanging="360"/>
          </w:pPr>
        </w:pPrChange>
      </w:pPr>
      <w:ins w:id="7735" w:author="JIE  SUN" w:date="2018-06-24T22:00:00Z">
        <w:r>
          <w:rPr>
            <w:lang w:val="en-US"/>
          </w:rPr>
          <w:t xml:space="preserve">There is piece of code below, </w:t>
        </w:r>
      </w:ins>
      <w:ins w:id="7736"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737"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738" w:author="JIE  SUN" w:date="2018-06-24T22:02:00Z">
              <w:rPr>
                <w:rFonts w:ascii="NSimSun" w:eastAsia="NSimSun" w:hAnsi="Times New Roman" w:cs="NSimSun"/>
                <w:color w:val="2B91AF"/>
                <w:sz w:val="19"/>
                <w:szCs w:val="19"/>
              </w:rPr>
            </w:rPrChange>
          </w:rPr>
          <w:t xml:space="preserve">recording the </w:t>
        </w:r>
      </w:ins>
      <w:ins w:id="7739" w:author="JIE  SUN" w:date="2018-06-24T22:02:00Z">
        <w:r w:rsidRPr="0036186A">
          <w:rPr>
            <w:lang w:val="en-US"/>
            <w:rPrChange w:id="7740" w:author="JIE  SUN" w:date="2018-06-24T22:02:00Z">
              <w:rPr>
                <w:rFonts w:ascii="NSimSun" w:eastAsia="NSimSun" w:hAnsi="Times New Roman" w:cs="NSimSun"/>
                <w:color w:val="2B91AF"/>
                <w:sz w:val="19"/>
                <w:szCs w:val="19"/>
              </w:rPr>
            </w:rPrChange>
          </w:rPr>
          <w:t xml:space="preserve">number of </w:t>
        </w:r>
      </w:ins>
      <w:ins w:id="7741" w:author="JIE  SUN" w:date="2018-06-24T22:05:00Z">
        <w:r w:rsidR="00273D37">
          <w:rPr>
            <w:lang w:val="en-US"/>
          </w:rPr>
          <w:t xml:space="preserve">the </w:t>
        </w:r>
      </w:ins>
      <w:ins w:id="7742" w:author="JIE  SUN" w:date="2018-06-24T22:02:00Z">
        <w:r w:rsidRPr="0036186A">
          <w:rPr>
            <w:lang w:val="en-US"/>
            <w:rPrChange w:id="7743"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744" w:author="JIE  SUN" w:date="2018-06-24T22:03:00Z">
        <w:r>
          <w:rPr>
            <w:lang w:val="en-US"/>
          </w:rPr>
          <w:t>transform</w:t>
        </w:r>
      </w:ins>
      <w:ins w:id="7745" w:author="JIE  SUN" w:date="2018-06-24T22:02:00Z">
        <w:r>
          <w:rPr>
            <w:lang w:val="en-US"/>
          </w:rPr>
          <w:t xml:space="preserve"> </w:t>
        </w:r>
      </w:ins>
      <w:ins w:id="7746"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747" w:author="JIE  SUN" w:date="2018-06-24T22:00:00Z"/>
          <w:rFonts w:ascii="NSimSun" w:eastAsia="NSimSun" w:hAnsi="Times New Roman" w:cs="NSimSun"/>
          <w:color w:val="000000"/>
          <w:sz w:val="19"/>
          <w:szCs w:val="19"/>
        </w:rPr>
        <w:pPrChange w:id="7748" w:author="JIE  SUN" w:date="2018-06-24T22:00:00Z">
          <w:pPr>
            <w:autoSpaceDE w:val="0"/>
            <w:autoSpaceDN w:val="0"/>
            <w:adjustRightInd w:val="0"/>
            <w:spacing w:after="0"/>
          </w:pPr>
        </w:pPrChange>
      </w:pPr>
      <w:ins w:id="7749" w:author="JIE  SUN" w:date="2018-06-24T22:01:00Z">
        <w:r>
          <w:rPr>
            <w:rFonts w:ascii="NSimSun" w:eastAsia="NSimSun" w:hAnsi="Times New Roman" w:cs="NSimSun"/>
            <w:color w:val="008000"/>
            <w:sz w:val="19"/>
            <w:szCs w:val="19"/>
            <w:lang w:val="en-US"/>
          </w:rPr>
          <w:t xml:space="preserve"> </w:t>
        </w:r>
      </w:ins>
      <w:ins w:id="7750"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751" w:author="JIE  SUN" w:date="2018-06-24T22:00:00Z"/>
          <w:rFonts w:ascii="NSimSun" w:eastAsia="NSimSun" w:hAnsi="Times New Roman" w:cs="NSimSun"/>
          <w:color w:val="000000"/>
          <w:sz w:val="19"/>
          <w:szCs w:val="19"/>
        </w:rPr>
        <w:pPrChange w:id="7752" w:author="JIE  SUN" w:date="2018-06-24T22:00:00Z">
          <w:pPr>
            <w:autoSpaceDE w:val="0"/>
            <w:autoSpaceDN w:val="0"/>
            <w:adjustRightInd w:val="0"/>
            <w:spacing w:after="0"/>
          </w:pPr>
        </w:pPrChange>
      </w:pPr>
      <w:ins w:id="7753"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754" w:author="JIE  SUN" w:date="2018-06-24T22:00:00Z"/>
          <w:rFonts w:ascii="NSimSun" w:eastAsia="NSimSun" w:hAnsi="Times New Roman" w:cs="NSimSun"/>
          <w:color w:val="000000"/>
          <w:sz w:val="19"/>
          <w:szCs w:val="19"/>
        </w:rPr>
        <w:pPrChange w:id="7755" w:author="JIE  SUN" w:date="2018-06-24T22:00:00Z">
          <w:pPr>
            <w:autoSpaceDE w:val="0"/>
            <w:autoSpaceDN w:val="0"/>
            <w:adjustRightInd w:val="0"/>
            <w:spacing w:after="0"/>
          </w:pPr>
        </w:pPrChange>
      </w:pPr>
      <w:ins w:id="7756"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757" w:author="JIE  SUN" w:date="2018-06-24T22:00:00Z"/>
          <w:rFonts w:ascii="NSimSun" w:eastAsia="NSimSun" w:hAnsi="Times New Roman" w:cs="NSimSun"/>
          <w:color w:val="000000"/>
          <w:sz w:val="19"/>
          <w:szCs w:val="19"/>
        </w:rPr>
        <w:pPrChange w:id="7758" w:author="JIE  SUN" w:date="2018-06-24T22:00:00Z">
          <w:pPr>
            <w:autoSpaceDE w:val="0"/>
            <w:autoSpaceDN w:val="0"/>
            <w:adjustRightInd w:val="0"/>
            <w:spacing w:after="0"/>
          </w:pPr>
        </w:pPrChange>
      </w:pPr>
      <w:ins w:id="7759"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760" w:author="JIE  SUN" w:date="2018-06-21T22:18:00Z"/>
          <w:lang w:val="en-US"/>
          <w:rPrChange w:id="7761" w:author="JIE  SUN" w:date="2018-06-24T21:38:00Z">
            <w:rPr>
              <w:ins w:id="7762" w:author="JIE  SUN" w:date="2018-06-21T22:18:00Z"/>
            </w:rPr>
          </w:rPrChange>
        </w:rPr>
        <w:pPrChange w:id="7763" w:author="JIE  SUN" w:date="2018-06-24T22:00:00Z">
          <w:pPr/>
        </w:pPrChange>
      </w:pPr>
      <w:ins w:id="7764"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765" w:author="JIE  SUN" w:date="2018-06-24T22:02:00Z"/>
          <w:rFonts w:ascii="NSimSun" w:eastAsia="NSimSun" w:hAnsi="Times New Roman" w:cs="NSimSun"/>
          <w:color w:val="000000"/>
          <w:sz w:val="19"/>
          <w:szCs w:val="19"/>
        </w:rPr>
        <w:pPrChange w:id="7766" w:author="JIE  SUN" w:date="2018-06-24T22:03:00Z">
          <w:pPr>
            <w:autoSpaceDE w:val="0"/>
            <w:autoSpaceDN w:val="0"/>
            <w:adjustRightInd w:val="0"/>
            <w:spacing w:after="0"/>
          </w:pPr>
        </w:pPrChange>
      </w:pPr>
      <w:ins w:id="7767"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768" w:author="JIE  SUN" w:date="2018-06-24T22:07:00Z">
        <w:r w:rsidR="00CA4CC7">
          <w:rPr>
            <w:rFonts w:ascii="NSimSun" w:eastAsia="NSimSun" w:hAnsi="Times New Roman" w:cs="NSimSun"/>
            <w:color w:val="008000"/>
            <w:sz w:val="19"/>
            <w:szCs w:val="19"/>
          </w:rPr>
          <w:t>0</w:t>
        </w:r>
      </w:ins>
      <w:ins w:id="7769" w:author="JIE  SUN" w:date="2018-06-24T22:02:00Z">
        <w:r>
          <w:rPr>
            <w:rFonts w:ascii="NSimSun" w:eastAsia="NSimSun" w:hAnsi="Times New Roman" w:cs="NSimSun"/>
            <w:color w:val="008000"/>
            <w:sz w:val="19"/>
            <w:szCs w:val="19"/>
          </w:rPr>
          <w:t>8s and 2</w:t>
        </w:r>
      </w:ins>
      <w:ins w:id="7770" w:author="JIE  SUN" w:date="2018-06-24T22:04:00Z">
        <w:r w:rsidR="00C85A4B">
          <w:rPr>
            <w:rFonts w:ascii="NSimSun" w:eastAsia="NSimSun" w:hAnsi="Times New Roman" w:cs="NSimSun"/>
            <w:color w:val="008000"/>
            <w:sz w:val="19"/>
            <w:szCs w:val="19"/>
          </w:rPr>
          <w:t>.</w:t>
        </w:r>
      </w:ins>
      <w:ins w:id="7771"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772" w:author="JIE  SUN" w:date="2018-06-24T22:02:00Z"/>
          <w:rFonts w:ascii="NSimSun" w:eastAsia="NSimSun" w:hAnsi="Times New Roman" w:cs="NSimSun"/>
          <w:color w:val="000000"/>
          <w:sz w:val="19"/>
          <w:szCs w:val="19"/>
        </w:rPr>
        <w:pPrChange w:id="7773" w:author="JIE  SUN" w:date="2018-06-24T22:03:00Z">
          <w:pPr>
            <w:autoSpaceDE w:val="0"/>
            <w:autoSpaceDN w:val="0"/>
            <w:adjustRightInd w:val="0"/>
            <w:spacing w:after="0"/>
          </w:pPr>
        </w:pPrChange>
      </w:pPr>
      <w:ins w:id="777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775"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776" w:author="JIE  SUN" w:date="2018-06-24T22:02:00Z">
        <w:r>
          <w:rPr>
            <w:rFonts w:ascii="NSimSun" w:eastAsia="NSimSun" w:hAnsi="Times New Roman" w:cs="NSimSun"/>
            <w:color w:val="000000"/>
            <w:sz w:val="19"/>
            <w:szCs w:val="19"/>
          </w:rPr>
          <w:t xml:space="preserve"> &amp;&amp; (Domain.numi - Domain.numi_last) &lt; 25</w:t>
        </w:r>
      </w:ins>
      <w:ins w:id="7777" w:author="JIE  SUN" w:date="2018-06-24T22:06:00Z">
        <w:r w:rsidR="002462E7">
          <w:rPr>
            <w:rFonts w:ascii="NSimSun" w:eastAsia="NSimSun" w:hAnsi="Times New Roman" w:cs="NSimSun"/>
            <w:color w:val="000000"/>
            <w:sz w:val="19"/>
            <w:szCs w:val="19"/>
          </w:rPr>
          <w:t>0</w:t>
        </w:r>
      </w:ins>
      <w:ins w:id="7778"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779" w:author="JIE  SUN" w:date="2018-06-24T22:02:00Z"/>
          <w:rFonts w:ascii="NSimSun" w:eastAsia="NSimSun" w:hAnsi="Times New Roman" w:cs="NSimSun"/>
          <w:color w:val="000000"/>
          <w:sz w:val="19"/>
          <w:szCs w:val="19"/>
        </w:rPr>
        <w:pPrChange w:id="7780" w:author="JIE  SUN" w:date="2018-06-24T22:03:00Z">
          <w:pPr>
            <w:autoSpaceDE w:val="0"/>
            <w:autoSpaceDN w:val="0"/>
            <w:adjustRightInd w:val="0"/>
            <w:spacing w:after="0"/>
          </w:pPr>
        </w:pPrChange>
      </w:pPr>
      <w:ins w:id="7781"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782" w:author="JIE  SUN" w:date="2018-06-24T22:02:00Z"/>
          <w:rFonts w:ascii="NSimSun" w:eastAsia="NSimSun" w:hAnsi="Times New Roman" w:cs="NSimSun"/>
          <w:color w:val="000000"/>
          <w:sz w:val="19"/>
          <w:szCs w:val="19"/>
        </w:rPr>
        <w:pPrChange w:id="7783" w:author="JIE  SUN" w:date="2018-06-24T22:03:00Z">
          <w:pPr>
            <w:autoSpaceDE w:val="0"/>
            <w:autoSpaceDN w:val="0"/>
            <w:adjustRightInd w:val="0"/>
            <w:spacing w:after="0"/>
          </w:pPr>
        </w:pPrChange>
      </w:pPr>
      <w:ins w:id="778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785" w:author="JIE  SUN" w:date="2018-06-24T22:02:00Z"/>
          <w:rFonts w:ascii="NSimSun" w:eastAsia="NSimSun" w:hAnsi="Times New Roman" w:cs="NSimSun"/>
          <w:color w:val="000000"/>
          <w:sz w:val="19"/>
          <w:szCs w:val="19"/>
        </w:rPr>
        <w:pPrChange w:id="7786" w:author="JIE  SUN" w:date="2018-06-24T22:03:00Z">
          <w:pPr>
            <w:autoSpaceDE w:val="0"/>
            <w:autoSpaceDN w:val="0"/>
            <w:adjustRightInd w:val="0"/>
            <w:spacing w:after="0"/>
          </w:pPr>
        </w:pPrChange>
      </w:pPr>
      <w:ins w:id="7787"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788" w:author="JIE  SUN" w:date="2018-06-24T22:02:00Z"/>
          <w:rFonts w:ascii="NSimSun" w:eastAsia="NSimSun" w:hAnsi="Times New Roman" w:cs="NSimSun"/>
          <w:color w:val="000000"/>
          <w:sz w:val="19"/>
          <w:szCs w:val="19"/>
        </w:rPr>
        <w:pPrChange w:id="7789" w:author="JIE  SUN" w:date="2018-06-24T22:03:00Z">
          <w:pPr>
            <w:autoSpaceDE w:val="0"/>
            <w:autoSpaceDN w:val="0"/>
            <w:adjustRightInd w:val="0"/>
            <w:spacing w:after="0"/>
          </w:pPr>
        </w:pPrChange>
      </w:pPr>
      <w:ins w:id="779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791" w:author="JIE  SUN" w:date="2018-06-21T22:18:00Z"/>
        </w:rPr>
        <w:pPrChange w:id="7792" w:author="JIE  SUN" w:date="2018-06-24T22:03:00Z">
          <w:pPr/>
        </w:pPrChange>
      </w:pPr>
      <w:ins w:id="7793"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794" w:author="JIE  SUN" w:date="2018-06-21T22:18:00Z"/>
        </w:rPr>
      </w:pPr>
      <w:ins w:id="7795" w:author="jie sun" w:date="2018-04-18T21:06:00Z">
        <w:del w:id="7796" w:author="JIE  SUN" w:date="2018-06-21T21:07:00Z">
          <w:r w:rsidDel="002244F1">
            <w:delText>Here, t</w:delText>
          </w:r>
        </w:del>
        <w:del w:id="7797" w:author="JIE  SUN" w:date="2018-06-21T22:14:00Z">
          <w:r w:rsidDel="00936904">
            <w:delText xml:space="preserve">he frequency is </w:delText>
          </w:r>
        </w:del>
        <w:del w:id="7798" w:author="JIE  SUN" w:date="2018-06-21T13:50:00Z">
          <w:r w:rsidDel="00D81616">
            <w:delText>5</w:delText>
          </w:r>
        </w:del>
        <w:del w:id="7799" w:author="JIE  SUN" w:date="2018-06-21T22:14:00Z">
          <w:r w:rsidDel="00936904">
            <w:delText>0 Hz, that means the collection period is 0.0</w:delText>
          </w:r>
        </w:del>
        <w:del w:id="7800" w:author="JIE  SUN" w:date="2018-06-21T13:53:00Z">
          <w:r w:rsidDel="008C02A1">
            <w:delText>2</w:delText>
          </w:r>
        </w:del>
        <w:del w:id="7801" w:author="JIE  SUN" w:date="2018-06-21T22:14:00Z">
          <w:r w:rsidDel="00936904">
            <w:delText xml:space="preserve">s.  </w:delText>
          </w:r>
        </w:del>
        <w:del w:id="7802"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803" w:author="jie sun" w:date="2018-04-18T21:06:00Z"/>
          <w:lang w:val="en-US"/>
          <w:rPrChange w:id="7804" w:author="JIE  SUN" w:date="2018-06-21T22:18:00Z">
            <w:rPr>
              <w:ins w:id="7805" w:author="jie sun" w:date="2018-04-18T21:06:00Z"/>
            </w:rPr>
          </w:rPrChange>
        </w:rPr>
      </w:pPr>
    </w:p>
    <w:p w14:paraId="50567023" w14:textId="77777777" w:rsidR="00215C91" w:rsidRDefault="00215C91" w:rsidP="00934476">
      <w:pPr>
        <w:pStyle w:val="Heading3"/>
        <w:rPr>
          <w:ins w:id="7806" w:author="jie sun" w:date="2018-04-18T21:06:00Z"/>
        </w:rPr>
      </w:pPr>
      <w:bookmarkStart w:id="7807" w:name="OLE_LINK63"/>
      <w:ins w:id="7808" w:author="jie sun" w:date="2018-04-18T21:06:00Z">
        <w:del w:id="7809"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810" w:name="_Toc518334844"/>
      <w:ins w:id="7811" w:author="JIE  SUN" w:date="2018-06-22T11:39:00Z">
        <w:r w:rsidR="00DF7562">
          <w:t xml:space="preserve">Collecting </w:t>
        </w:r>
        <w:r w:rsidR="00DF7562">
          <w:rPr>
            <w:rFonts w:hint="eastAsia"/>
          </w:rPr>
          <w:t>Data</w:t>
        </w:r>
        <w:r w:rsidR="00DF7562">
          <w:t xml:space="preserve"> and Making Standards</w:t>
        </w:r>
      </w:ins>
      <w:bookmarkEnd w:id="7810"/>
    </w:p>
    <w:bookmarkEnd w:id="7807"/>
    <w:p w14:paraId="1F18C0B0" w14:textId="77777777" w:rsidR="00215C91" w:rsidDel="004E3F09" w:rsidRDefault="00215C91" w:rsidP="00215C91">
      <w:pPr>
        <w:rPr>
          <w:ins w:id="7812" w:author="jie sun" w:date="2018-04-18T21:06:00Z"/>
          <w:del w:id="7813" w:author="JIE  SUN" w:date="2018-06-22T11:50:00Z"/>
        </w:rPr>
      </w:pPr>
      <w:ins w:id="7814" w:author="jie sun" w:date="2018-04-18T21:06:00Z">
        <w:r>
          <w:rPr>
            <w:rFonts w:hint="eastAsia"/>
          </w:rPr>
          <w:t>There</w:t>
        </w:r>
        <w:r>
          <w:t xml:space="preserve"> </w:t>
        </w:r>
        <w:r>
          <w:rPr>
            <w:rFonts w:hint="eastAsia"/>
          </w:rPr>
          <w:t>is</w:t>
        </w:r>
        <w:r>
          <w:t xml:space="preserve"> an example already mentioned in 4.</w:t>
        </w:r>
      </w:ins>
      <w:ins w:id="7815" w:author="jie sun" w:date="2018-04-18T21:09:00Z">
        <w:r w:rsidR="00C85512">
          <w:t>2 chapter,</w:t>
        </w:r>
      </w:ins>
      <w:ins w:id="7816" w:author="jie sun" w:date="2018-04-18T21:06:00Z">
        <w:r>
          <w:t xml:space="preserve"> when put the phone up from the desk level, the Z-axis angle </w:t>
        </w:r>
      </w:ins>
      <w:ins w:id="7817" w:author="JIE  SUN" w:date="2018-06-21T21:06:00Z">
        <w:r w:rsidR="002244F1">
          <w:t>in</w:t>
        </w:r>
      </w:ins>
      <w:ins w:id="7818" w:author="jie sun" w:date="2018-04-18T21:06:00Z">
        <w:del w:id="7819" w:author="JIE  SUN" w:date="2018-06-21T21:06:00Z">
          <w:r w:rsidDel="002244F1">
            <w:delText>de</w:delText>
          </w:r>
        </w:del>
        <w:r>
          <w:t xml:space="preserve">creases when Y-axis </w:t>
        </w:r>
      </w:ins>
      <w:ins w:id="7820" w:author="JIE  SUN" w:date="2018-06-21T21:06:00Z">
        <w:r w:rsidR="002244F1">
          <w:t>de</w:t>
        </w:r>
      </w:ins>
      <w:ins w:id="7821" w:author="jie sun" w:date="2018-04-18T21:06:00Z">
        <w:del w:id="7822" w:author="JIE  SUN" w:date="2018-06-21T21:06:00Z">
          <w:r w:rsidDel="002244F1">
            <w:delText>in</w:delText>
          </w:r>
        </w:del>
        <w:r>
          <w:t xml:space="preserve">creases. Using this principle </w:t>
        </w:r>
        <w:del w:id="7823" w:author="JIE  SUN" w:date="2018-06-22T11:47:00Z">
          <w:r w:rsidDel="004E3F09">
            <w:delText>can identify those three actions generally</w:delText>
          </w:r>
        </w:del>
      </w:ins>
      <w:ins w:id="7824" w:author="JIE  SUN" w:date="2018-06-22T11:47:00Z">
        <w:r w:rsidR="004E3F09">
          <w:t>can make a set of algorithms to identify gestures and also count the times of the gesture happened</w:t>
        </w:r>
      </w:ins>
      <w:ins w:id="7825" w:author="jie sun" w:date="2018-04-18T21:06:00Z">
        <w:r>
          <w:t>,</w:t>
        </w:r>
        <w:del w:id="7826" w:author="JIE  SUN" w:date="2018-06-22T11:49:00Z">
          <w:r w:rsidDel="004E3F09">
            <w:delText xml:space="preserve"> </w:delText>
          </w:r>
        </w:del>
      </w:ins>
      <w:ins w:id="7827" w:author="JIE  SUN" w:date="2018-06-22T11:49:00Z">
        <w:r w:rsidR="004E3F09">
          <w:t xml:space="preserve"> since there are some differences</w:t>
        </w:r>
      </w:ins>
      <w:ins w:id="7828" w:author="JIE  SUN" w:date="2018-06-22T11:50:00Z">
        <w:r w:rsidR="004E3F09">
          <w:t xml:space="preserve"> of the tendency of the angle change</w:t>
        </w:r>
      </w:ins>
      <w:ins w:id="7829" w:author="JIE  SUN" w:date="2018-06-22T11:49:00Z">
        <w:r w:rsidR="004E3F09">
          <w:t xml:space="preserve"> between </w:t>
        </w:r>
      </w:ins>
      <w:ins w:id="7830" w:author="JIE  SUN" w:date="2018-06-22T11:50:00Z">
        <w:r w:rsidR="004E3F09">
          <w:t>those two gestures</w:t>
        </w:r>
      </w:ins>
      <w:ins w:id="7831" w:author="jie sun" w:date="2018-04-18T21:06:00Z">
        <w:del w:id="7832"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833" w:author="jie sun" w:date="2018-04-18T21:06:00Z">
            <w:rPr>
              <w:color w:val="44546A" w:themeColor="text2"/>
              <w:lang w:val="en-US"/>
            </w:rPr>
          </w:rPrChange>
        </w:rPr>
      </w:pPr>
    </w:p>
    <w:p w14:paraId="396B6BD9" w14:textId="77777777" w:rsidR="00125910" w:rsidRDefault="00D5184D">
      <w:pPr>
        <w:rPr>
          <w:ins w:id="7834" w:author="JIE  SUN" w:date="2018-06-22T15:11:00Z"/>
          <w:lang w:val="en-US"/>
        </w:rPr>
      </w:pPr>
      <w:del w:id="7835" w:author="JIE  SUN" w:date="2018-06-22T12:22:00Z">
        <w:r w:rsidDel="00861881">
          <w:rPr>
            <w:rFonts w:hint="eastAsia"/>
            <w:lang w:val="en-US"/>
          </w:rPr>
          <w:delText>Action1</w:delText>
        </w:r>
      </w:del>
      <w:ins w:id="7836" w:author="JIE  SUN" w:date="2018-06-22T12:22:00Z">
        <w:r w:rsidR="00861881">
          <w:rPr>
            <w:lang w:val="en-US"/>
          </w:rPr>
          <w:t>Gesture 1</w:t>
        </w:r>
      </w:ins>
      <w:r>
        <w:rPr>
          <w:rFonts w:hint="eastAsia"/>
          <w:lang w:val="en-US"/>
        </w:rPr>
        <w:t xml:space="preserve">:  </w:t>
      </w:r>
      <w:ins w:id="7837" w:author="jie sun" w:date="2018-04-08T14:41:00Z">
        <w:r w:rsidR="00677487">
          <w:t>S</w:t>
        </w:r>
      </w:ins>
      <w:del w:id="7838" w:author="jie sun" w:date="2018-04-08T14:41:00Z">
        <w:r w:rsidDel="00677487">
          <w:delText>s</w:delText>
        </w:r>
      </w:del>
      <w:r>
        <w:t>hak</w:t>
      </w:r>
      <w:ins w:id="7839" w:author="jie sun" w:date="2018-04-08T14:41:00Z">
        <w:r w:rsidR="00677487">
          <w:rPr>
            <w:lang w:val="en-US"/>
          </w:rPr>
          <w:t>e</w:t>
        </w:r>
      </w:ins>
      <w:del w:id="7840"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841" w:author="jie sun" w:date="2018-04-10T21:54:00Z">
        <w:r w:rsidDel="00DE417E">
          <w:rPr>
            <w:rFonts w:hint="eastAsia"/>
            <w:lang w:val="en-US"/>
          </w:rPr>
          <w:delText xml:space="preserve"> </w:delText>
        </w:r>
      </w:del>
      <w:r>
        <w:rPr>
          <w:rFonts w:hint="eastAsia"/>
          <w:lang w:val="en-US"/>
        </w:rPr>
        <w:t>the stick should display blue color.</w:t>
      </w:r>
      <w:ins w:id="7842" w:author="jie sun" w:date="2018-04-14T21:32:00Z">
        <w:r w:rsidR="00CD51E2">
          <w:rPr>
            <w:lang w:val="en-US"/>
          </w:rPr>
          <w:t xml:space="preserve"> </w:t>
        </w:r>
      </w:ins>
      <w:ins w:id="7843" w:author="JIE  SUN" w:date="2018-06-22T12:18:00Z">
        <w:r w:rsidR="00FC2A81">
          <w:rPr>
            <w:lang w:val="en-US"/>
          </w:rPr>
          <w:t xml:space="preserve"> Holding the phone </w:t>
        </w:r>
      </w:ins>
      <w:ins w:id="7844" w:author="JIE  SUN" w:date="2018-06-22T12:21:00Z">
        <w:r w:rsidR="00FC2A81">
          <w:rPr>
            <w:lang w:val="en-US"/>
          </w:rPr>
          <w:t>makes the screen facing the same direction with you and shake</w:t>
        </w:r>
      </w:ins>
      <w:ins w:id="7845" w:author="JIE  SUN" w:date="2018-06-22T12:22:00Z">
        <w:r w:rsidR="00FC2A81">
          <w:rPr>
            <w:lang w:val="en-US"/>
          </w:rPr>
          <w:t>s</w:t>
        </w:r>
      </w:ins>
      <w:ins w:id="7846" w:author="JIE  SUN" w:date="2018-06-22T12:21:00Z">
        <w:r w:rsidR="00FC2A81">
          <w:rPr>
            <w:lang w:val="en-US"/>
          </w:rPr>
          <w:t xml:space="preserve"> forward and behind</w:t>
        </w:r>
      </w:ins>
      <w:ins w:id="7847" w:author="JIE  SUN" w:date="2018-06-22T12:22:00Z">
        <w:r w:rsidR="00FC2A81">
          <w:rPr>
            <w:lang w:val="en-US"/>
          </w:rPr>
          <w:t>.</w:t>
        </w:r>
      </w:ins>
    </w:p>
    <w:p w14:paraId="69153115" w14:textId="77777777" w:rsidR="0087014B" w:rsidDel="00125910" w:rsidRDefault="00CD51E2">
      <w:pPr>
        <w:rPr>
          <w:del w:id="7848" w:author="JIE  SUN" w:date="2018-06-22T15:12:00Z"/>
          <w:lang w:val="en-US"/>
        </w:rPr>
      </w:pPr>
      <w:ins w:id="7849" w:author="jie sun" w:date="2018-04-14T21:32:00Z">
        <w:del w:id="7850" w:author="JIE  SUN" w:date="2018-06-21T21:15:00Z">
          <w:r w:rsidDel="006F6BA4">
            <w:rPr>
              <w:lang w:val="en-US"/>
            </w:rPr>
            <w:delText>(</w:delText>
          </w:r>
          <w:r w:rsidR="001C566E" w:rsidDel="006F6BA4">
            <w:rPr>
              <w:lang w:val="en-US"/>
            </w:rPr>
            <w:delText>All Frequenc</w:delText>
          </w:r>
        </w:del>
      </w:ins>
      <w:ins w:id="7851" w:author="jie sun" w:date="2018-04-14T21:33:00Z">
        <w:del w:id="7852" w:author="JIE  SUN" w:date="2018-06-21T21:15:00Z">
          <w:r w:rsidR="001C566E" w:rsidDel="006F6BA4">
            <w:rPr>
              <w:lang w:val="en-US"/>
            </w:rPr>
            <w:delText xml:space="preserve">ies below: </w:delText>
          </w:r>
        </w:del>
      </w:ins>
      <w:ins w:id="7853" w:author="jie sun" w:date="2018-04-14T21:32:00Z">
        <w:del w:id="7854" w:author="JIE  SUN" w:date="2018-06-21T13:54:00Z">
          <w:r w:rsidDel="008C02A1">
            <w:rPr>
              <w:lang w:val="en-US"/>
            </w:rPr>
            <w:delText>5</w:delText>
          </w:r>
        </w:del>
        <w:del w:id="7855" w:author="JIE  SUN" w:date="2018-06-21T21:15:00Z">
          <w:r w:rsidDel="006F6BA4">
            <w:rPr>
              <w:lang w:val="en-US"/>
            </w:rPr>
            <w:delText>0 Hz)</w:delText>
          </w:r>
        </w:del>
      </w:ins>
    </w:p>
    <w:p w14:paraId="6D08D6E1" w14:textId="77777777" w:rsidR="0087014B" w:rsidRDefault="00D5184D">
      <w:pPr>
        <w:jc w:val="center"/>
        <w:rPr>
          <w:ins w:id="7856" w:author="像个男人一样" w:date="2018-03-21T02:14:00Z"/>
          <w:lang w:val="en-US"/>
        </w:rPr>
        <w:pPrChange w:id="7857"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4AFCC5CB" w:rsidR="00125910" w:rsidRDefault="00D5184D">
      <w:pPr>
        <w:pStyle w:val="Caption"/>
        <w:jc w:val="center"/>
        <w:rPr>
          <w:ins w:id="7858" w:author="JIE  SUN" w:date="2018-06-22T15:13:00Z"/>
        </w:rPr>
        <w:pPrChange w:id="7859" w:author="jie sun" w:date="2018-04-16T21:42:00Z">
          <w:pPr/>
        </w:pPrChange>
      </w:pPr>
      <w:bookmarkStart w:id="7860" w:name="_Toc517801903"/>
      <w:ins w:id="7861" w:author="像个男人一样" w:date="2018-03-21T02:14:00Z">
        <w:r>
          <w:t xml:space="preserve">Figure </w:t>
        </w:r>
      </w:ins>
      <w:ins w:id="7862" w:author="JIE  SUN" w:date="2018-06-21T13:36:00Z">
        <w:r w:rsidR="00A64E7B">
          <w:fldChar w:fldCharType="begin"/>
        </w:r>
        <w:r w:rsidR="00A64E7B">
          <w:instrText xml:space="preserve"> STYLEREF 1 \s </w:instrText>
        </w:r>
      </w:ins>
      <w:r w:rsidR="00A64E7B">
        <w:fldChar w:fldCharType="separate"/>
      </w:r>
      <w:r w:rsidR="00030772">
        <w:rPr>
          <w:noProof/>
        </w:rPr>
        <w:t>5</w:t>
      </w:r>
      <w:ins w:id="786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11</w:t>
      </w:r>
      <w:ins w:id="7864" w:author="JIE  SUN" w:date="2018-06-21T13:36:00Z">
        <w:r w:rsidR="00A64E7B">
          <w:fldChar w:fldCharType="end"/>
        </w:r>
      </w:ins>
      <w:ins w:id="7865" w:author="jie sun" w:date="2018-04-19T13:00:00Z">
        <w:del w:id="7866" w:author="JIE  SUN" w:date="2018-06-21T13:34:00Z">
          <w:r w:rsidR="00083FE7" w:rsidDel="00A64E7B">
            <w:fldChar w:fldCharType="begin"/>
          </w:r>
          <w:r w:rsidR="00083FE7" w:rsidDel="00A64E7B">
            <w:delInstrText xml:space="preserve"> STYLEREF 1 \s </w:delInstrText>
          </w:r>
        </w:del>
      </w:ins>
      <w:del w:id="7867" w:author="JIE  SUN" w:date="2018-06-21T13:34:00Z">
        <w:r w:rsidR="00083FE7" w:rsidDel="00A64E7B">
          <w:fldChar w:fldCharType="separate"/>
        </w:r>
        <w:r w:rsidR="00083FE7" w:rsidDel="00A64E7B">
          <w:rPr>
            <w:noProof/>
          </w:rPr>
          <w:delText>4</w:delText>
        </w:r>
      </w:del>
      <w:ins w:id="7868" w:author="jie sun" w:date="2018-04-19T13:00:00Z">
        <w:del w:id="786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870" w:author="JIE  SUN" w:date="2018-06-21T13:34:00Z">
        <w:r w:rsidR="00083FE7" w:rsidDel="00A64E7B">
          <w:fldChar w:fldCharType="separate"/>
        </w:r>
      </w:del>
      <w:ins w:id="7871" w:author="jie sun" w:date="2018-04-19T13:00:00Z">
        <w:del w:id="7872" w:author="JIE  SUN" w:date="2018-06-21T13:34:00Z">
          <w:r w:rsidR="00083FE7" w:rsidDel="00A64E7B">
            <w:rPr>
              <w:noProof/>
            </w:rPr>
            <w:delText>10</w:delText>
          </w:r>
          <w:r w:rsidR="00083FE7" w:rsidDel="00A64E7B">
            <w:fldChar w:fldCharType="end"/>
          </w:r>
        </w:del>
      </w:ins>
      <w:ins w:id="7873" w:author="像个男人一样" w:date="2018-03-21T02:14:00Z">
        <w:del w:id="787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875" w:author="像个男人一样" w:date="2018-03-22T11:51:00Z">
        <w:del w:id="7876" w:author="jie sun" w:date="2018-04-10T21:45:00Z">
          <w:r w:rsidDel="00454521">
            <w:delText>9</w:delText>
          </w:r>
        </w:del>
      </w:ins>
      <w:ins w:id="7877" w:author="像个男人一样" w:date="2018-03-21T02:14:00Z">
        <w:del w:id="7878" w:author="jie sun" w:date="2018-04-10T21:45:00Z">
          <w:r w:rsidDel="00454521">
            <w:fldChar w:fldCharType="end"/>
          </w:r>
        </w:del>
        <w:bookmarkStart w:id="7879" w:name="_Toc13665"/>
        <w:bookmarkStart w:id="7880" w:name="_Toc3253"/>
        <w:bookmarkStart w:id="7881" w:name="_Toc30291"/>
        <w:bookmarkStart w:id="7882" w:name="_Toc5203"/>
        <w:bookmarkStart w:id="7883" w:name="_Toc7885"/>
        <w:bookmarkStart w:id="7884" w:name="_Toc9703"/>
        <w:bookmarkStart w:id="7885" w:name="_Toc20146"/>
        <w:bookmarkStart w:id="7886" w:name="_Toc18384"/>
        <w:bookmarkStart w:id="7887" w:name="_Toc22028"/>
        <w:bookmarkStart w:id="7888" w:name="_Toc27708"/>
        <w:bookmarkStart w:id="7889" w:name="_Toc9096"/>
        <w:bookmarkStart w:id="7890" w:name="_Toc24577"/>
        <w:bookmarkStart w:id="7891" w:name="_Toc10608"/>
        <w:bookmarkStart w:id="7892" w:name="_Toc6050"/>
        <w:bookmarkStart w:id="7893" w:name="_Toc31888"/>
        <w:bookmarkStart w:id="7894" w:name="_Toc12510"/>
        <w:bookmarkStart w:id="7895" w:name="_Toc23863"/>
        <w:bookmarkStart w:id="7896" w:name="_Toc12797"/>
        <w:bookmarkStart w:id="7897" w:name="_Toc5373"/>
        <w:bookmarkStart w:id="7898" w:name="_Toc17157"/>
        <w:bookmarkStart w:id="7899" w:name="_Toc25493"/>
        <w:bookmarkStart w:id="7900" w:name="_Toc540"/>
        <w:bookmarkStart w:id="7901" w:name="_Toc21264"/>
        <w:bookmarkStart w:id="7902" w:name="_Toc24219"/>
        <w:bookmarkStart w:id="7903" w:name="_Toc21826"/>
        <w:r>
          <w:rPr>
            <w:rFonts w:hint="eastAsia"/>
          </w:rPr>
          <w:t xml:space="preserve">: Shank </w:t>
        </w:r>
      </w:ins>
      <w:ins w:id="7904" w:author="jie sun" w:date="2018-04-16T22:33:00Z">
        <w:r w:rsidR="00AA4800">
          <w:rPr>
            <w:rFonts w:hint="eastAsia"/>
          </w:rPr>
          <w:t>T</w:t>
        </w:r>
      </w:ins>
      <w:ins w:id="7905" w:author="像个男人一样" w:date="2018-03-21T02:14:00Z">
        <w:del w:id="7906" w:author="jie sun" w:date="2018-04-16T22:33:00Z">
          <w:r w:rsidDel="00AA4800">
            <w:rPr>
              <w:rFonts w:hint="eastAsia"/>
            </w:rPr>
            <w:delText>t</w:delText>
          </w:r>
        </w:del>
        <w:r>
          <w:rPr>
            <w:rFonts w:hint="eastAsia"/>
          </w:rPr>
          <w:t xml:space="preserve">he Phone </w:t>
        </w:r>
      </w:ins>
      <w:ins w:id="7907" w:author="jie sun" w:date="2018-04-16T22:33:00Z">
        <w:r w:rsidR="00AA4800">
          <w:rPr>
            <w:rFonts w:hint="eastAsia"/>
          </w:rPr>
          <w:t>I</w:t>
        </w:r>
      </w:ins>
      <w:ins w:id="7908" w:author="像个男人一样" w:date="2018-03-21T02:14:00Z">
        <w:del w:id="7909" w:author="jie sun" w:date="2018-04-16T22:33:00Z">
          <w:r w:rsidDel="00AA4800">
            <w:rPr>
              <w:rFonts w:hint="eastAsia"/>
            </w:rPr>
            <w:delText>i</w:delText>
          </w:r>
        </w:del>
        <w:r>
          <w:rPr>
            <w:rFonts w:hint="eastAsia"/>
          </w:rPr>
          <w:t xml:space="preserve">n </w:t>
        </w:r>
      </w:ins>
      <w:ins w:id="7910" w:author="JIE  SUN" w:date="2018-06-22T12:22:00Z">
        <w:r w:rsidR="00861881">
          <w:t>Gesture1</w:t>
        </w:r>
      </w:ins>
      <w:bookmarkEnd w:id="7860"/>
    </w:p>
    <w:p w14:paraId="36752DF8" w14:textId="77777777" w:rsidR="00125910" w:rsidRDefault="00125910" w:rsidP="00125910">
      <w:pPr>
        <w:rPr>
          <w:ins w:id="7911" w:author="JIE  SUN" w:date="2018-06-22T15:20:00Z"/>
          <w:lang w:val="en-US"/>
        </w:rPr>
      </w:pPr>
      <w:ins w:id="7912" w:author="JIE  SUN" w:date="2018-06-22T15:13:00Z">
        <w:r>
          <w:rPr>
            <w:lang w:val="en-US"/>
          </w:rPr>
          <w:t>There are two basic conditions to judge a valid gesture 1.</w:t>
        </w:r>
      </w:ins>
      <w:ins w:id="7913" w:author="JIE  SUN" w:date="2018-06-22T15:14:00Z">
        <w:r>
          <w:rPr>
            <w:lang w:val="en-US"/>
          </w:rPr>
          <w:t xml:space="preserve"> </w:t>
        </w:r>
      </w:ins>
    </w:p>
    <w:p w14:paraId="48716600" w14:textId="77777777" w:rsidR="00125910" w:rsidRDefault="00125910" w:rsidP="00125910">
      <w:pPr>
        <w:rPr>
          <w:ins w:id="7914" w:author="JIE  SUN" w:date="2018-06-22T15:13:00Z"/>
          <w:lang w:val="en-US"/>
        </w:rPr>
      </w:pPr>
      <w:ins w:id="7915" w:author="JIE  SUN" w:date="2018-06-22T15:20:00Z">
        <w:r>
          <w:rPr>
            <w:lang w:val="en-US"/>
          </w:rPr>
          <w:t xml:space="preserve">Condition 1: </w:t>
        </w:r>
      </w:ins>
      <w:ins w:id="7916" w:author="JIE  SUN" w:date="2018-06-22T15:14:00Z">
        <w:r>
          <w:rPr>
            <w:lang w:val="en-US"/>
          </w:rPr>
          <w:t xml:space="preserve">First is to analyze the self-rotation angle change to make </w:t>
        </w:r>
      </w:ins>
      <w:ins w:id="7917" w:author="JIE  SUN" w:date="2018-06-22T15:15:00Z">
        <w:r>
          <w:rPr>
            <w:lang w:val="en-US"/>
          </w:rPr>
          <w:t xml:space="preserve">threshold values of </w:t>
        </w:r>
      </w:ins>
      <w:ins w:id="7918" w:author="JIE  SUN" w:date="2018-06-22T15:14:00Z">
        <w:r>
          <w:rPr>
            <w:lang w:val="en-US"/>
          </w:rPr>
          <w:t>restrictions in three axes</w:t>
        </w:r>
      </w:ins>
      <w:ins w:id="7919" w:author="JIE  SUN" w:date="2018-06-22T15:19:00Z">
        <w:r>
          <w:rPr>
            <w:lang w:val="en-US"/>
          </w:rPr>
          <w:t xml:space="preserve"> </w:t>
        </w:r>
        <w:r>
          <w:rPr>
            <w:rFonts w:hint="eastAsia"/>
            <w:lang w:val="en-US"/>
          </w:rPr>
          <w:t>which</w:t>
        </w:r>
        <w:r>
          <w:rPr>
            <w:lang w:val="en-US"/>
          </w:rPr>
          <w:t xml:space="preserve"> are defined in Table 1 below</w:t>
        </w:r>
      </w:ins>
      <w:ins w:id="7920" w:author="JIE  SUN" w:date="2018-06-22T15:14:00Z">
        <w:r>
          <w:rPr>
            <w:lang w:val="en-US"/>
          </w:rPr>
          <w:t xml:space="preserve">. </w:t>
        </w:r>
      </w:ins>
      <w:ins w:id="7921" w:author="JIE  SUN" w:date="2018-06-22T15:20:00Z">
        <w:r>
          <w:rPr>
            <w:lang w:val="en-US"/>
          </w:rPr>
          <w:t>W</w:t>
        </w:r>
      </w:ins>
      <w:ins w:id="7922" w:author="JIE  SUN" w:date="2018-06-22T15:14:00Z">
        <w:r>
          <w:rPr>
            <w:lang w:val="en-US"/>
          </w:rPr>
          <w:t>hen the</w:t>
        </w:r>
      </w:ins>
      <w:ins w:id="7923" w:author="JIE  SUN" w:date="2018-06-22T15:17:00Z">
        <w:r>
          <w:rPr>
            <w:lang w:val="en-US"/>
          </w:rPr>
          <w:t xml:space="preserve"> values of self-rotation angle in</w:t>
        </w:r>
      </w:ins>
      <w:ins w:id="7924" w:author="JIE  SUN" w:date="2018-06-22T15:14:00Z">
        <w:r>
          <w:rPr>
            <w:lang w:val="en-US"/>
          </w:rPr>
          <w:t xml:space="preserve"> </w:t>
        </w:r>
      </w:ins>
      <w:ins w:id="7925" w:author="JIE  SUN" w:date="2018-06-22T15:16:00Z">
        <w:r>
          <w:rPr>
            <w:lang w:val="en-US"/>
          </w:rPr>
          <w:t>three</w:t>
        </w:r>
      </w:ins>
      <w:ins w:id="7926" w:author="JIE  SUN" w:date="2018-06-22T15:14:00Z">
        <w:r>
          <w:rPr>
            <w:lang w:val="en-US"/>
          </w:rPr>
          <w:t xml:space="preserve"> </w:t>
        </w:r>
      </w:ins>
      <w:ins w:id="7927" w:author="JIE  SUN" w:date="2018-06-22T15:16:00Z">
        <w:r>
          <w:rPr>
            <w:lang w:val="en-US"/>
          </w:rPr>
          <w:t>directions can meet</w:t>
        </w:r>
      </w:ins>
      <w:ins w:id="7928" w:author="JIE  SUN" w:date="2018-06-22T15:17:00Z">
        <w:r>
          <w:rPr>
            <w:lang w:val="en-US"/>
          </w:rPr>
          <w:t xml:space="preserve"> the threshold values, it means the data satisfy this cond</w:t>
        </w:r>
      </w:ins>
      <w:ins w:id="7929" w:author="JIE  SUN" w:date="2018-06-22T15:18:00Z">
        <w:r>
          <w:rPr>
            <w:lang w:val="en-US"/>
          </w:rPr>
          <w:t>i</w:t>
        </w:r>
      </w:ins>
      <w:ins w:id="7930" w:author="JIE  SUN" w:date="2018-06-22T15:17:00Z">
        <w:r>
          <w:rPr>
            <w:lang w:val="en-US"/>
          </w:rPr>
          <w:t>tion</w:t>
        </w:r>
      </w:ins>
      <w:ins w:id="7931" w:author="JIE  SUN" w:date="2018-06-22T15:19:00Z">
        <w:r>
          <w:rPr>
            <w:lang w:val="en-US"/>
          </w:rPr>
          <w:t>.</w:t>
        </w:r>
      </w:ins>
      <w:ins w:id="7932" w:author="JIE  SUN" w:date="2018-06-22T15:16:00Z">
        <w:r>
          <w:rPr>
            <w:lang w:val="en-US"/>
          </w:rPr>
          <w:t xml:space="preserve"> </w:t>
        </w:r>
      </w:ins>
    </w:p>
    <w:p w14:paraId="4162DED9" w14:textId="77777777" w:rsidR="00125910" w:rsidRPr="00125910" w:rsidRDefault="00125910">
      <w:pPr>
        <w:rPr>
          <w:ins w:id="7933" w:author="JIE  SUN" w:date="2018-06-22T15:12:00Z"/>
        </w:rPr>
      </w:pPr>
    </w:p>
    <w:p w14:paraId="090C044D" w14:textId="77777777" w:rsidR="0087014B" w:rsidDel="00AF72A5" w:rsidRDefault="00F94CD9">
      <w:pPr>
        <w:pStyle w:val="Caption"/>
        <w:jc w:val="center"/>
        <w:rPr>
          <w:ins w:id="7934" w:author="像个男人一样" w:date="2018-03-21T02:13:00Z"/>
          <w:del w:id="7935" w:author="JIE  SUN" w:date="2018-06-22T17:24:00Z"/>
          <w:lang w:val="en-US"/>
        </w:rPr>
        <w:pPrChange w:id="7936" w:author="jie sun" w:date="2018-04-16T21:42:00Z">
          <w:pPr/>
        </w:pPrChange>
      </w:pPr>
      <w:ins w:id="7937" w:author="JIE  SUN" w:date="2018-06-22T16:39:00Z">
        <w:r>
          <w:rPr>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7938" w:author="jie sun" w:date="2018-04-16T22:33:00Z">
        <w:del w:id="7939" w:author="JIE  SUN" w:date="2018-06-22T12:22:00Z">
          <w:r w:rsidR="00AA4800" w:rsidDel="00861881">
            <w:rPr>
              <w:rFonts w:hint="eastAsia"/>
            </w:rPr>
            <w:delText>A</w:delText>
          </w:r>
        </w:del>
      </w:ins>
      <w:ins w:id="7940" w:author="像个男人一样" w:date="2018-03-21T02:14:00Z">
        <w:del w:id="7941" w:author="jie sun" w:date="2018-04-16T22:33:00Z">
          <w:r w:rsidR="00D5184D" w:rsidDel="00AA4800">
            <w:rPr>
              <w:rFonts w:hint="eastAsia"/>
            </w:rPr>
            <w:delText>a</w:delText>
          </w:r>
        </w:del>
        <w:del w:id="7942" w:author="JIE  SUN" w:date="2018-06-22T12:22:00Z">
          <w:r w:rsidR="00D5184D" w:rsidDel="00861881">
            <w:rPr>
              <w:rFonts w:hint="eastAsia"/>
            </w:rPr>
            <w:delText>ction1</w:delText>
          </w:r>
        </w:del>
      </w:ins>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p>
    <w:p w14:paraId="2D0DACCE" w14:textId="77777777" w:rsidR="0087014B" w:rsidRDefault="00D5184D">
      <w:pPr>
        <w:pStyle w:val="Caption"/>
        <w:jc w:val="center"/>
        <w:rPr>
          <w:ins w:id="7943" w:author="像个男人一样" w:date="2018-03-21T02:14:00Z"/>
        </w:rPr>
        <w:pPrChange w:id="7944" w:author="JIE  SUN" w:date="2018-06-22T17:24:00Z">
          <w:pPr/>
        </w:pPrChange>
      </w:pPr>
      <w:del w:id="7945"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723245D7" w:rsidR="00AF72A5" w:rsidRDefault="00D5184D">
      <w:pPr>
        <w:pStyle w:val="Caption"/>
        <w:jc w:val="center"/>
        <w:rPr>
          <w:ins w:id="7946" w:author="JIE  SUN" w:date="2018-06-22T17:24:00Z"/>
          <w:lang w:val="en-US"/>
        </w:rPr>
        <w:pPrChange w:id="7947" w:author="jie sun" w:date="2018-04-16T21:42:00Z">
          <w:pPr/>
        </w:pPrChange>
      </w:pPr>
      <w:bookmarkStart w:id="7948" w:name="_Toc517801904"/>
      <w:ins w:id="7949" w:author="像个男人一样" w:date="2018-03-21T02:15:00Z">
        <w:r>
          <w:t xml:space="preserve">Figure </w:t>
        </w:r>
      </w:ins>
      <w:ins w:id="7950" w:author="JIE  SUN" w:date="2018-06-21T13:36:00Z">
        <w:r w:rsidR="00A64E7B">
          <w:fldChar w:fldCharType="begin"/>
        </w:r>
        <w:r w:rsidR="00A64E7B">
          <w:instrText xml:space="preserve"> STYLEREF 1 \s </w:instrText>
        </w:r>
      </w:ins>
      <w:r w:rsidR="00A64E7B">
        <w:fldChar w:fldCharType="separate"/>
      </w:r>
      <w:r w:rsidR="00030772">
        <w:rPr>
          <w:noProof/>
        </w:rPr>
        <w:t>5</w:t>
      </w:r>
      <w:ins w:id="795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12</w:t>
      </w:r>
      <w:ins w:id="7952" w:author="JIE  SUN" w:date="2018-06-21T13:36:00Z">
        <w:r w:rsidR="00A64E7B">
          <w:fldChar w:fldCharType="end"/>
        </w:r>
      </w:ins>
      <w:ins w:id="7953" w:author="jie sun" w:date="2018-04-19T13:00:00Z">
        <w:del w:id="7954" w:author="JIE  SUN" w:date="2018-06-21T13:34:00Z">
          <w:r w:rsidR="00083FE7" w:rsidDel="00A64E7B">
            <w:fldChar w:fldCharType="begin"/>
          </w:r>
          <w:r w:rsidR="00083FE7" w:rsidDel="00A64E7B">
            <w:delInstrText xml:space="preserve"> STYLEREF 1 \s </w:delInstrText>
          </w:r>
        </w:del>
      </w:ins>
      <w:del w:id="7955" w:author="JIE  SUN" w:date="2018-06-21T13:34:00Z">
        <w:r w:rsidR="00083FE7" w:rsidDel="00A64E7B">
          <w:fldChar w:fldCharType="separate"/>
        </w:r>
        <w:r w:rsidR="00083FE7" w:rsidDel="00A64E7B">
          <w:rPr>
            <w:noProof/>
          </w:rPr>
          <w:delText>4</w:delText>
        </w:r>
      </w:del>
      <w:ins w:id="7956" w:author="jie sun" w:date="2018-04-19T13:00:00Z">
        <w:del w:id="795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58" w:author="JIE  SUN" w:date="2018-06-21T13:34:00Z">
        <w:r w:rsidR="00083FE7" w:rsidDel="00A64E7B">
          <w:fldChar w:fldCharType="separate"/>
        </w:r>
      </w:del>
      <w:ins w:id="7959" w:author="jie sun" w:date="2018-04-19T13:00:00Z">
        <w:del w:id="7960" w:author="JIE  SUN" w:date="2018-06-21T13:34:00Z">
          <w:r w:rsidR="00083FE7" w:rsidDel="00A64E7B">
            <w:rPr>
              <w:noProof/>
            </w:rPr>
            <w:delText>11</w:delText>
          </w:r>
          <w:r w:rsidR="00083FE7" w:rsidDel="00A64E7B">
            <w:fldChar w:fldCharType="end"/>
          </w:r>
        </w:del>
      </w:ins>
      <w:ins w:id="7961" w:author="像个男人一样" w:date="2018-03-21T02:15:00Z">
        <w:del w:id="796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963" w:author="像个男人一样" w:date="2018-03-22T11:51:00Z">
        <w:del w:id="7964" w:author="jie sun" w:date="2018-04-10T21:45:00Z">
          <w:r w:rsidDel="00454521">
            <w:delText>10</w:delText>
          </w:r>
        </w:del>
      </w:ins>
      <w:ins w:id="7965" w:author="像个男人一样" w:date="2018-03-21T02:15:00Z">
        <w:del w:id="7966" w:author="jie sun" w:date="2018-04-10T21:45:00Z">
          <w:r w:rsidDel="00454521">
            <w:fldChar w:fldCharType="end"/>
          </w:r>
        </w:del>
        <w:bookmarkStart w:id="7967" w:name="_Toc13477"/>
        <w:bookmarkStart w:id="7968" w:name="_Toc3312"/>
        <w:bookmarkStart w:id="7969" w:name="_Toc30415"/>
        <w:bookmarkStart w:id="7970" w:name="_Toc15406"/>
        <w:bookmarkStart w:id="7971" w:name="_Toc22349"/>
        <w:bookmarkStart w:id="7972" w:name="_Toc14586"/>
        <w:bookmarkStart w:id="7973" w:name="_Toc11282"/>
        <w:bookmarkStart w:id="7974" w:name="_Toc19089"/>
        <w:bookmarkStart w:id="7975" w:name="_Toc21668"/>
        <w:bookmarkStart w:id="7976" w:name="_Toc20962"/>
        <w:bookmarkStart w:id="7977" w:name="_Toc22628"/>
        <w:bookmarkStart w:id="7978" w:name="_Toc6265"/>
        <w:bookmarkStart w:id="7979" w:name="_Toc27747"/>
        <w:bookmarkStart w:id="7980" w:name="_Toc24094"/>
        <w:bookmarkStart w:id="7981" w:name="_Toc257"/>
        <w:bookmarkStart w:id="7982" w:name="_Toc14481"/>
        <w:bookmarkStart w:id="7983" w:name="_Toc24361"/>
        <w:bookmarkStart w:id="7984" w:name="_Toc461"/>
        <w:bookmarkStart w:id="7985" w:name="_Toc7552"/>
        <w:bookmarkStart w:id="7986" w:name="_Toc4361"/>
        <w:bookmarkStart w:id="7987" w:name="_Toc23374"/>
        <w:bookmarkStart w:id="7988" w:name="_Toc27015"/>
        <w:bookmarkStart w:id="7989" w:name="_Toc18197"/>
        <w:bookmarkStart w:id="7990" w:name="_Toc18563"/>
        <w:bookmarkStart w:id="7991" w:name="_Toc18731"/>
        <w:r>
          <w:rPr>
            <w:rFonts w:hint="eastAsia"/>
          </w:rPr>
          <w:t>:</w:t>
        </w:r>
      </w:ins>
      <w:ins w:id="7992" w:author="JIE  SUN" w:date="2018-06-22T15:10:00Z">
        <w:r w:rsidR="0012193D">
          <w:t xml:space="preserve"> </w:t>
        </w:r>
      </w:ins>
      <w:ins w:id="7993" w:author="像个男人一样" w:date="2018-03-21T02:15:00Z">
        <w:r>
          <w:rPr>
            <w:rFonts w:hint="eastAsia"/>
          </w:rPr>
          <w:t xml:space="preserve">Spinning </w:t>
        </w:r>
      </w:ins>
      <w:ins w:id="7994" w:author="jie sun" w:date="2018-04-16T22:33:00Z">
        <w:r w:rsidR="00AA4800">
          <w:rPr>
            <w:rFonts w:hint="eastAsia"/>
          </w:rPr>
          <w:t>A</w:t>
        </w:r>
      </w:ins>
      <w:ins w:id="7995" w:author="像个男人一样" w:date="2018-03-21T02:15:00Z">
        <w:del w:id="7996" w:author="jie sun" w:date="2018-04-16T22:33:00Z">
          <w:r w:rsidDel="00AA4800">
            <w:rPr>
              <w:rFonts w:hint="eastAsia"/>
            </w:rPr>
            <w:delText>a</w:delText>
          </w:r>
        </w:del>
        <w:r>
          <w:rPr>
            <w:rFonts w:hint="eastAsia"/>
          </w:rPr>
          <w:t xml:space="preserve">ngle </w:t>
        </w:r>
      </w:ins>
      <w:ins w:id="7997" w:author="jie sun" w:date="2018-04-16T22:33:00Z">
        <w:r w:rsidR="00AA4800">
          <w:t>C</w:t>
        </w:r>
      </w:ins>
      <w:ins w:id="7998" w:author="像个男人一样" w:date="2018-03-21T02:15:00Z">
        <w:del w:id="7999" w:author="jie sun" w:date="2018-04-16T22:33:00Z">
          <w:r w:rsidDel="00AA4800">
            <w:rPr>
              <w:rFonts w:hint="eastAsia"/>
            </w:rPr>
            <w:delText>c</w:delText>
          </w:r>
        </w:del>
        <w:r>
          <w:rPr>
            <w:rFonts w:hint="eastAsia"/>
          </w:rPr>
          <w:t>hanges</w:t>
        </w:r>
      </w:ins>
      <w:ins w:id="8000" w:author="像个男人一样" w:date="2018-03-21T02:18:00Z">
        <w:r>
          <w:rPr>
            <w:rFonts w:hint="eastAsia"/>
            <w:lang w:val="en-US"/>
          </w:rPr>
          <w:t xml:space="preserve"> </w:t>
        </w:r>
      </w:ins>
      <w:ins w:id="8001" w:author="JIE  SUN" w:date="2018-06-22T15:10:00Z">
        <w:r w:rsidR="0012193D">
          <w:rPr>
            <w:rFonts w:hint="eastAsia"/>
            <w:lang w:val="en-US"/>
          </w:rPr>
          <w:t>in Gesture 1</w:t>
        </w:r>
      </w:ins>
      <w:bookmarkEnd w:id="7948"/>
    </w:p>
    <w:p w14:paraId="405621F2" w14:textId="77777777" w:rsidR="0087014B" w:rsidDel="0045059A" w:rsidRDefault="00AA4800">
      <w:pPr>
        <w:pStyle w:val="Caption"/>
        <w:jc w:val="center"/>
        <w:rPr>
          <w:ins w:id="8002" w:author="像个男人一样" w:date="2018-03-22T11:49:00Z"/>
          <w:del w:id="8003" w:author="jie sun" w:date="2018-04-11T17:34:00Z"/>
          <w:lang w:val="en-US"/>
        </w:rPr>
        <w:pPrChange w:id="8004" w:author="jie sun" w:date="2018-04-16T21:42:00Z">
          <w:pPr/>
        </w:pPrChange>
      </w:pPr>
      <w:ins w:id="8005" w:author="jie sun" w:date="2018-04-16T22:33:00Z">
        <w:del w:id="8006" w:author="JIE  SUN" w:date="2018-06-22T15:10:00Z">
          <w:r w:rsidDel="0012193D">
            <w:rPr>
              <w:lang w:val="en-US"/>
            </w:rPr>
            <w:delText>I</w:delText>
          </w:r>
        </w:del>
      </w:ins>
      <w:ins w:id="8007" w:author="像个男人一样" w:date="2018-03-21T02:18:00Z">
        <w:del w:id="8008" w:author="jie sun" w:date="2018-04-16T22:33:00Z">
          <w:r w:rsidR="00D5184D" w:rsidDel="00AA4800">
            <w:rPr>
              <w:rFonts w:hint="eastAsia"/>
              <w:lang w:val="en-US"/>
            </w:rPr>
            <w:delText>i</w:delText>
          </w:r>
        </w:del>
        <w:del w:id="8009" w:author="JIE  SUN" w:date="2018-06-22T15:10:00Z">
          <w:r w:rsidR="00D5184D" w:rsidDel="0012193D">
            <w:rPr>
              <w:rFonts w:hint="eastAsia"/>
              <w:lang w:val="en-US"/>
            </w:rPr>
            <w:delText xml:space="preserve">n </w:delText>
          </w:r>
        </w:del>
      </w:ins>
      <w:ins w:id="8010" w:author="jie sun" w:date="2018-04-16T22:33:00Z">
        <w:del w:id="8011" w:author="JIE  SUN" w:date="2018-06-22T15:10:00Z">
          <w:r w:rsidDel="0012193D">
            <w:rPr>
              <w:lang w:val="en-US"/>
            </w:rPr>
            <w:delText>A</w:delText>
          </w:r>
        </w:del>
      </w:ins>
      <w:ins w:id="8012" w:author="像个男人一样" w:date="2018-03-21T02:18:00Z">
        <w:del w:id="8013" w:author="jie sun" w:date="2018-04-16T22:33:00Z">
          <w:r w:rsidR="00D5184D" w:rsidDel="00AA4800">
            <w:rPr>
              <w:rFonts w:hint="eastAsia"/>
              <w:lang w:val="en-US"/>
            </w:rPr>
            <w:delText>a</w:delText>
          </w:r>
        </w:del>
        <w:del w:id="8014" w:author="JIE  SUN" w:date="2018-06-22T15:10:00Z">
          <w:r w:rsidR="00D5184D" w:rsidDel="0012193D">
            <w:rPr>
              <w:rFonts w:hint="eastAsia"/>
              <w:lang w:val="en-US"/>
            </w:rPr>
            <w:delText>ction 1</w:delText>
          </w:r>
        </w:del>
      </w:ins>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p>
    <w:p w14:paraId="43611E47" w14:textId="77777777" w:rsidR="0087014B" w:rsidRDefault="0087014B">
      <w:pPr>
        <w:pStyle w:val="Caption"/>
        <w:jc w:val="center"/>
        <w:rPr>
          <w:ins w:id="8015" w:author="像个男人一样" w:date="2018-03-22T11:49:00Z"/>
          <w:lang w:val="en-US"/>
        </w:rPr>
        <w:pPrChange w:id="8016" w:author="jie sun" w:date="2018-04-16T21:42:00Z">
          <w:pPr/>
        </w:pPrChange>
      </w:pPr>
    </w:p>
    <w:p w14:paraId="7FD3552B" w14:textId="5DDDD88F" w:rsidR="0087014B" w:rsidRDefault="00D5184D">
      <w:pPr>
        <w:pStyle w:val="Caption"/>
        <w:jc w:val="center"/>
        <w:pPrChange w:id="8017" w:author="jie sun" w:date="2018-04-16T21:42:00Z">
          <w:pPr/>
        </w:pPrChange>
      </w:pPr>
      <w:bookmarkStart w:id="8018" w:name="_Toc511906362"/>
      <w:ins w:id="8019" w:author="像个男人一样" w:date="2018-03-22T11:49:00Z">
        <w:r>
          <w:t xml:space="preserve">Table </w:t>
        </w:r>
        <w:r>
          <w:fldChar w:fldCharType="begin"/>
        </w:r>
        <w:r>
          <w:instrText xml:space="preserve"> STYLEREF 1 \s </w:instrText>
        </w:r>
        <w:r>
          <w:fldChar w:fldCharType="separate"/>
        </w:r>
      </w:ins>
      <w:r w:rsidR="00030772">
        <w:rPr>
          <w:noProof/>
        </w:rPr>
        <w:t>5</w:t>
      </w:r>
      <w:ins w:id="8020" w:author="像个男人一样" w:date="2018-03-22T11:49:00Z">
        <w:r>
          <w:fldChar w:fldCharType="end"/>
        </w:r>
        <w:r>
          <w:rPr>
            <w:rFonts w:hint="eastAsia"/>
          </w:rPr>
          <w:t>.</w:t>
        </w:r>
        <w:r>
          <w:fldChar w:fldCharType="begin"/>
        </w:r>
        <w:r>
          <w:instrText xml:space="preserve"> SEQ Table \* ARABIC \s 1 </w:instrText>
        </w:r>
        <w:r>
          <w:fldChar w:fldCharType="separate"/>
        </w:r>
      </w:ins>
      <w:r w:rsidR="00030772">
        <w:rPr>
          <w:noProof/>
        </w:rPr>
        <w:t>1</w:t>
      </w:r>
      <w:ins w:id="8021" w:author="像个男人一样" w:date="2018-03-22T11:49:00Z">
        <w:r>
          <w:fldChar w:fldCharType="end"/>
        </w:r>
        <w:bookmarkStart w:id="8022" w:name="_Toc1586"/>
        <w:bookmarkStart w:id="8023" w:name="_Toc13604"/>
        <w:bookmarkStart w:id="8024" w:name="_Toc11826"/>
        <w:bookmarkStart w:id="8025" w:name="_Toc6370"/>
        <w:bookmarkStart w:id="8026" w:name="_Toc23558"/>
        <w:bookmarkStart w:id="8027" w:name="_Toc1415"/>
        <w:bookmarkStart w:id="8028" w:name="_Toc5468"/>
        <w:bookmarkStart w:id="8029" w:name="_Toc6966"/>
        <w:bookmarkStart w:id="8030" w:name="_Toc26981"/>
        <w:bookmarkStart w:id="8031" w:name="_Toc8212"/>
        <w:bookmarkStart w:id="8032" w:name="_Toc8327"/>
        <w:bookmarkStart w:id="8033" w:name="_Toc9037"/>
        <w:bookmarkStart w:id="8034" w:name="_Toc9978"/>
        <w:bookmarkStart w:id="8035" w:name="_Toc15683"/>
        <w:bookmarkStart w:id="8036" w:name="_Toc5215"/>
        <w:bookmarkStart w:id="8037" w:name="_Toc1333"/>
        <w:bookmarkStart w:id="8038" w:name="_Toc1699"/>
        <w:bookmarkStart w:id="8039" w:name="_Toc13622"/>
        <w:bookmarkStart w:id="8040" w:name="_Toc3651"/>
        <w:bookmarkStart w:id="8041" w:name="_Toc31873"/>
        <w:bookmarkStart w:id="8042" w:name="_Toc21583"/>
        <w:r>
          <w:rPr>
            <w:rFonts w:hint="eastAsia"/>
          </w:rPr>
          <w:t>:</w:t>
        </w:r>
      </w:ins>
      <w:ins w:id="8043" w:author="JIE  SUN" w:date="2018-06-22T15:10:00Z">
        <w:r w:rsidR="008E4085">
          <w:t xml:space="preserve"> </w:t>
        </w:r>
      </w:ins>
      <w:ins w:id="8044" w:author="像个男人一样" w:date="2018-03-22T11:49:00Z">
        <w:r>
          <w:rPr>
            <w:rFonts w:hint="eastAsia"/>
          </w:rPr>
          <w:t xml:space="preserve">Spinning </w:t>
        </w:r>
      </w:ins>
      <w:ins w:id="8045" w:author="jie sun" w:date="2018-04-16T22:33:00Z">
        <w:r w:rsidR="00B33DC8">
          <w:t>A</w:t>
        </w:r>
      </w:ins>
      <w:ins w:id="8046" w:author="像个男人一样" w:date="2018-03-22T11:49:00Z">
        <w:del w:id="8047" w:author="jie sun" w:date="2018-04-16T22:33:00Z">
          <w:r w:rsidDel="00B33DC8">
            <w:rPr>
              <w:rFonts w:hint="eastAsia"/>
            </w:rPr>
            <w:delText>a</w:delText>
          </w:r>
        </w:del>
        <w:r>
          <w:rPr>
            <w:rFonts w:hint="eastAsia"/>
          </w:rPr>
          <w:t xml:space="preserve">ngle </w:t>
        </w:r>
        <w:del w:id="8048"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049" w:author="jie sun" w:date="2018-04-08T14:42:00Z">
        <w:del w:id="8050" w:author="JIE  SUN" w:date="2018-06-22T15:10:00Z">
          <w:r w:rsidR="00677487" w:rsidRPr="00677487" w:rsidDel="00CB6E76">
            <w:rPr>
              <w:rFonts w:hint="eastAsia"/>
            </w:rPr>
            <w:delText xml:space="preserve"> </w:delText>
          </w:r>
        </w:del>
      </w:ins>
      <w:ins w:id="8051" w:author="jie sun" w:date="2018-04-16T22:33:00Z">
        <w:r w:rsidR="00B33DC8">
          <w:t>R</w:t>
        </w:r>
      </w:ins>
      <w:ins w:id="8052" w:author="jie sun" w:date="2018-04-08T14:42:00Z">
        <w:r w:rsidR="00677487">
          <w:rPr>
            <w:rFonts w:hint="eastAsia"/>
          </w:rPr>
          <w:t xml:space="preserve">estrictions </w:t>
        </w:r>
      </w:ins>
      <w:ins w:id="8053" w:author="像个男人一样" w:date="2018-03-22T11:49:00Z">
        <w:del w:id="8054" w:author="jie sun" w:date="2018-04-08T14:42:00Z">
          <w:r w:rsidDel="00677487">
            <w:rPr>
              <w:rFonts w:hint="eastAsia"/>
            </w:rPr>
            <w:delText>s</w:delText>
          </w:r>
          <w:r w:rsidDel="00677487">
            <w:rPr>
              <w:rFonts w:hint="eastAsia"/>
              <w:lang w:val="en-US"/>
            </w:rPr>
            <w:delText xml:space="preserve"> </w:delText>
          </w:r>
        </w:del>
      </w:ins>
      <w:ins w:id="8055" w:author="JIE  SUN" w:date="2018-06-22T15:10:00Z">
        <w:r w:rsidR="008E4085">
          <w:rPr>
            <w:lang w:val="en-US"/>
          </w:rPr>
          <w:t>in Gesture 1</w:t>
        </w:r>
      </w:ins>
      <w:ins w:id="8056" w:author="jie sun" w:date="2018-04-16T22:33:00Z">
        <w:del w:id="8057" w:author="JIE  SUN" w:date="2018-06-22T15:10:00Z">
          <w:r w:rsidR="00FF356E" w:rsidDel="008E4085">
            <w:rPr>
              <w:lang w:val="en-US"/>
            </w:rPr>
            <w:delText>I</w:delText>
          </w:r>
        </w:del>
      </w:ins>
      <w:ins w:id="8058" w:author="像个男人一样" w:date="2018-03-22T11:49:00Z">
        <w:del w:id="8059" w:author="jie sun" w:date="2018-04-16T22:33:00Z">
          <w:r w:rsidDel="00FF356E">
            <w:rPr>
              <w:rFonts w:hint="eastAsia"/>
              <w:lang w:val="en-US"/>
            </w:rPr>
            <w:delText>i</w:delText>
          </w:r>
        </w:del>
        <w:del w:id="8060" w:author="JIE  SUN" w:date="2018-06-22T15:10:00Z">
          <w:r w:rsidDel="008E4085">
            <w:rPr>
              <w:rFonts w:hint="eastAsia"/>
              <w:lang w:val="en-US"/>
            </w:rPr>
            <w:delText xml:space="preserve">n </w:delText>
          </w:r>
        </w:del>
      </w:ins>
      <w:ins w:id="8061" w:author="jie sun" w:date="2018-04-16T22:33:00Z">
        <w:del w:id="8062" w:author="JIE  SUN" w:date="2018-06-22T15:10:00Z">
          <w:r w:rsidR="00FF356E" w:rsidDel="008E4085">
            <w:rPr>
              <w:lang w:val="en-US"/>
            </w:rPr>
            <w:delText>A</w:delText>
          </w:r>
        </w:del>
      </w:ins>
      <w:ins w:id="8063" w:author="像个男人一样" w:date="2018-03-22T11:49:00Z">
        <w:del w:id="8064" w:author="jie sun" w:date="2018-04-16T22:33:00Z">
          <w:r w:rsidDel="00FF356E">
            <w:rPr>
              <w:rFonts w:hint="eastAsia"/>
              <w:lang w:val="en-US"/>
            </w:rPr>
            <w:delText>a</w:delText>
          </w:r>
        </w:del>
        <w:del w:id="8065" w:author="JIE  SUN" w:date="2018-06-22T15:10:00Z">
          <w:r w:rsidDel="008E4085">
            <w:rPr>
              <w:rFonts w:hint="eastAsia"/>
              <w:lang w:val="en-US"/>
            </w:rPr>
            <w:delText>ction 1</w:delText>
          </w:r>
        </w:del>
      </w:ins>
      <w:bookmarkEnd w:id="8018"/>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66"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067">
          <w:tblGrid>
            <w:gridCol w:w="2067"/>
            <w:gridCol w:w="703"/>
            <w:gridCol w:w="1650"/>
          </w:tblGrid>
        </w:tblGridChange>
      </w:tblGrid>
      <w:tr w:rsidR="0087014B" w14:paraId="6D42DFA1" w14:textId="77777777" w:rsidTr="002A37FC">
        <w:trPr>
          <w:trHeight w:val="396"/>
          <w:trPrChange w:id="8068" w:author="JIE  SUN" w:date="2018-06-22T18:33:00Z">
            <w:trPr>
              <w:trHeight w:val="396"/>
            </w:trPr>
          </w:trPrChange>
        </w:trPr>
        <w:tc>
          <w:tcPr>
            <w:tcW w:w="2379" w:type="dxa"/>
            <w:shd w:val="clear" w:color="auto" w:fill="auto"/>
            <w:vAlign w:val="center"/>
            <w:tcPrChange w:id="8069"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070" w:author="JIE  SUN" w:date="2018-06-22T18:34:00Z">
              <w:r w:rsidDel="002A37FC">
                <w:rPr>
                  <w:rFonts w:ascii="SimSun" w:eastAsia="SimSun" w:hAnsi="SimSun" w:cs="SimSun" w:hint="eastAsia"/>
                  <w:color w:val="000000"/>
                  <w:sz w:val="22"/>
                  <w:lang w:val="en-US" w:bidi="ar"/>
                </w:rPr>
                <w:delText>valid rang</w:delText>
              </w:r>
            </w:del>
            <w:ins w:id="8071"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072"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073" w:author="JIE  SUN" w:date="2018-06-22T18:32:00Z">
              <w:r w:rsidDel="002A37FC">
                <w:rPr>
                  <w:rFonts w:ascii="SimSun" w:eastAsia="SimSun" w:hAnsi="SimSun" w:cs="SimSun" w:hint="eastAsia"/>
                  <w:color w:val="000000"/>
                  <w:sz w:val="22"/>
                  <w:lang w:val="en-US" w:bidi="ar"/>
                </w:rPr>
                <w:delText>One sid</w:delText>
              </w:r>
            </w:del>
            <w:ins w:id="8074" w:author="JIE  SUN" w:date="2018-06-22T18:33:00Z">
              <w:r w:rsidR="002A37FC">
                <w:rPr>
                  <w:rFonts w:ascii="SimSun" w:eastAsia="SimSun" w:hAnsi="SimSun" w:cs="SimSun" w:hint="eastAsia"/>
                  <w:color w:val="000000"/>
                  <w:sz w:val="22"/>
                  <w:lang w:val="en-US" w:bidi="ar"/>
                </w:rPr>
                <w:t>Minimum</w:t>
              </w:r>
            </w:ins>
            <w:del w:id="8075"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076"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077" w:author="JIE  SUN" w:date="2018-06-22T18:33:00Z">
            <w:trPr>
              <w:trHeight w:val="286"/>
            </w:trPr>
          </w:trPrChange>
        </w:trPr>
        <w:tc>
          <w:tcPr>
            <w:tcW w:w="2379" w:type="dxa"/>
            <w:shd w:val="clear" w:color="auto" w:fill="auto"/>
            <w:vAlign w:val="center"/>
            <w:tcPrChange w:id="8078"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8079"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080"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81" w:author="JIE  SUN" w:date="2018-06-21T15:24:00Z">
              <w:r w:rsidR="004A05BF">
                <w:rPr>
                  <w:rFonts w:ascii="SimSun" w:eastAsia="SimSun" w:hAnsi="SimSun" w:cs="SimSun"/>
                  <w:color w:val="000000"/>
                  <w:sz w:val="22"/>
                  <w:lang w:val="en-US"/>
                </w:rPr>
                <w:t>150</w:t>
              </w:r>
            </w:ins>
            <w:del w:id="8082"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083"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084" w:author="JIE  SUN" w:date="2018-06-21T15:24:00Z">
              <w:r>
                <w:rPr>
                  <w:rFonts w:ascii="SimSun" w:eastAsia="SimSun" w:hAnsi="SimSun" w:cs="SimSun"/>
                  <w:color w:val="000000"/>
                  <w:sz w:val="22"/>
                  <w:lang w:val="en-US"/>
                </w:rPr>
                <w:t>150</w:t>
              </w:r>
            </w:ins>
            <w:del w:id="8085"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086" w:author="JIE  SUN" w:date="2018-06-22T18:33:00Z">
            <w:trPr>
              <w:trHeight w:val="286"/>
            </w:trPr>
          </w:trPrChange>
        </w:trPr>
        <w:tc>
          <w:tcPr>
            <w:tcW w:w="2379" w:type="dxa"/>
            <w:shd w:val="clear" w:color="auto" w:fill="auto"/>
            <w:vAlign w:val="center"/>
            <w:tcPrChange w:id="8087"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8088"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089"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90" w:author="JIE  SUN" w:date="2018-06-21T15:24:00Z">
              <w:r w:rsidR="00BD3A93">
                <w:rPr>
                  <w:rFonts w:ascii="SimSun" w:eastAsia="SimSun" w:hAnsi="SimSun" w:cs="SimSun"/>
                  <w:color w:val="000000"/>
                  <w:sz w:val="22"/>
                  <w:lang w:val="en-US"/>
                </w:rPr>
                <w:t>6</w:t>
              </w:r>
            </w:ins>
            <w:del w:id="8091"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092"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093" w:author="JIE  SUN" w:date="2018-06-21T15:24:00Z">
              <w:r>
                <w:rPr>
                  <w:rFonts w:ascii="SimSun" w:eastAsia="SimSun" w:hAnsi="SimSun" w:cs="SimSun"/>
                  <w:color w:val="000000"/>
                  <w:sz w:val="22"/>
                  <w:lang w:val="en-US"/>
                </w:rPr>
                <w:t>6</w:t>
              </w:r>
            </w:ins>
            <w:del w:id="8094"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095" w:author="JIE  SUN" w:date="2018-06-22T18:33:00Z">
            <w:trPr>
              <w:trHeight w:val="286"/>
            </w:trPr>
          </w:trPrChange>
        </w:trPr>
        <w:tc>
          <w:tcPr>
            <w:tcW w:w="2379" w:type="dxa"/>
            <w:shd w:val="clear" w:color="auto" w:fill="auto"/>
            <w:vAlign w:val="center"/>
            <w:tcPrChange w:id="8096"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8097"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8098"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99" w:author="JIE  SUN" w:date="2018-06-21T15:24:00Z">
              <w:r w:rsidR="00BD3A93">
                <w:rPr>
                  <w:rFonts w:ascii="SimSun" w:eastAsia="SimSun" w:hAnsi="SimSun" w:cs="SimSun"/>
                  <w:color w:val="000000"/>
                  <w:sz w:val="22"/>
                  <w:lang w:val="en-US"/>
                </w:rPr>
                <w:t>6</w:t>
              </w:r>
            </w:ins>
            <w:del w:id="8100"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101"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102" w:author="JIE  SUN" w:date="2018-06-21T15:24:00Z">
              <w:r>
                <w:rPr>
                  <w:rFonts w:ascii="SimSun" w:eastAsia="SimSun" w:hAnsi="SimSun" w:cs="SimSun"/>
                  <w:color w:val="000000"/>
                  <w:sz w:val="22"/>
                  <w:lang w:val="en-US"/>
                </w:rPr>
                <w:t>6</w:t>
              </w:r>
            </w:ins>
            <w:del w:id="8103"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104" w:author="JIE  SUN" w:date="2018-06-22T20:42:00Z"/>
        </w:rPr>
      </w:pPr>
      <w:ins w:id="8105" w:author="JIE  SUN" w:date="2018-06-22T18:47:00Z">
        <w:r>
          <w:t>The piece of code below realize this a judgement.</w:t>
        </w:r>
      </w:ins>
    </w:p>
    <w:p w14:paraId="5E66A321" w14:textId="77777777" w:rsidR="00CF4761" w:rsidRDefault="00CF4761">
      <w:pPr>
        <w:rPr>
          <w:ins w:id="8106" w:author="JIE  SUN" w:date="2018-06-22T20:43:00Z"/>
        </w:rPr>
      </w:pPr>
      <w:ins w:id="8107"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8108"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8109" w:author="JIE  SUN" w:date="2018-06-22T20:43:00Z">
              <w:rPr>
                <w:rFonts w:ascii="NSimSun" w:eastAsia="NSimSun" w:hAnsi="Times New Roman" w:cs="NSimSun"/>
                <w:color w:val="000000" w:themeColor="text1"/>
                <w:sz w:val="19"/>
                <w:szCs w:val="19"/>
              </w:rPr>
            </w:rPrChange>
          </w:rPr>
          <w:t>represent the threshold data</w:t>
        </w:r>
      </w:ins>
      <w:ins w:id="8110" w:author="JIE  SUN" w:date="2018-06-22T20:44:00Z">
        <w:r>
          <w:t xml:space="preserve"> of spinning angle with X-axis</w:t>
        </w:r>
      </w:ins>
      <w:ins w:id="8111" w:author="JIE  SUN" w:date="2018-06-22T20:43:00Z">
        <w:r>
          <w:t>.</w:t>
        </w:r>
      </w:ins>
    </w:p>
    <w:p w14:paraId="228D1257" w14:textId="77777777" w:rsidR="00CF4761" w:rsidRDefault="00CF4761" w:rsidP="00CF4761">
      <w:pPr>
        <w:rPr>
          <w:ins w:id="8112" w:author="JIE  SUN" w:date="2018-06-22T20:45:00Z"/>
        </w:rPr>
      </w:pPr>
      <w:ins w:id="8113"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114" w:author="JIE  SUN" w:date="2018-06-22T20:45:00Z"/>
        </w:rPr>
      </w:pPr>
      <w:ins w:id="8115"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116" w:author="JIE  SUN" w:date="2018-06-22T18:47:00Z"/>
          <w:rFonts w:ascii="NSimSun" w:eastAsia="NSimSun" w:hAnsi="Times New Roman" w:cs="NSimSun"/>
          <w:color w:val="000000" w:themeColor="text1"/>
          <w:sz w:val="19"/>
          <w:szCs w:val="19"/>
          <w:rPrChange w:id="8117" w:author="JIE  SUN" w:date="2018-06-22T18:47:00Z">
            <w:rPr>
              <w:ins w:id="8118" w:author="JIE  SUN" w:date="2018-06-22T18:47:00Z"/>
              <w:rFonts w:ascii="NSimSun" w:eastAsia="NSimSun" w:hAnsi="Times New Roman" w:cs="NSimSun"/>
              <w:color w:val="000000"/>
              <w:sz w:val="19"/>
              <w:szCs w:val="19"/>
            </w:rPr>
          </w:rPrChange>
        </w:rPr>
      </w:pPr>
      <w:ins w:id="8119" w:author="JIE  SUN" w:date="2018-06-22T18:47:00Z">
        <w:r w:rsidRPr="00D6695F">
          <w:rPr>
            <w:rFonts w:ascii="NSimSun" w:eastAsia="NSimSun" w:hAnsi="Times New Roman" w:cs="NSimSun"/>
            <w:color w:val="000000" w:themeColor="text1"/>
            <w:sz w:val="19"/>
            <w:szCs w:val="19"/>
            <w:rPrChange w:id="8120"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8121" w:author="JIE  SUN" w:date="2018-06-22T18:47:00Z">
              <w:rPr>
                <w:rFonts w:ascii="NSimSun" w:eastAsia="NSimSun" w:hAnsi="Times New Roman" w:cs="NSimSun"/>
                <w:color w:val="008000"/>
                <w:sz w:val="19"/>
                <w:szCs w:val="19"/>
              </w:rPr>
            </w:rPrChange>
          </w:rPr>
          <w:t>].gyro_x[1] || Gyro.G_angle_x &lt;  action_123[</w:t>
        </w:r>
      </w:ins>
      <w:ins w:id="8122" w:author="JIE  SUN" w:date="2018-06-22T20:42:00Z">
        <w:r w:rsidR="00CF4761">
          <w:rPr>
            <w:rFonts w:ascii="NSimSun" w:eastAsia="NSimSun" w:hAnsi="Times New Roman" w:cs="NSimSun"/>
            <w:color w:val="000000" w:themeColor="text1"/>
            <w:sz w:val="19"/>
            <w:szCs w:val="19"/>
          </w:rPr>
          <w:t>0</w:t>
        </w:r>
      </w:ins>
      <w:ins w:id="8123" w:author="JIE  SUN" w:date="2018-06-22T18:47:00Z">
        <w:r w:rsidRPr="00D6695F">
          <w:rPr>
            <w:rFonts w:ascii="NSimSun" w:eastAsia="NSimSun" w:hAnsi="Times New Roman" w:cs="NSimSun"/>
            <w:color w:val="000000" w:themeColor="text1"/>
            <w:sz w:val="19"/>
            <w:szCs w:val="19"/>
            <w:rPrChange w:id="8124"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8125" w:author="JIE  SUN" w:date="2018-06-22T18:47:00Z"/>
          <w:rFonts w:ascii="NSimSun" w:eastAsia="NSimSun" w:hAnsi="Times New Roman" w:cs="NSimSun"/>
          <w:color w:val="000000" w:themeColor="text1"/>
          <w:sz w:val="19"/>
          <w:szCs w:val="19"/>
          <w:rPrChange w:id="8126" w:author="JIE  SUN" w:date="2018-06-22T18:47:00Z">
            <w:rPr>
              <w:ins w:id="8127" w:author="JIE  SUN" w:date="2018-06-22T18:47:00Z"/>
              <w:rFonts w:ascii="NSimSun" w:eastAsia="NSimSun" w:hAnsi="Times New Roman" w:cs="NSimSun"/>
              <w:color w:val="000000"/>
              <w:sz w:val="19"/>
              <w:szCs w:val="19"/>
            </w:rPr>
          </w:rPrChange>
        </w:rPr>
      </w:pPr>
      <w:ins w:id="8128" w:author="JIE  SUN" w:date="2018-06-22T18:47:00Z">
        <w:r w:rsidRPr="00D6695F">
          <w:rPr>
            <w:rFonts w:ascii="NSimSun" w:eastAsia="NSimSun" w:hAnsi="Times New Roman" w:cs="NSimSun"/>
            <w:color w:val="000000" w:themeColor="text1"/>
            <w:sz w:val="19"/>
            <w:szCs w:val="19"/>
            <w:rPrChange w:id="812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3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31"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132" w:author="JIE  SUN" w:date="2018-06-22T18:47:00Z"/>
          <w:rFonts w:ascii="NSimSun" w:eastAsia="NSimSun" w:hAnsi="Times New Roman" w:cs="NSimSun"/>
          <w:color w:val="000000" w:themeColor="text1"/>
          <w:sz w:val="19"/>
          <w:szCs w:val="19"/>
          <w:rPrChange w:id="8133" w:author="JIE  SUN" w:date="2018-06-22T18:47:00Z">
            <w:rPr>
              <w:ins w:id="8134" w:author="JIE  SUN" w:date="2018-06-22T18:47:00Z"/>
              <w:rFonts w:ascii="NSimSun" w:eastAsia="NSimSun" w:hAnsi="Times New Roman" w:cs="NSimSun"/>
              <w:color w:val="000000"/>
              <w:sz w:val="19"/>
              <w:szCs w:val="19"/>
            </w:rPr>
          </w:rPrChange>
        </w:rPr>
      </w:pPr>
      <w:ins w:id="8135" w:author="JIE  SUN" w:date="2018-06-22T18:47:00Z">
        <w:r w:rsidRPr="00D6695F">
          <w:rPr>
            <w:rFonts w:ascii="NSimSun" w:eastAsia="NSimSun" w:hAnsi="Times New Roman" w:cs="NSimSun"/>
            <w:color w:val="000000" w:themeColor="text1"/>
            <w:sz w:val="19"/>
            <w:szCs w:val="19"/>
            <w:rPrChange w:id="8136"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8137" w:author="JIE  SUN" w:date="2018-06-22T20:41:00Z">
        <w:r w:rsidR="00CF4761">
          <w:rPr>
            <w:rFonts w:ascii="NSimSun" w:eastAsia="NSimSun" w:hAnsi="Times New Roman" w:cs="NSimSun"/>
            <w:color w:val="000000" w:themeColor="text1"/>
            <w:sz w:val="19"/>
            <w:szCs w:val="19"/>
          </w:rPr>
          <w:t>0</w:t>
        </w:r>
      </w:ins>
      <w:ins w:id="8138" w:author="JIE  SUN" w:date="2018-06-22T18:47:00Z">
        <w:r w:rsidRPr="00D6695F">
          <w:rPr>
            <w:rFonts w:ascii="NSimSun" w:eastAsia="NSimSun" w:hAnsi="Times New Roman" w:cs="NSimSun"/>
            <w:color w:val="000000" w:themeColor="text1"/>
            <w:sz w:val="19"/>
            <w:szCs w:val="19"/>
            <w:rPrChange w:id="8139" w:author="JIE  SUN" w:date="2018-06-22T18:47:00Z">
              <w:rPr>
                <w:rFonts w:ascii="NSimSun" w:eastAsia="NSimSun" w:hAnsi="Times New Roman" w:cs="NSimSun"/>
                <w:color w:val="008000"/>
                <w:sz w:val="19"/>
                <w:szCs w:val="19"/>
              </w:rPr>
            </w:rPrChange>
          </w:rPr>
          <w:t>].gyro_y[1] || Gyro.G_angle_y &lt; action_123[</w:t>
        </w:r>
      </w:ins>
      <w:ins w:id="8140" w:author="JIE  SUN" w:date="2018-06-22T20:42:00Z">
        <w:r w:rsidR="00CF4761">
          <w:rPr>
            <w:rFonts w:ascii="NSimSun" w:eastAsia="NSimSun" w:hAnsi="Times New Roman" w:cs="NSimSun"/>
            <w:color w:val="000000" w:themeColor="text1"/>
            <w:sz w:val="19"/>
            <w:szCs w:val="19"/>
          </w:rPr>
          <w:t>0</w:t>
        </w:r>
      </w:ins>
      <w:ins w:id="8141" w:author="JIE  SUN" w:date="2018-06-22T18:47:00Z">
        <w:r w:rsidRPr="00D6695F">
          <w:rPr>
            <w:rFonts w:ascii="NSimSun" w:eastAsia="NSimSun" w:hAnsi="Times New Roman" w:cs="NSimSun"/>
            <w:color w:val="000000" w:themeColor="text1"/>
            <w:sz w:val="19"/>
            <w:szCs w:val="19"/>
            <w:rPrChange w:id="8142"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8143" w:author="JIE  SUN" w:date="2018-06-22T18:47:00Z"/>
          <w:rFonts w:ascii="NSimSun" w:eastAsia="NSimSun" w:hAnsi="Times New Roman" w:cs="NSimSun"/>
          <w:color w:val="000000" w:themeColor="text1"/>
          <w:sz w:val="19"/>
          <w:szCs w:val="19"/>
          <w:rPrChange w:id="8144" w:author="JIE  SUN" w:date="2018-06-22T18:47:00Z">
            <w:rPr>
              <w:ins w:id="8145" w:author="JIE  SUN" w:date="2018-06-22T18:47:00Z"/>
              <w:rFonts w:ascii="NSimSun" w:eastAsia="NSimSun" w:hAnsi="Times New Roman" w:cs="NSimSun"/>
              <w:color w:val="000000"/>
              <w:sz w:val="19"/>
              <w:szCs w:val="19"/>
            </w:rPr>
          </w:rPrChange>
        </w:rPr>
      </w:pPr>
      <w:ins w:id="8146" w:author="JIE  SUN" w:date="2018-06-22T18:47:00Z">
        <w:r w:rsidRPr="00D6695F">
          <w:rPr>
            <w:rFonts w:ascii="NSimSun" w:eastAsia="NSimSun" w:hAnsi="Times New Roman" w:cs="NSimSun"/>
            <w:color w:val="000000" w:themeColor="text1"/>
            <w:sz w:val="19"/>
            <w:szCs w:val="19"/>
            <w:rPrChange w:id="814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4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49"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150" w:author="JIE  SUN" w:date="2018-06-22T18:47:00Z"/>
          <w:rFonts w:ascii="NSimSun" w:eastAsia="NSimSun" w:hAnsi="Times New Roman" w:cs="NSimSun"/>
          <w:color w:val="000000" w:themeColor="text1"/>
          <w:sz w:val="19"/>
          <w:szCs w:val="19"/>
          <w:rPrChange w:id="8151" w:author="JIE  SUN" w:date="2018-06-22T18:47:00Z">
            <w:rPr>
              <w:ins w:id="8152" w:author="JIE  SUN" w:date="2018-06-22T18:47:00Z"/>
              <w:rFonts w:ascii="NSimSun" w:eastAsia="NSimSun" w:hAnsi="Times New Roman" w:cs="NSimSun"/>
              <w:color w:val="000000"/>
              <w:sz w:val="19"/>
              <w:szCs w:val="19"/>
            </w:rPr>
          </w:rPrChange>
        </w:rPr>
      </w:pPr>
      <w:ins w:id="8153" w:author="JIE  SUN" w:date="2018-06-22T18:47:00Z">
        <w:r w:rsidRPr="00D6695F">
          <w:rPr>
            <w:rFonts w:ascii="NSimSun" w:eastAsia="NSimSun" w:hAnsi="Times New Roman" w:cs="NSimSun"/>
            <w:color w:val="000000" w:themeColor="text1"/>
            <w:sz w:val="19"/>
            <w:szCs w:val="19"/>
            <w:rPrChange w:id="8154" w:author="JIE  SUN" w:date="2018-06-22T18:47:00Z">
              <w:rPr>
                <w:rFonts w:ascii="NSimSun" w:eastAsia="NSimSun" w:hAnsi="Times New Roman" w:cs="NSimSun"/>
                <w:color w:val="008000"/>
                <w:sz w:val="19"/>
                <w:szCs w:val="19"/>
              </w:rPr>
            </w:rPrChange>
          </w:rPr>
          <w:t>if (Gyro.G_angle_z &gt; action_123[</w:t>
        </w:r>
      </w:ins>
      <w:ins w:id="8155" w:author="JIE  SUN" w:date="2018-06-22T20:42:00Z">
        <w:r w:rsidR="00CF4761">
          <w:rPr>
            <w:rFonts w:ascii="NSimSun" w:eastAsia="NSimSun" w:hAnsi="Times New Roman" w:cs="NSimSun"/>
            <w:color w:val="000000" w:themeColor="text1"/>
            <w:sz w:val="19"/>
            <w:szCs w:val="19"/>
          </w:rPr>
          <w:t>0</w:t>
        </w:r>
      </w:ins>
      <w:ins w:id="8156" w:author="JIE  SUN" w:date="2018-06-22T18:47:00Z">
        <w:r w:rsidRPr="00D6695F">
          <w:rPr>
            <w:rFonts w:ascii="NSimSun" w:eastAsia="NSimSun" w:hAnsi="Times New Roman" w:cs="NSimSun"/>
            <w:color w:val="000000" w:themeColor="text1"/>
            <w:sz w:val="19"/>
            <w:szCs w:val="19"/>
            <w:rPrChange w:id="8157" w:author="JIE  SUN" w:date="2018-06-22T18:47:00Z">
              <w:rPr>
                <w:rFonts w:ascii="NSimSun" w:eastAsia="NSimSun" w:hAnsi="Times New Roman" w:cs="NSimSun"/>
                <w:color w:val="008000"/>
                <w:sz w:val="19"/>
                <w:szCs w:val="19"/>
              </w:rPr>
            </w:rPrChange>
          </w:rPr>
          <w:t>].gyro_z[1] || Gyro.G_angle_z &lt; action_123[</w:t>
        </w:r>
      </w:ins>
      <w:ins w:id="8158" w:author="JIE  SUN" w:date="2018-06-22T20:42:00Z">
        <w:r w:rsidR="00CF4761">
          <w:rPr>
            <w:rFonts w:ascii="NSimSun" w:eastAsia="NSimSun" w:hAnsi="Times New Roman" w:cs="NSimSun"/>
            <w:color w:val="000000" w:themeColor="text1"/>
            <w:sz w:val="19"/>
            <w:szCs w:val="19"/>
          </w:rPr>
          <w:t>0</w:t>
        </w:r>
      </w:ins>
      <w:ins w:id="8159" w:author="JIE  SUN" w:date="2018-06-22T18:47:00Z">
        <w:r w:rsidRPr="00D6695F">
          <w:rPr>
            <w:rFonts w:ascii="NSimSun" w:eastAsia="NSimSun" w:hAnsi="Times New Roman" w:cs="NSimSun"/>
            <w:color w:val="000000" w:themeColor="text1"/>
            <w:sz w:val="19"/>
            <w:szCs w:val="19"/>
            <w:rPrChange w:id="8160"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8161" w:author="JIE  SUN" w:date="2018-06-22T18:47:00Z"/>
          <w:color w:val="000000" w:themeColor="text1"/>
          <w:rPrChange w:id="8162" w:author="JIE  SUN" w:date="2018-06-22T18:47:00Z">
            <w:rPr>
              <w:ins w:id="8163" w:author="JIE  SUN" w:date="2018-06-22T18:47:00Z"/>
            </w:rPr>
          </w:rPrChange>
        </w:rPr>
      </w:pPr>
      <w:ins w:id="8164" w:author="JIE  SUN" w:date="2018-06-22T18:47:00Z">
        <w:r w:rsidRPr="00D6695F">
          <w:rPr>
            <w:rFonts w:ascii="NSimSun" w:eastAsia="NSimSun" w:hAnsi="Times New Roman" w:cs="NSimSun"/>
            <w:color w:val="000000" w:themeColor="text1"/>
            <w:sz w:val="19"/>
            <w:szCs w:val="19"/>
            <w:rPrChange w:id="816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6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167" w:author="JIE  SUN" w:date="2018-06-22T18:47:00Z">
              <w:rPr>
                <w:rFonts w:ascii="NSimSun" w:eastAsia="NSimSun" w:hAnsi="Times New Roman" w:cs="NSimSun"/>
                <w:color w:val="008000"/>
                <w:sz w:val="19"/>
                <w:szCs w:val="19"/>
              </w:rPr>
            </w:rPrChange>
          </w:rPr>
          <w:tab/>
          <w:t>continue;</w:t>
        </w:r>
        <w:r w:rsidRPr="00D6695F">
          <w:rPr>
            <w:color w:val="000000" w:themeColor="text1"/>
            <w:rPrChange w:id="8168" w:author="JIE  SUN" w:date="2018-06-22T18:47:00Z">
              <w:rPr/>
            </w:rPrChange>
          </w:rPr>
          <w:t xml:space="preserve"> </w:t>
        </w:r>
      </w:ins>
    </w:p>
    <w:p w14:paraId="048F1347" w14:textId="77777777" w:rsidR="00D6695F" w:rsidRDefault="00D6695F">
      <w:pPr>
        <w:rPr>
          <w:ins w:id="8169" w:author="JIE  SUN" w:date="2018-06-22T18:47:00Z"/>
        </w:rPr>
      </w:pPr>
    </w:p>
    <w:p w14:paraId="7FE32F81" w14:textId="77777777" w:rsidR="00D6695F" w:rsidRDefault="00D6695F">
      <w:pPr>
        <w:rPr>
          <w:ins w:id="8170" w:author="JIE  SUN" w:date="2018-06-22T15:21:00Z"/>
        </w:rPr>
      </w:pPr>
    </w:p>
    <w:p w14:paraId="49A26837" w14:textId="77777777" w:rsidR="00125910" w:rsidRDefault="00125910">
      <w:pPr>
        <w:rPr>
          <w:ins w:id="8171" w:author="JIE  SUN" w:date="2018-06-22T17:23:00Z"/>
        </w:rPr>
      </w:pPr>
      <w:ins w:id="8172" w:author="JIE  SUN" w:date="2018-06-22T15:21:00Z">
        <w:r>
          <w:t>Condition 2:</w:t>
        </w:r>
      </w:ins>
      <w:ins w:id="8173" w:author="JIE  SUN" w:date="2018-06-22T15:31:00Z">
        <w:r w:rsidR="00EA6424">
          <w:t xml:space="preserve"> Restricting a range of the change of inclination </w:t>
        </w:r>
      </w:ins>
      <w:ins w:id="8174" w:author="JIE  SUN" w:date="2018-06-22T15:32:00Z">
        <w:r w:rsidR="00EA6424">
          <w:t>angles with three direction axes,</w:t>
        </w:r>
      </w:ins>
      <w:ins w:id="8175" w:author="JIE  SUN" w:date="2018-06-22T15:33:00Z">
        <w:r w:rsidR="00EA6424">
          <w:t xml:space="preserve"> which can be seen in Table 4.2 below, when the three direction data can all meet the standards, which means those data are </w:t>
        </w:r>
      </w:ins>
      <w:ins w:id="8176" w:author="JIE  SUN" w:date="2018-06-22T15:35:00Z">
        <w:r w:rsidR="00EA6424">
          <w:t>available</w:t>
        </w:r>
      </w:ins>
      <w:ins w:id="8177" w:author="JIE  SUN" w:date="2018-06-22T15:33:00Z">
        <w:r w:rsidR="00EA6424">
          <w:t xml:space="preserve"> </w:t>
        </w:r>
      </w:ins>
      <w:ins w:id="8178" w:author="JIE  SUN" w:date="2018-06-22T15:35:00Z">
        <w:r w:rsidR="00EA6424">
          <w:t>data.</w:t>
        </w:r>
      </w:ins>
      <w:ins w:id="8179" w:author="JIE  SUN" w:date="2018-06-22T15:33:00Z">
        <w:r w:rsidR="00EA6424">
          <w:t xml:space="preserve"> </w:t>
        </w:r>
      </w:ins>
      <w:ins w:id="8180" w:author="JIE  SUN" w:date="2018-06-22T15:32:00Z">
        <w:r w:rsidR="00EA6424">
          <w:t xml:space="preserve"> </w:t>
        </w:r>
      </w:ins>
    </w:p>
    <w:p w14:paraId="7684E5A9" w14:textId="77777777" w:rsidR="0087014B" w:rsidRDefault="006254B9">
      <w:pPr>
        <w:jc w:val="center"/>
        <w:rPr>
          <w:del w:id="8181" w:author="像个男人一样" w:date="2018-03-21T02:17:00Z"/>
        </w:rPr>
        <w:pPrChange w:id="8182" w:author="JIE  SUN" w:date="2018-06-22T17:24:00Z">
          <w:pPr/>
        </w:pPrChange>
      </w:pPr>
      <w:ins w:id="8183"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184" w:author="像个男人一样" w:date="2018-03-21T02:18:00Z"/>
        </w:rPr>
        <w:pPrChange w:id="8185" w:author="JIE  SUN" w:date="2018-06-22T17:24:00Z">
          <w:pPr/>
        </w:pPrChange>
      </w:pPr>
      <w:del w:id="8186"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305D8E28" w:rsidR="0087014B" w:rsidRDefault="00D5184D">
      <w:pPr>
        <w:pStyle w:val="Caption"/>
        <w:jc w:val="center"/>
        <w:pPrChange w:id="8187" w:author="jie sun" w:date="2018-04-16T21:42:00Z">
          <w:pPr/>
        </w:pPrChange>
      </w:pPr>
      <w:bookmarkStart w:id="8188" w:name="_Toc517801905"/>
      <w:ins w:id="8189" w:author="像个男人一样" w:date="2018-03-21T02:24:00Z">
        <w:r>
          <w:t xml:space="preserve">Figure </w:t>
        </w:r>
      </w:ins>
      <w:ins w:id="8190" w:author="JIE  SUN" w:date="2018-06-21T13:36:00Z">
        <w:r w:rsidR="00A64E7B">
          <w:fldChar w:fldCharType="begin"/>
        </w:r>
        <w:r w:rsidR="00A64E7B">
          <w:instrText xml:space="preserve"> STYLEREF 1 \s </w:instrText>
        </w:r>
      </w:ins>
      <w:r w:rsidR="00A64E7B">
        <w:fldChar w:fldCharType="separate"/>
      </w:r>
      <w:r w:rsidR="00030772">
        <w:rPr>
          <w:noProof/>
        </w:rPr>
        <w:t>5</w:t>
      </w:r>
      <w:ins w:id="81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13</w:t>
      </w:r>
      <w:ins w:id="8192" w:author="JIE  SUN" w:date="2018-06-21T13:36:00Z">
        <w:r w:rsidR="00A64E7B">
          <w:fldChar w:fldCharType="end"/>
        </w:r>
      </w:ins>
      <w:ins w:id="8193" w:author="jie sun" w:date="2018-04-19T13:00:00Z">
        <w:del w:id="8194" w:author="JIE  SUN" w:date="2018-06-21T13:34:00Z">
          <w:r w:rsidR="00083FE7" w:rsidDel="00A64E7B">
            <w:fldChar w:fldCharType="begin"/>
          </w:r>
          <w:r w:rsidR="00083FE7" w:rsidDel="00A64E7B">
            <w:delInstrText xml:space="preserve"> STYLEREF 1 \s </w:delInstrText>
          </w:r>
        </w:del>
      </w:ins>
      <w:del w:id="8195" w:author="JIE  SUN" w:date="2018-06-21T13:34:00Z">
        <w:r w:rsidR="00083FE7" w:rsidDel="00A64E7B">
          <w:fldChar w:fldCharType="separate"/>
        </w:r>
        <w:r w:rsidR="00083FE7" w:rsidDel="00A64E7B">
          <w:rPr>
            <w:noProof/>
          </w:rPr>
          <w:delText>4</w:delText>
        </w:r>
      </w:del>
      <w:ins w:id="8196" w:author="jie sun" w:date="2018-04-19T13:00:00Z">
        <w:del w:id="81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198" w:author="JIE  SUN" w:date="2018-06-21T13:34:00Z">
        <w:r w:rsidR="00083FE7" w:rsidDel="00A64E7B">
          <w:fldChar w:fldCharType="separate"/>
        </w:r>
      </w:del>
      <w:ins w:id="8199" w:author="jie sun" w:date="2018-04-19T13:00:00Z">
        <w:del w:id="8200" w:author="JIE  SUN" w:date="2018-06-21T13:34:00Z">
          <w:r w:rsidR="00083FE7" w:rsidDel="00A64E7B">
            <w:rPr>
              <w:noProof/>
            </w:rPr>
            <w:delText>12</w:delText>
          </w:r>
          <w:r w:rsidR="00083FE7" w:rsidDel="00A64E7B">
            <w:fldChar w:fldCharType="end"/>
          </w:r>
        </w:del>
      </w:ins>
      <w:ins w:id="8201" w:author="像个男人一样" w:date="2018-03-21T02:24:00Z">
        <w:del w:id="820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203" w:author="像个男人一样" w:date="2018-03-22T11:51:00Z">
        <w:del w:id="8204" w:author="jie sun" w:date="2018-04-10T21:45:00Z">
          <w:r w:rsidDel="00454521">
            <w:delText>11</w:delText>
          </w:r>
        </w:del>
      </w:ins>
      <w:ins w:id="8205" w:author="像个男人一样" w:date="2018-03-21T02:24:00Z">
        <w:del w:id="8206" w:author="jie sun" w:date="2018-04-10T21:45:00Z">
          <w:r w:rsidDel="00454521">
            <w:fldChar w:fldCharType="end"/>
          </w:r>
        </w:del>
        <w:bookmarkStart w:id="8207" w:name="_Toc13849"/>
        <w:bookmarkStart w:id="8208" w:name="_Toc32717"/>
        <w:bookmarkStart w:id="8209" w:name="_Toc11609"/>
        <w:bookmarkStart w:id="8210" w:name="_Toc8246"/>
        <w:bookmarkStart w:id="8211" w:name="_Toc7010"/>
        <w:bookmarkStart w:id="8212" w:name="_Toc14342"/>
        <w:bookmarkStart w:id="8213" w:name="_Toc24981"/>
        <w:bookmarkStart w:id="8214" w:name="_Toc15375"/>
        <w:bookmarkStart w:id="8215" w:name="_Toc2368"/>
        <w:bookmarkStart w:id="8216" w:name="_Toc3398"/>
        <w:bookmarkStart w:id="8217" w:name="_Toc1006"/>
        <w:bookmarkStart w:id="8218" w:name="_Toc6135"/>
        <w:bookmarkStart w:id="8219" w:name="_Toc4731"/>
        <w:bookmarkStart w:id="8220" w:name="_Toc16626"/>
        <w:bookmarkStart w:id="8221" w:name="_Toc19911"/>
        <w:bookmarkStart w:id="8222" w:name="_Toc6386"/>
        <w:bookmarkStart w:id="8223" w:name="_Toc13498"/>
        <w:bookmarkStart w:id="8224" w:name="_Toc13235"/>
        <w:bookmarkStart w:id="8225" w:name="_Toc17204"/>
        <w:bookmarkStart w:id="8226" w:name="_Toc13777"/>
        <w:bookmarkStart w:id="8227" w:name="_Toc18709"/>
        <w:bookmarkStart w:id="8228" w:name="_Toc12095"/>
        <w:bookmarkStart w:id="8229" w:name="_Toc704"/>
        <w:bookmarkStart w:id="8230" w:name="_Toc19833"/>
        <w:bookmarkStart w:id="8231" w:name="_Toc17613"/>
        <w:r>
          <w:rPr>
            <w:rFonts w:hint="eastAsia"/>
          </w:rPr>
          <w:t xml:space="preserve">: </w:t>
        </w:r>
        <w:del w:id="8232" w:author="JIE  SUN" w:date="2018-06-22T15:11:00Z">
          <w:r w:rsidDel="00CB6E76">
            <w:rPr>
              <w:rFonts w:hint="eastAsia"/>
            </w:rPr>
            <w:delText xml:space="preserve">Angles </w:delText>
          </w:r>
        </w:del>
      </w:ins>
      <w:ins w:id="8233" w:author="jie sun" w:date="2018-04-16T22:34:00Z">
        <w:del w:id="8234" w:author="JIE  SUN" w:date="2018-06-22T15:11:00Z">
          <w:r w:rsidR="00D5763B" w:rsidDel="00CB6E76">
            <w:delText>W</w:delText>
          </w:r>
        </w:del>
      </w:ins>
      <w:ins w:id="8235" w:author="像个男人一样" w:date="2018-03-21T02:24:00Z">
        <w:del w:id="8236" w:author="JIE  SUN" w:date="2018-06-22T15:11:00Z">
          <w:r w:rsidDel="00CB6E76">
            <w:rPr>
              <w:rFonts w:hint="eastAsia"/>
            </w:rPr>
            <w:delText xml:space="preserve">with </w:delText>
          </w:r>
        </w:del>
      </w:ins>
      <w:ins w:id="8237" w:author="jie sun" w:date="2018-04-16T22:34:00Z">
        <w:del w:id="8238" w:author="JIE  SUN" w:date="2018-06-22T15:11:00Z">
          <w:r w:rsidR="00D5763B" w:rsidDel="00CB6E76">
            <w:delText>T</w:delText>
          </w:r>
        </w:del>
      </w:ins>
      <w:ins w:id="8239" w:author="像个男人一样" w:date="2018-03-21T02:24:00Z">
        <w:del w:id="8240" w:author="JIE  SUN" w:date="2018-06-22T15:11:00Z">
          <w:r w:rsidDel="00CB6E76">
            <w:rPr>
              <w:rFonts w:hint="eastAsia"/>
            </w:rPr>
            <w:delText xml:space="preserve">the </w:delText>
          </w:r>
        </w:del>
      </w:ins>
      <w:ins w:id="8241" w:author="jie sun" w:date="2018-04-16T22:34:00Z">
        <w:del w:id="8242" w:author="JIE  SUN" w:date="2018-06-22T15:11:00Z">
          <w:r w:rsidR="00D5763B" w:rsidDel="00CB6E76">
            <w:delText>G</w:delText>
          </w:r>
        </w:del>
      </w:ins>
      <w:ins w:id="8243" w:author="像个男人一样" w:date="2018-03-21T02:24:00Z">
        <w:del w:id="8244" w:author="JIE  SUN" w:date="2018-06-22T15:11:00Z">
          <w:r w:rsidDel="00CB6E76">
            <w:rPr>
              <w:rFonts w:hint="eastAsia"/>
            </w:rPr>
            <w:delText xml:space="preserve">gravity </w:delText>
          </w:r>
        </w:del>
      </w:ins>
      <w:ins w:id="8245" w:author="jie sun" w:date="2018-04-16T22:34:00Z">
        <w:del w:id="8246" w:author="JIE  SUN" w:date="2018-06-22T15:11:00Z">
          <w:r w:rsidR="00D5763B" w:rsidDel="00CB6E76">
            <w:delText>C</w:delText>
          </w:r>
        </w:del>
      </w:ins>
      <w:ins w:id="8247" w:author="像个男人一样" w:date="2018-03-21T02:24:00Z">
        <w:del w:id="8248" w:author="JIE  SUN" w:date="2018-06-22T15:11:00Z">
          <w:r w:rsidDel="00CB6E76">
            <w:rPr>
              <w:rFonts w:hint="eastAsia"/>
            </w:rPr>
            <w:delText>changes</w:delText>
          </w:r>
          <w:r w:rsidDel="00CB6E76">
            <w:rPr>
              <w:rFonts w:hint="eastAsia"/>
              <w:lang w:val="en-US"/>
            </w:rPr>
            <w:delText xml:space="preserve"> </w:delText>
          </w:r>
        </w:del>
      </w:ins>
      <w:ins w:id="8249" w:author="jie sun" w:date="2018-04-16T22:34:00Z">
        <w:del w:id="8250" w:author="JIE  SUN" w:date="2018-06-22T15:11:00Z">
          <w:r w:rsidR="00D5763B" w:rsidDel="00CB6E76">
            <w:rPr>
              <w:lang w:val="en-US"/>
            </w:rPr>
            <w:delText>I</w:delText>
          </w:r>
        </w:del>
      </w:ins>
      <w:ins w:id="8251" w:author="像个男人一样" w:date="2018-03-21T02:24:00Z">
        <w:del w:id="8252" w:author="JIE  SUN" w:date="2018-06-22T15:11:00Z">
          <w:r w:rsidDel="00CB6E76">
            <w:rPr>
              <w:rFonts w:hint="eastAsia"/>
              <w:lang w:val="en-US"/>
            </w:rPr>
            <w:delText xml:space="preserve">in </w:delText>
          </w:r>
        </w:del>
      </w:ins>
      <w:ins w:id="8253" w:author="jie sun" w:date="2018-04-16T22:34:00Z">
        <w:del w:id="8254" w:author="JIE  SUN" w:date="2018-06-22T15:11:00Z">
          <w:r w:rsidR="00D5763B" w:rsidDel="00CB6E76">
            <w:rPr>
              <w:lang w:val="en-US"/>
            </w:rPr>
            <w:delText>A</w:delText>
          </w:r>
        </w:del>
      </w:ins>
      <w:ins w:id="8255" w:author="像个男人一样" w:date="2018-03-21T02:24:00Z">
        <w:del w:id="8256" w:author="JIE  SUN" w:date="2018-06-22T15:11:00Z">
          <w:r w:rsidDel="00CB6E76">
            <w:rPr>
              <w:rFonts w:hint="eastAsia"/>
              <w:lang w:val="en-US"/>
            </w:rPr>
            <w:delText>action1</w:delText>
          </w:r>
        </w:del>
      </w:ins>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ins w:id="8257" w:author="JIE  SUN" w:date="2018-06-22T15:11:00Z">
        <w:r w:rsidR="00CB6E76">
          <w:t xml:space="preserve"> The Inclination angle change in Gesture 1</w:t>
        </w:r>
      </w:ins>
      <w:bookmarkEnd w:id="8188"/>
    </w:p>
    <w:p w14:paraId="48F81A84" w14:textId="77777777" w:rsidR="0087014B" w:rsidRPr="00677487" w:rsidDel="00125910" w:rsidRDefault="00D5184D">
      <w:pPr>
        <w:pStyle w:val="Caption"/>
        <w:rPr>
          <w:ins w:id="8258" w:author="像个男人一样" w:date="2018-03-22T11:49:00Z"/>
          <w:del w:id="8259" w:author="JIE  SUN" w:date="2018-06-22T15:11:00Z"/>
          <w:color w:val="auto"/>
          <w:rPrChange w:id="8260" w:author="jie sun" w:date="2018-04-08T14:43:00Z">
            <w:rPr>
              <w:ins w:id="8261" w:author="像个男人一样" w:date="2018-03-22T11:49:00Z"/>
              <w:del w:id="8262" w:author="JIE  SUN" w:date="2018-06-22T15:11:00Z"/>
              <w:color w:val="44546A" w:themeColor="text2"/>
              <w:lang w:val="en-US"/>
            </w:rPr>
          </w:rPrChange>
        </w:rPr>
        <w:pPrChange w:id="8263" w:author="像个男人一样" w:date="2018-03-21T02:25:00Z">
          <w:pPr/>
        </w:pPrChange>
      </w:pPr>
      <w:del w:id="8264" w:author="JIE  SUN" w:date="2018-06-22T15:11:00Z">
        <w:r w:rsidRPr="00677487" w:rsidDel="00125910">
          <w:rPr>
            <w:iCs w:val="0"/>
            <w:rPrChange w:id="8265" w:author="jie sun" w:date="2018-04-08T14:43:00Z">
              <w:rPr>
                <w:iCs/>
                <w:lang w:val="en-US"/>
              </w:rPr>
            </w:rPrChange>
          </w:rPr>
          <w:delText xml:space="preserve">Predicting the angle </w:delText>
        </w:r>
      </w:del>
      <w:del w:id="8266" w:author="JIE  SUN" w:date="2018-06-21T15:34:00Z">
        <w:r w:rsidRPr="00677487" w:rsidDel="00036E98">
          <w:rPr>
            <w:iCs w:val="0"/>
            <w:rPrChange w:id="8267" w:author="jie sun" w:date="2018-04-08T14:43:00Z">
              <w:rPr>
                <w:iCs/>
                <w:lang w:val="en-US"/>
              </w:rPr>
            </w:rPrChange>
          </w:rPr>
          <w:delText xml:space="preserve">range </w:delText>
        </w:r>
      </w:del>
      <w:del w:id="8268" w:author="JIE  SUN" w:date="2018-06-22T15:11:00Z">
        <w:r w:rsidRPr="00677487" w:rsidDel="00125910">
          <w:rPr>
            <w:iCs w:val="0"/>
            <w:rPrChange w:id="8269" w:author="jie sun" w:date="2018-04-08T14:43:00Z">
              <w:rPr>
                <w:iCs/>
                <w:lang w:val="en-US"/>
              </w:rPr>
            </w:rPrChange>
          </w:rPr>
          <w:delText xml:space="preserve">by Accelerometer data, keeping in this range for a long time, when getting the large angle to show </w:delText>
        </w:r>
        <w:bookmarkStart w:id="8270" w:name="OLE_LINK18"/>
        <w:r w:rsidRPr="00677487" w:rsidDel="00125910">
          <w:rPr>
            <w:iCs w:val="0"/>
            <w:rPrChange w:id="8271" w:author="jie sun" w:date="2018-04-08T14:43:00Z">
              <w:rPr>
                <w:iCs/>
                <w:lang w:val="en-US"/>
              </w:rPr>
            </w:rPrChange>
          </w:rPr>
          <w:delText>a stronger light</w:delText>
        </w:r>
        <w:bookmarkEnd w:id="8270"/>
        <w:r w:rsidRPr="00677487" w:rsidDel="00125910">
          <w:rPr>
            <w:iCs w:val="0"/>
            <w:rPrChange w:id="8272" w:author="jie sun" w:date="2018-04-08T14:43:00Z">
              <w:rPr>
                <w:iCs/>
                <w:lang w:val="en-US"/>
              </w:rPr>
            </w:rPrChange>
          </w:rPr>
          <w:delText>.</w:delText>
        </w:r>
      </w:del>
    </w:p>
    <w:p w14:paraId="711E25EC" w14:textId="77777777" w:rsidR="0087014B" w:rsidRDefault="0087014B">
      <w:pPr>
        <w:rPr>
          <w:ins w:id="8273" w:author="像个男人一样" w:date="2018-03-22T11:49:00Z"/>
          <w:lang w:val="en-US"/>
        </w:rPr>
      </w:pPr>
    </w:p>
    <w:p w14:paraId="2CA1C51F" w14:textId="5DDB13B3" w:rsidR="0087014B" w:rsidRDefault="00D5184D">
      <w:pPr>
        <w:pStyle w:val="Caption"/>
        <w:jc w:val="center"/>
        <w:rPr>
          <w:ins w:id="8274" w:author="jie sun" w:date="2018-04-18T21:07:00Z"/>
        </w:rPr>
      </w:pPr>
      <w:bookmarkStart w:id="8275" w:name="_Toc511906363"/>
      <w:ins w:id="8276" w:author="像个男人一样" w:date="2018-03-22T11:49:00Z">
        <w:r>
          <w:t xml:space="preserve">Table </w:t>
        </w:r>
        <w:r>
          <w:fldChar w:fldCharType="begin"/>
        </w:r>
        <w:r>
          <w:instrText xml:space="preserve"> STYLEREF 1 \s </w:instrText>
        </w:r>
        <w:r>
          <w:fldChar w:fldCharType="separate"/>
        </w:r>
      </w:ins>
      <w:r w:rsidR="00030772">
        <w:rPr>
          <w:noProof/>
        </w:rPr>
        <w:t>5</w:t>
      </w:r>
      <w:ins w:id="8277" w:author="像个男人一样" w:date="2018-03-22T11:49:00Z">
        <w:r>
          <w:fldChar w:fldCharType="end"/>
        </w:r>
        <w:r>
          <w:rPr>
            <w:rFonts w:hint="eastAsia"/>
          </w:rPr>
          <w:t>.</w:t>
        </w:r>
        <w:r>
          <w:fldChar w:fldCharType="begin"/>
        </w:r>
        <w:r>
          <w:instrText xml:space="preserve"> SEQ Table \* ARABIC \s 1 </w:instrText>
        </w:r>
        <w:r>
          <w:fldChar w:fldCharType="separate"/>
        </w:r>
      </w:ins>
      <w:r w:rsidR="00030772">
        <w:rPr>
          <w:noProof/>
        </w:rPr>
        <w:t>2</w:t>
      </w:r>
      <w:ins w:id="8278" w:author="像个男人一样" w:date="2018-03-22T11:49:00Z">
        <w:r>
          <w:fldChar w:fldCharType="end"/>
        </w:r>
        <w:bookmarkStart w:id="8279" w:name="_Toc7759"/>
        <w:bookmarkStart w:id="8280" w:name="_Toc18308"/>
        <w:bookmarkStart w:id="8281" w:name="_Toc8218"/>
        <w:bookmarkStart w:id="8282" w:name="_Toc15389"/>
        <w:bookmarkStart w:id="8283" w:name="_Toc5363"/>
        <w:bookmarkStart w:id="8284" w:name="_Toc26874"/>
        <w:bookmarkStart w:id="8285" w:name="_Toc5248"/>
        <w:bookmarkStart w:id="8286" w:name="_Toc26946"/>
        <w:bookmarkStart w:id="8287" w:name="_Toc2727"/>
        <w:bookmarkStart w:id="8288" w:name="_Toc13230"/>
        <w:bookmarkStart w:id="8289" w:name="_Toc24763"/>
        <w:bookmarkStart w:id="8290" w:name="_Toc21724"/>
        <w:bookmarkStart w:id="8291" w:name="_Toc32446"/>
        <w:bookmarkStart w:id="8292" w:name="_Toc14924"/>
        <w:bookmarkStart w:id="8293" w:name="_Toc26218"/>
        <w:bookmarkStart w:id="8294" w:name="_Toc22717"/>
        <w:bookmarkStart w:id="8295" w:name="_Toc15613"/>
        <w:bookmarkStart w:id="8296" w:name="_Toc10914"/>
        <w:bookmarkStart w:id="8297" w:name="_Toc31757"/>
        <w:bookmarkStart w:id="8298" w:name="_Toc12027"/>
        <w:bookmarkStart w:id="8299" w:name="_Toc3057"/>
        <w:r>
          <w:rPr>
            <w:rFonts w:hint="eastAsia"/>
          </w:rPr>
          <w:t xml:space="preserve">: Angles </w:t>
        </w:r>
      </w:ins>
      <w:ins w:id="8300" w:author="jie sun" w:date="2018-04-16T22:34:00Z">
        <w:r w:rsidR="00F310AF">
          <w:t>W</w:t>
        </w:r>
      </w:ins>
      <w:ins w:id="8301" w:author="像个男人一样" w:date="2018-03-22T11:49:00Z">
        <w:del w:id="8302" w:author="jie sun" w:date="2018-04-16T22:34:00Z">
          <w:r w:rsidDel="00F310AF">
            <w:rPr>
              <w:rFonts w:hint="eastAsia"/>
            </w:rPr>
            <w:delText>w</w:delText>
          </w:r>
        </w:del>
        <w:r>
          <w:rPr>
            <w:rFonts w:hint="eastAsia"/>
          </w:rPr>
          <w:t xml:space="preserve">ith </w:t>
        </w:r>
      </w:ins>
      <w:ins w:id="8303" w:author="jie sun" w:date="2018-04-16T22:34:00Z">
        <w:r w:rsidR="00F310AF">
          <w:t>T</w:t>
        </w:r>
      </w:ins>
      <w:ins w:id="8304" w:author="像个男人一样" w:date="2018-03-22T11:49:00Z">
        <w:del w:id="8305" w:author="jie sun" w:date="2018-04-16T22:34:00Z">
          <w:r w:rsidDel="00F310AF">
            <w:rPr>
              <w:rFonts w:hint="eastAsia"/>
            </w:rPr>
            <w:delText>t</w:delText>
          </w:r>
        </w:del>
        <w:r>
          <w:rPr>
            <w:rFonts w:hint="eastAsia"/>
          </w:rPr>
          <w:t xml:space="preserve">he </w:t>
        </w:r>
      </w:ins>
      <w:ins w:id="8306" w:author="jie sun" w:date="2018-04-16T22:34:00Z">
        <w:r w:rsidR="00F310AF">
          <w:t>G</w:t>
        </w:r>
      </w:ins>
      <w:ins w:id="8307" w:author="像个男人一样" w:date="2018-03-22T11:49:00Z">
        <w:del w:id="8308" w:author="jie sun" w:date="2018-04-16T22:34:00Z">
          <w:r w:rsidDel="00F310AF">
            <w:rPr>
              <w:rFonts w:hint="eastAsia"/>
            </w:rPr>
            <w:delText>g</w:delText>
          </w:r>
        </w:del>
        <w:r>
          <w:rPr>
            <w:rFonts w:hint="eastAsia"/>
          </w:rPr>
          <w:t xml:space="preserve">ravity </w:t>
        </w:r>
      </w:ins>
      <w:ins w:id="8309" w:author="jie sun" w:date="2018-04-16T22:34:00Z">
        <w:r w:rsidR="00F310AF">
          <w:t>R</w:t>
        </w:r>
      </w:ins>
      <w:ins w:id="8310" w:author="像个男人一样" w:date="2018-03-22T11:49:00Z">
        <w:del w:id="8311" w:author="jie sun" w:date="2018-04-16T22:34:00Z">
          <w:r w:rsidDel="00F310AF">
            <w:rPr>
              <w:rFonts w:hint="eastAsia"/>
            </w:rPr>
            <w:delText>r</w:delText>
          </w:r>
        </w:del>
        <w:r>
          <w:rPr>
            <w:rFonts w:hint="eastAsia"/>
          </w:rPr>
          <w:t xml:space="preserve">estrictions </w:t>
        </w:r>
      </w:ins>
      <w:ins w:id="8312" w:author="jie sun" w:date="2018-04-16T22:34:00Z">
        <w:r w:rsidR="00F310AF">
          <w:t>I</w:t>
        </w:r>
      </w:ins>
      <w:ins w:id="8313" w:author="像个男人一样" w:date="2018-03-22T11:49:00Z">
        <w:del w:id="8314" w:author="jie sun" w:date="2018-04-16T22:34:00Z">
          <w:r w:rsidDel="00F310AF">
            <w:rPr>
              <w:rFonts w:hint="eastAsia"/>
            </w:rPr>
            <w:delText>i</w:delText>
          </w:r>
        </w:del>
        <w:r>
          <w:rPr>
            <w:rFonts w:hint="eastAsia"/>
          </w:rPr>
          <w:t xml:space="preserve">n </w:t>
        </w:r>
      </w:ins>
      <w:ins w:id="8315" w:author="jie sun" w:date="2018-04-16T22:34:00Z">
        <w:r w:rsidR="00F310AF">
          <w:t>A</w:t>
        </w:r>
      </w:ins>
      <w:ins w:id="8316" w:author="像个男人一样" w:date="2018-03-22T11:49:00Z">
        <w:del w:id="8317" w:author="jie sun" w:date="2018-04-16T22:34:00Z">
          <w:r w:rsidDel="00F310AF">
            <w:rPr>
              <w:rFonts w:hint="eastAsia"/>
            </w:rPr>
            <w:delText>a</w:delText>
          </w:r>
        </w:del>
        <w:r>
          <w:rPr>
            <w:rFonts w:hint="eastAsia"/>
          </w:rPr>
          <w:t>ction 1</w:t>
        </w:r>
      </w:ins>
      <w:bookmarkEnd w:id="8275"/>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p>
    <w:tbl>
      <w:tblPr>
        <w:tblStyle w:val="TableGrid"/>
        <w:tblW w:w="8359" w:type="dxa"/>
        <w:jc w:val="center"/>
        <w:tblLook w:val="04A0" w:firstRow="1" w:lastRow="0" w:firstColumn="1" w:lastColumn="0" w:noHBand="0" w:noVBand="1"/>
        <w:tblPrChange w:id="8318"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319">
          <w:tblGrid>
            <w:gridCol w:w="2372"/>
            <w:gridCol w:w="1789"/>
            <w:gridCol w:w="1930"/>
          </w:tblGrid>
        </w:tblGridChange>
      </w:tblGrid>
      <w:tr w:rsidR="009B1D3F" w14:paraId="1C629B60" w14:textId="77777777" w:rsidTr="009B1D3F">
        <w:trPr>
          <w:jc w:val="center"/>
          <w:ins w:id="8320" w:author="jie sun" w:date="2018-04-18T21:07:00Z"/>
          <w:trPrChange w:id="8321" w:author="JIE  SUN" w:date="2018-06-22T18:40:00Z">
            <w:trPr>
              <w:jc w:val="center"/>
            </w:trPr>
          </w:trPrChange>
        </w:trPr>
        <w:tc>
          <w:tcPr>
            <w:tcW w:w="2372" w:type="dxa"/>
            <w:tcPrChange w:id="8322" w:author="JIE  SUN" w:date="2018-06-22T18:40:00Z">
              <w:tcPr>
                <w:tcW w:w="2405" w:type="dxa"/>
              </w:tcPr>
            </w:tcPrChange>
          </w:tcPr>
          <w:p w14:paraId="55140FCD" w14:textId="77777777" w:rsidR="009B1D3F" w:rsidRDefault="009B1D3F" w:rsidP="009B1D3F">
            <w:pPr>
              <w:rPr>
                <w:ins w:id="8323" w:author="JIE  SUN" w:date="2018-06-22T18:39:00Z"/>
              </w:rPr>
            </w:pPr>
            <w:ins w:id="8324" w:author="JIE  SUN" w:date="2018-06-22T18:39:00Z">
              <w:r>
                <w:t xml:space="preserve">Accelerometer </w:t>
              </w:r>
              <w:r>
                <w:rPr>
                  <w:rFonts w:hint="eastAsia"/>
                </w:rPr>
                <w:t>Testing</w:t>
              </w:r>
            </w:ins>
          </w:p>
        </w:tc>
        <w:tc>
          <w:tcPr>
            <w:tcW w:w="1789" w:type="dxa"/>
            <w:tcPrChange w:id="8325" w:author="JIE  SUN" w:date="2018-06-22T18:40:00Z">
              <w:tcPr>
                <w:tcW w:w="1843" w:type="dxa"/>
              </w:tcPr>
            </w:tcPrChange>
          </w:tcPr>
          <w:p w14:paraId="7DAF07A2" w14:textId="77777777" w:rsidR="009B1D3F" w:rsidRDefault="009B1D3F" w:rsidP="009B1D3F">
            <w:pPr>
              <w:rPr>
                <w:ins w:id="8326" w:author="jie sun" w:date="2018-04-18T21:07:00Z"/>
              </w:rPr>
            </w:pPr>
            <w:ins w:id="8327" w:author="JIE  SUN" w:date="2018-06-22T18:29:00Z">
              <w:r>
                <w:t xml:space="preserve">Valid </w:t>
              </w:r>
            </w:ins>
            <w:ins w:id="8328" w:author="jie sun" w:date="2018-04-18T21:07:00Z">
              <w:r>
                <w:t>Range</w:t>
              </w:r>
            </w:ins>
          </w:p>
        </w:tc>
        <w:tc>
          <w:tcPr>
            <w:tcW w:w="4198" w:type="dxa"/>
            <w:tcPrChange w:id="8329" w:author="JIE  SUN" w:date="2018-06-22T18:40:00Z">
              <w:tcPr>
                <w:tcW w:w="1843" w:type="dxa"/>
              </w:tcPr>
            </w:tcPrChange>
          </w:tcPr>
          <w:p w14:paraId="3EC4BBBA" w14:textId="77777777" w:rsidR="009B1D3F" w:rsidRDefault="009B1D3F" w:rsidP="009B1D3F">
            <w:pPr>
              <w:rPr>
                <w:ins w:id="8330" w:author="JIE  SUN" w:date="2018-06-22T18:40:00Z"/>
              </w:rPr>
            </w:pPr>
            <w:ins w:id="8331" w:author="JIE  SUN" w:date="2018-06-22T18:40:00Z">
              <w:r>
                <w:t>Regulation</w:t>
              </w:r>
            </w:ins>
          </w:p>
        </w:tc>
      </w:tr>
      <w:tr w:rsidR="009B1D3F" w14:paraId="1CC00F7F" w14:textId="77777777" w:rsidTr="009B1D3F">
        <w:trPr>
          <w:jc w:val="center"/>
          <w:ins w:id="8332" w:author="jie sun" w:date="2018-04-18T21:07:00Z"/>
          <w:trPrChange w:id="8333" w:author="JIE  SUN" w:date="2018-06-22T18:40:00Z">
            <w:trPr>
              <w:jc w:val="center"/>
            </w:trPr>
          </w:trPrChange>
        </w:trPr>
        <w:tc>
          <w:tcPr>
            <w:tcW w:w="2372" w:type="dxa"/>
            <w:tcPrChange w:id="8334" w:author="JIE  SUN" w:date="2018-06-22T18:40:00Z">
              <w:tcPr>
                <w:tcW w:w="2405" w:type="dxa"/>
              </w:tcPr>
            </w:tcPrChange>
          </w:tcPr>
          <w:p w14:paraId="0DEF6C53" w14:textId="77777777" w:rsidR="009B1D3F" w:rsidRDefault="009B1D3F" w:rsidP="009B1D3F">
            <w:pPr>
              <w:rPr>
                <w:ins w:id="8335" w:author="JIE  SUN" w:date="2018-06-22T18:40:00Z"/>
              </w:rPr>
            </w:pPr>
            <w:ins w:id="8336" w:author="JIE  SUN" w:date="2018-06-22T18:40:00Z">
              <w:r>
                <w:rPr>
                  <w:rFonts w:hint="eastAsia"/>
                </w:rPr>
                <w:t>Inclination</w:t>
              </w:r>
              <w:r>
                <w:t xml:space="preserve"> – Z-axis</w:t>
              </w:r>
            </w:ins>
          </w:p>
          <w:p w14:paraId="351B5357" w14:textId="77777777" w:rsidR="009B1D3F" w:rsidRDefault="009B1D3F">
            <w:pPr>
              <w:rPr>
                <w:ins w:id="8337" w:author="JIE  SUN" w:date="2018-06-22T18:39:00Z"/>
              </w:rPr>
            </w:pPr>
            <w:ins w:id="8338" w:author="JIE  SUN" w:date="2018-06-22T18:40:00Z">
              <w:r>
                <w:t>(Centre axis)</w:t>
              </w:r>
            </w:ins>
          </w:p>
        </w:tc>
        <w:tc>
          <w:tcPr>
            <w:tcW w:w="1789" w:type="dxa"/>
            <w:tcPrChange w:id="8339" w:author="JIE  SUN" w:date="2018-06-22T18:40:00Z">
              <w:tcPr>
                <w:tcW w:w="1843" w:type="dxa"/>
              </w:tcPr>
            </w:tcPrChange>
          </w:tcPr>
          <w:p w14:paraId="74590A5E" w14:textId="77777777" w:rsidR="009B1D3F" w:rsidRDefault="009B1D3F" w:rsidP="009B1D3F">
            <w:pPr>
              <w:rPr>
                <w:ins w:id="8340" w:author="JIE  SUN" w:date="2018-06-22T18:40:00Z"/>
              </w:rPr>
            </w:pPr>
            <w:ins w:id="8341" w:author="JIE  SUN" w:date="2018-06-22T18:40:00Z">
              <w:r>
                <w:t>&lt; -60</w:t>
              </w:r>
              <w:r>
                <w:rPr>
                  <w:rFonts w:hint="eastAsia"/>
                </w:rPr>
                <w:t>°</w:t>
              </w:r>
              <w:r>
                <w:rPr>
                  <w:rFonts w:hint="eastAsia"/>
                </w:rPr>
                <w:t>or</w:t>
              </w:r>
            </w:ins>
          </w:p>
          <w:p w14:paraId="16EFA938" w14:textId="77777777" w:rsidR="009B1D3F" w:rsidRDefault="009B1D3F" w:rsidP="009B1D3F">
            <w:pPr>
              <w:rPr>
                <w:ins w:id="8342" w:author="jie sun" w:date="2018-04-18T21:07:00Z"/>
              </w:rPr>
            </w:pPr>
            <w:ins w:id="8343" w:author="JIE  SUN" w:date="2018-06-22T18:40:00Z">
              <w:r>
                <w:rPr>
                  <w:rFonts w:hint="eastAsia"/>
                </w:rPr>
                <w:t>&gt;62</w:t>
              </w:r>
              <w:r>
                <w:rPr>
                  <w:rFonts w:hint="eastAsia"/>
                </w:rPr>
                <w:t>°</w:t>
              </w:r>
            </w:ins>
            <w:ins w:id="8344" w:author="jie sun" w:date="2018-04-18T21:07:00Z">
              <w:del w:id="8345" w:author="JIE  SUN" w:date="2018-06-22T18:40:00Z">
                <w:r w:rsidDel="009B1D3F">
                  <w:delText>-</w:delText>
                </w:r>
              </w:del>
              <w:del w:id="8346" w:author="JIE  SUN" w:date="2018-06-21T15:47:00Z">
                <w:r w:rsidDel="00410E0A">
                  <w:delText>2</w:delText>
                </w:r>
              </w:del>
              <w:del w:id="8347" w:author="JIE  SUN" w:date="2018-06-22T18:40:00Z">
                <w:r w:rsidDel="009B1D3F">
                  <w:delText>5</w:delText>
                </w:r>
                <w:r w:rsidDel="009B1D3F">
                  <w:rPr>
                    <w:rFonts w:hint="eastAsia"/>
                  </w:rPr>
                  <w:delText>°</w:delText>
                </w:r>
                <w:r w:rsidDel="009B1D3F">
                  <w:rPr>
                    <w:rFonts w:hint="eastAsia"/>
                  </w:rPr>
                  <w:delText>to</w:delText>
                </w:r>
              </w:del>
              <w:del w:id="8348" w:author="JIE  SUN" w:date="2018-06-21T15:47:00Z">
                <w:r w:rsidDel="00410E0A">
                  <w:delText>2</w:delText>
                </w:r>
              </w:del>
              <w:del w:id="8349" w:author="JIE  SUN" w:date="2018-06-22T18:40:00Z">
                <w:r w:rsidDel="009B1D3F">
                  <w:delText>5</w:delText>
                </w:r>
                <w:r w:rsidDel="009B1D3F">
                  <w:rPr>
                    <w:rFonts w:hint="eastAsia"/>
                  </w:rPr>
                  <w:delText>°</w:delText>
                </w:r>
              </w:del>
            </w:ins>
          </w:p>
        </w:tc>
        <w:tc>
          <w:tcPr>
            <w:tcW w:w="4198" w:type="dxa"/>
            <w:tcPrChange w:id="8350" w:author="JIE  SUN" w:date="2018-06-22T18:40:00Z">
              <w:tcPr>
                <w:tcW w:w="1843" w:type="dxa"/>
              </w:tcPr>
            </w:tcPrChange>
          </w:tcPr>
          <w:p w14:paraId="033B8092" w14:textId="77777777" w:rsidR="009B1D3F" w:rsidRDefault="009B1D3F" w:rsidP="009B1D3F">
            <w:pPr>
              <w:rPr>
                <w:ins w:id="8351" w:author="JIE  SUN" w:date="2018-06-22T18:40:00Z"/>
              </w:rPr>
            </w:pPr>
            <w:ins w:id="8352"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353" w:author="jie sun" w:date="2018-04-18T21:07:00Z"/>
          <w:trPrChange w:id="8354" w:author="JIE  SUN" w:date="2018-06-22T18:40:00Z">
            <w:trPr>
              <w:jc w:val="center"/>
            </w:trPr>
          </w:trPrChange>
        </w:trPr>
        <w:tc>
          <w:tcPr>
            <w:tcW w:w="2372" w:type="dxa"/>
            <w:tcPrChange w:id="8355" w:author="JIE  SUN" w:date="2018-06-22T18:40:00Z">
              <w:tcPr>
                <w:tcW w:w="2405" w:type="dxa"/>
              </w:tcPr>
            </w:tcPrChange>
          </w:tcPr>
          <w:p w14:paraId="0F1F464C" w14:textId="77777777" w:rsidR="009B1D3F" w:rsidRDefault="009B1D3F" w:rsidP="009B1D3F">
            <w:pPr>
              <w:rPr>
                <w:ins w:id="8356" w:author="JIE  SUN" w:date="2018-06-22T18:39:00Z"/>
              </w:rPr>
            </w:pPr>
            <w:ins w:id="8357" w:author="JIE  SUN" w:date="2018-06-22T18:40:00Z">
              <w:r>
                <w:rPr>
                  <w:rFonts w:hint="eastAsia"/>
                </w:rPr>
                <w:t>Inclination</w:t>
              </w:r>
              <w:r>
                <w:t xml:space="preserve"> – X-axis </w:t>
              </w:r>
            </w:ins>
          </w:p>
        </w:tc>
        <w:tc>
          <w:tcPr>
            <w:tcW w:w="1789" w:type="dxa"/>
            <w:tcPrChange w:id="8358" w:author="JIE  SUN" w:date="2018-06-22T18:40:00Z">
              <w:tcPr>
                <w:tcW w:w="1843" w:type="dxa"/>
              </w:tcPr>
            </w:tcPrChange>
          </w:tcPr>
          <w:p w14:paraId="3DD87CD8" w14:textId="77777777" w:rsidR="009B1D3F" w:rsidRDefault="009B1D3F" w:rsidP="009B1D3F">
            <w:pPr>
              <w:rPr>
                <w:ins w:id="8359" w:author="JIE  SUN" w:date="2018-06-22T18:40:00Z"/>
              </w:rPr>
            </w:pPr>
            <w:ins w:id="8360" w:author="JIE  SUN" w:date="2018-06-22T18:40:00Z">
              <w:r>
                <w:t>-15</w:t>
              </w:r>
              <w:r>
                <w:rPr>
                  <w:rFonts w:hint="eastAsia"/>
                </w:rPr>
                <w:t>°</w:t>
              </w:r>
              <w:r>
                <w:rPr>
                  <w:rFonts w:hint="eastAsia"/>
                </w:rPr>
                <w:t>to</w:t>
              </w:r>
            </w:ins>
          </w:p>
          <w:p w14:paraId="353A3CE4" w14:textId="77777777" w:rsidR="009B1D3F" w:rsidRDefault="009B1D3F" w:rsidP="009B1D3F">
            <w:pPr>
              <w:rPr>
                <w:ins w:id="8361" w:author="jie sun" w:date="2018-04-18T21:07:00Z"/>
              </w:rPr>
            </w:pPr>
            <w:ins w:id="8362" w:author="JIE  SUN" w:date="2018-06-22T18:40:00Z">
              <w:r>
                <w:t>5</w:t>
              </w:r>
              <w:r>
                <w:rPr>
                  <w:rFonts w:hint="eastAsia"/>
                </w:rPr>
                <w:t>°</w:t>
              </w:r>
            </w:ins>
            <w:ins w:id="8363" w:author="jie sun" w:date="2018-04-18T21:07:00Z">
              <w:del w:id="8364" w:author="JIE  SUN" w:date="2018-06-22T18:40:00Z">
                <w:r w:rsidDel="009B1D3F">
                  <w:delText>-</w:delText>
                </w:r>
              </w:del>
            </w:ins>
            <w:ins w:id="8365" w:author="jie sun" w:date="2018-04-18T21:08:00Z">
              <w:del w:id="8366" w:author="JIE  SUN" w:date="2018-06-21T15:46:00Z">
                <w:r w:rsidDel="00410E0A">
                  <w:delText>40</w:delText>
                </w:r>
              </w:del>
            </w:ins>
            <w:ins w:id="8367" w:author="jie sun" w:date="2018-04-18T21:07:00Z">
              <w:del w:id="8368" w:author="JIE  SUN" w:date="2018-06-22T18:40:00Z">
                <w:r w:rsidDel="009B1D3F">
                  <w:rPr>
                    <w:rFonts w:hint="eastAsia"/>
                  </w:rPr>
                  <w:delText>°</w:delText>
                </w:r>
                <w:r w:rsidDel="009B1D3F">
                  <w:rPr>
                    <w:rFonts w:hint="eastAsia"/>
                  </w:rPr>
                  <w:delText>to</w:delText>
                </w:r>
              </w:del>
            </w:ins>
            <w:ins w:id="8369" w:author="jie sun" w:date="2018-04-18T21:09:00Z">
              <w:del w:id="8370" w:author="JIE  SUN" w:date="2018-06-21T15:46:00Z">
                <w:r w:rsidDel="00410E0A">
                  <w:delText>4</w:delText>
                </w:r>
              </w:del>
            </w:ins>
            <w:ins w:id="8371" w:author="jie sun" w:date="2018-04-18T21:08:00Z">
              <w:del w:id="8372" w:author="JIE  SUN" w:date="2018-06-21T15:46:00Z">
                <w:r w:rsidDel="00410E0A">
                  <w:delText>0</w:delText>
                </w:r>
              </w:del>
            </w:ins>
            <w:ins w:id="8373" w:author="jie sun" w:date="2018-04-18T21:07:00Z">
              <w:del w:id="8374" w:author="JIE  SUN" w:date="2018-06-22T18:40:00Z">
                <w:r w:rsidDel="009B1D3F">
                  <w:rPr>
                    <w:rFonts w:hint="eastAsia"/>
                  </w:rPr>
                  <w:delText>°</w:delText>
                </w:r>
              </w:del>
            </w:ins>
          </w:p>
        </w:tc>
        <w:tc>
          <w:tcPr>
            <w:tcW w:w="4198" w:type="dxa"/>
            <w:tcPrChange w:id="8375" w:author="JIE  SUN" w:date="2018-06-22T18:40:00Z">
              <w:tcPr>
                <w:tcW w:w="1843" w:type="dxa"/>
              </w:tcPr>
            </w:tcPrChange>
          </w:tcPr>
          <w:p w14:paraId="163EC92D" w14:textId="77777777" w:rsidR="009B1D3F" w:rsidRDefault="009B1D3F">
            <w:pPr>
              <w:rPr>
                <w:ins w:id="8376" w:author="JIE  SUN" w:date="2018-06-22T18:40:00Z"/>
              </w:rPr>
            </w:pPr>
            <w:ins w:id="8377" w:author="JIE  SUN" w:date="2018-06-22T18:43:00Z">
              <w:r>
                <w:t xml:space="preserve">And then, </w:t>
              </w:r>
            </w:ins>
            <w:ins w:id="8378" w:author="JIE  SUN" w:date="2018-06-22T18:46:00Z">
              <w:r>
                <w:t>control</w:t>
              </w:r>
              <w:r w:rsidR="00F37585">
                <w:t xml:space="preserve"> </w:t>
              </w:r>
            </w:ins>
            <w:ins w:id="8379" w:author="JIE  SUN" w:date="2018-06-22T18:43:00Z">
              <w:r w:rsidR="00F37585">
                <w:t>the</w:t>
              </w:r>
            </w:ins>
            <w:ins w:id="8380" w:author="JIE  SUN" w:date="2018-06-22T18:46:00Z">
              <w:r w:rsidR="00F37585">
                <w:t xml:space="preserve"> </w:t>
              </w:r>
            </w:ins>
            <w:ins w:id="8381" w:author="JIE  SUN" w:date="2018-06-22T18:43:00Z">
              <w:r w:rsidR="00F37585">
                <w:t xml:space="preserve">inclination </w:t>
              </w:r>
            </w:ins>
            <w:ins w:id="8382" w:author="JIE  SUN" w:date="2018-06-22T18:46:00Z">
              <w:r w:rsidR="00D6695F">
                <w:t>s</w:t>
              </w:r>
            </w:ins>
            <w:ins w:id="8383" w:author="JIE  SUN" w:date="2018-06-22T18:43:00Z">
              <w:r>
                <w:t xml:space="preserve">with X axis. </w:t>
              </w:r>
            </w:ins>
          </w:p>
        </w:tc>
      </w:tr>
      <w:tr w:rsidR="009B1D3F" w14:paraId="6A63923E" w14:textId="77777777" w:rsidTr="009B1D3F">
        <w:tblPrEx>
          <w:jc w:val="left"/>
          <w:tblPrExChange w:id="8384" w:author="JIE  SUN" w:date="2018-06-22T18:40:00Z">
            <w:tblPrEx>
              <w:jc w:val="left"/>
            </w:tblPrEx>
          </w:tblPrExChange>
        </w:tblPrEx>
        <w:trPr>
          <w:ins w:id="8385" w:author="jie sun" w:date="2018-04-18T21:08:00Z"/>
        </w:trPr>
        <w:tc>
          <w:tcPr>
            <w:tcW w:w="2372" w:type="dxa"/>
            <w:tcPrChange w:id="8386" w:author="JIE  SUN" w:date="2018-06-22T18:40:00Z">
              <w:tcPr>
                <w:tcW w:w="2405" w:type="dxa"/>
              </w:tcPr>
            </w:tcPrChange>
          </w:tcPr>
          <w:p w14:paraId="20484512" w14:textId="77777777" w:rsidR="009B1D3F" w:rsidRDefault="009B1D3F" w:rsidP="009B1D3F">
            <w:pPr>
              <w:rPr>
                <w:ins w:id="8387" w:author="JIE  SUN" w:date="2018-06-22T18:39:00Z"/>
              </w:rPr>
            </w:pPr>
            <w:ins w:id="8388" w:author="JIE  SUN" w:date="2018-06-22T18:40:00Z">
              <w:r>
                <w:rPr>
                  <w:rFonts w:hint="eastAsia"/>
                </w:rPr>
                <w:t>Inclination</w:t>
              </w:r>
              <w:r>
                <w:t xml:space="preserve"> – Y-axis</w:t>
              </w:r>
            </w:ins>
          </w:p>
        </w:tc>
        <w:tc>
          <w:tcPr>
            <w:tcW w:w="1789" w:type="dxa"/>
            <w:tcPrChange w:id="8389" w:author="JIE  SUN" w:date="2018-06-22T18:40:00Z">
              <w:tcPr>
                <w:tcW w:w="1843" w:type="dxa"/>
              </w:tcPr>
            </w:tcPrChange>
          </w:tcPr>
          <w:p w14:paraId="0F8E92AB" w14:textId="77777777" w:rsidR="009B1D3F" w:rsidRDefault="009B1D3F" w:rsidP="009B1D3F">
            <w:pPr>
              <w:rPr>
                <w:ins w:id="8390" w:author="JIE  SUN" w:date="2018-06-22T18:40:00Z"/>
              </w:rPr>
            </w:pPr>
            <w:ins w:id="8391" w:author="JIE  SUN" w:date="2018-06-22T18:40:00Z">
              <w:r>
                <w:t>-10</w:t>
              </w:r>
              <w:r>
                <w:rPr>
                  <w:rFonts w:hint="eastAsia"/>
                </w:rPr>
                <w:t>°</w:t>
              </w:r>
              <w:r>
                <w:rPr>
                  <w:rFonts w:hint="eastAsia"/>
                </w:rPr>
                <w:t>to</w:t>
              </w:r>
            </w:ins>
          </w:p>
          <w:p w14:paraId="6B9D6D68" w14:textId="77777777" w:rsidR="009B1D3F" w:rsidDel="009B1D3F" w:rsidRDefault="009B1D3F" w:rsidP="009B1D3F">
            <w:pPr>
              <w:rPr>
                <w:ins w:id="8392" w:author="jie sun" w:date="2018-04-18T21:18:00Z"/>
                <w:del w:id="8393" w:author="JIE  SUN" w:date="2018-06-22T18:40:00Z"/>
              </w:rPr>
            </w:pPr>
            <w:ins w:id="8394" w:author="JIE  SUN" w:date="2018-06-22T18:40:00Z">
              <w:r>
                <w:t>13</w:t>
              </w:r>
              <w:r>
                <w:rPr>
                  <w:rFonts w:hint="eastAsia"/>
                </w:rPr>
                <w:t>°</w:t>
              </w:r>
            </w:ins>
            <w:ins w:id="8395" w:author="jie sun" w:date="2018-04-18T21:18:00Z">
              <w:del w:id="8396" w:author="JIE  SUN" w:date="2018-06-21T15:46:00Z">
                <w:r w:rsidDel="00410E0A">
                  <w:delText>-80</w:delText>
                </w:r>
                <w:r w:rsidDel="00410E0A">
                  <w:rPr>
                    <w:rFonts w:hint="eastAsia"/>
                  </w:rPr>
                  <w:delText>°</w:delText>
                </w:r>
                <w:r w:rsidDel="00410E0A">
                  <w:rPr>
                    <w:rFonts w:hint="eastAsia"/>
                  </w:rPr>
                  <w:delText>-</w:delText>
                </w:r>
                <w:r w:rsidDel="00410E0A">
                  <w:delText>-4</w:delText>
                </w:r>
              </w:del>
              <w:del w:id="8397" w:author="JIE  SUN" w:date="2018-06-22T18:40:00Z">
                <w:r w:rsidDel="009B1D3F">
                  <w:delText>0</w:delText>
                </w:r>
                <w:bookmarkStart w:id="8398" w:name="OLE_LINK56"/>
                <w:r w:rsidDel="009B1D3F">
                  <w:rPr>
                    <w:rFonts w:hint="eastAsia"/>
                  </w:rPr>
                  <w:delText>°</w:delText>
                </w:r>
                <w:bookmarkEnd w:id="8398"/>
              </w:del>
            </w:ins>
          </w:p>
          <w:p w14:paraId="117B0CF8" w14:textId="77777777" w:rsidR="009B1D3F" w:rsidRDefault="009B1D3F" w:rsidP="009B1D3F">
            <w:pPr>
              <w:rPr>
                <w:ins w:id="8399" w:author="jie sun" w:date="2018-04-18T21:08:00Z"/>
              </w:rPr>
            </w:pPr>
            <w:ins w:id="8400" w:author="jie sun" w:date="2018-04-18T21:18:00Z">
              <w:del w:id="8401"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402" w:author="JIE  SUN" w:date="2018-06-22T18:40:00Z">
              <w:tcPr>
                <w:tcW w:w="1843" w:type="dxa"/>
              </w:tcPr>
            </w:tcPrChange>
          </w:tcPr>
          <w:p w14:paraId="38AD4602" w14:textId="77777777" w:rsidR="009B1D3F" w:rsidRDefault="009B1D3F">
            <w:pPr>
              <w:rPr>
                <w:ins w:id="8403" w:author="JIE  SUN" w:date="2018-06-22T18:40:00Z"/>
              </w:rPr>
            </w:pPr>
            <w:ins w:id="8404"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405" w:author="JIE  SUN" w:date="2018-06-22T20:47:00Z"/>
          <w:rFonts w:ascii="NSimSun" w:eastAsia="NSimSun" w:hAnsi="Times New Roman" w:cs="NSimSun"/>
          <w:color w:val="0000FF"/>
          <w:sz w:val="19"/>
          <w:szCs w:val="19"/>
        </w:rPr>
      </w:pPr>
      <w:bookmarkStart w:id="8406" w:name="OLE_LINK72"/>
    </w:p>
    <w:p w14:paraId="355B6D1D" w14:textId="77777777" w:rsidR="00DA3737" w:rsidRDefault="00DA3737">
      <w:pPr>
        <w:autoSpaceDE w:val="0"/>
        <w:autoSpaceDN w:val="0"/>
        <w:adjustRightInd w:val="0"/>
        <w:spacing w:after="0"/>
        <w:rPr>
          <w:ins w:id="8407"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408"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409" w:author="JIE  SUN" w:date="2018-06-22T20:47:00Z"/>
          <w:color w:val="auto"/>
          <w:sz w:val="24"/>
          <w:szCs w:val="22"/>
          <w:lang w:val="en-US"/>
          <w:rPrChange w:id="8410" w:author="JIE  SUN" w:date="2018-06-22T20:49:00Z">
            <w:rPr>
              <w:ins w:id="8411" w:author="JIE  SUN" w:date="2018-06-22T20:47:00Z"/>
              <w:rFonts w:ascii="NSimSun" w:eastAsia="NSimSun" w:hAnsi="Times New Roman" w:cs="NSimSun"/>
              <w:color w:val="0000FF"/>
              <w:sz w:val="19"/>
              <w:szCs w:val="19"/>
            </w:rPr>
          </w:rPrChange>
        </w:rPr>
        <w:pPrChange w:id="8412" w:author="JIE  SUN" w:date="2018-06-22T20:49:00Z">
          <w:pPr>
            <w:autoSpaceDE w:val="0"/>
            <w:autoSpaceDN w:val="0"/>
            <w:adjustRightInd w:val="0"/>
            <w:spacing w:after="0"/>
          </w:pPr>
        </w:pPrChange>
      </w:pPr>
      <w:ins w:id="8413"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414"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415" w:author="JIE  SUN" w:date="2018-06-22T20:52:00Z">
              <w:rPr>
                <w:rFonts w:ascii="NSimSun" w:eastAsia="NSimSun" w:hAnsi="Times New Roman" w:cs="NSimSun"/>
                <w:color w:val="000000"/>
                <w:sz w:val="19"/>
                <w:szCs w:val="19"/>
              </w:rPr>
            </w:rPrChange>
          </w:rPr>
          <w:t xml:space="preserve">, which means here using the </w:t>
        </w:r>
      </w:ins>
      <w:ins w:id="8416" w:author="JIE  SUN" w:date="2018-06-22T20:50:00Z">
        <w:r w:rsidR="00B10569" w:rsidRPr="00B10569">
          <w:rPr>
            <w:iCs w:val="0"/>
            <w:color w:val="auto"/>
            <w:sz w:val="24"/>
            <w:szCs w:val="22"/>
            <w:lang w:val="en-US"/>
            <w:rPrChange w:id="8417" w:author="JIE  SUN" w:date="2018-06-22T20:52:00Z">
              <w:rPr>
                <w:rFonts w:ascii="NSimSun" w:eastAsia="NSimSun" w:hAnsi="Times New Roman" w:cs="NSimSun"/>
                <w:color w:val="000000"/>
                <w:sz w:val="19"/>
                <w:szCs w:val="19"/>
              </w:rPr>
            </w:rPrChange>
          </w:rPr>
          <w:t xml:space="preserve">threshold data of gesture 1, </w:t>
        </w:r>
      </w:ins>
      <w:ins w:id="8418" w:author="JIE  SUN" w:date="2018-06-22T20:51:00Z">
        <w:r w:rsidR="00B10569" w:rsidRPr="00B10569">
          <w:rPr>
            <w:iCs w:val="0"/>
            <w:color w:val="auto"/>
            <w:sz w:val="24"/>
            <w:szCs w:val="22"/>
            <w:lang w:val="en-US"/>
            <w:rPrChange w:id="8419"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8420"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421" w:author="JIE  SUN" w:date="2018-06-22T20:52:00Z">
              <w:rPr>
                <w:rFonts w:ascii="NSimSun" w:eastAsia="NSimSun" w:hAnsi="Times New Roman" w:cs="NSimSun"/>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422" w:author="JIE  SUN" w:date="2018-06-22T18:48:00Z"/>
          <w:rFonts w:ascii="NSimSun" w:eastAsia="NSimSun" w:hAnsi="Times New Roman" w:cs="NSimSun"/>
          <w:color w:val="000000"/>
          <w:sz w:val="19"/>
          <w:szCs w:val="19"/>
        </w:rPr>
      </w:pPr>
      <w:ins w:id="8423"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406"/>
    <w:p w14:paraId="4C14159E" w14:textId="77777777" w:rsidR="004368A6" w:rsidRDefault="004368A6">
      <w:pPr>
        <w:autoSpaceDE w:val="0"/>
        <w:autoSpaceDN w:val="0"/>
        <w:adjustRightInd w:val="0"/>
        <w:spacing w:after="0"/>
        <w:rPr>
          <w:ins w:id="8424" w:author="JIE  SUN" w:date="2018-06-22T18:48:00Z"/>
          <w:rFonts w:ascii="NSimSun" w:eastAsia="NSimSun" w:hAnsi="Times New Roman" w:cs="NSimSun"/>
          <w:color w:val="000000"/>
          <w:sz w:val="19"/>
          <w:szCs w:val="19"/>
        </w:rPr>
      </w:pPr>
      <w:ins w:id="8425"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426" w:author="JIE  SUN" w:date="2018-06-22T18:48:00Z"/>
          <w:rFonts w:ascii="NSimSun" w:eastAsia="NSimSun" w:hAnsi="Times New Roman" w:cs="NSimSun"/>
          <w:color w:val="000000"/>
          <w:sz w:val="19"/>
          <w:szCs w:val="19"/>
        </w:rPr>
      </w:pPr>
      <w:ins w:id="8427" w:author="JIE  SUN" w:date="2018-06-22T18:50:00Z">
        <w:r>
          <w:rPr>
            <w:rFonts w:ascii="NSimSun" w:eastAsia="NSimSun" w:hAnsi="Times New Roman" w:cs="NSimSun"/>
            <w:color w:val="0000FF"/>
            <w:sz w:val="19"/>
            <w:szCs w:val="19"/>
          </w:rPr>
          <w:t xml:space="preserve">  </w:t>
        </w:r>
      </w:ins>
      <w:ins w:id="842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429" w:author="JIE  SUN" w:date="2018-06-22T18:48:00Z"/>
          <w:rFonts w:ascii="NSimSun" w:eastAsia="NSimSun" w:hAnsi="Times New Roman" w:cs="NSimSun"/>
          <w:color w:val="000000"/>
          <w:sz w:val="19"/>
          <w:szCs w:val="19"/>
        </w:rPr>
      </w:pPr>
      <w:ins w:id="8430" w:author="JIE  SUN" w:date="2018-06-22T18:50:00Z">
        <w:r>
          <w:rPr>
            <w:rFonts w:ascii="NSimSun" w:eastAsia="NSimSun" w:hAnsi="Times New Roman" w:cs="NSimSun"/>
            <w:color w:val="0000FF"/>
            <w:sz w:val="19"/>
            <w:szCs w:val="19"/>
          </w:rPr>
          <w:t xml:space="preserve">  </w:t>
        </w:r>
      </w:ins>
      <w:ins w:id="843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432" w:author="JIE  SUN" w:date="2018-06-22T18:48:00Z"/>
          <w:rFonts w:ascii="NSimSun" w:eastAsia="NSimSun" w:hAnsi="Times New Roman" w:cs="NSimSun"/>
          <w:color w:val="000000"/>
          <w:sz w:val="19"/>
          <w:szCs w:val="19"/>
        </w:rPr>
      </w:pPr>
      <w:ins w:id="8433" w:author="JIE  SUN" w:date="2018-06-22T18:50:00Z">
        <w:r>
          <w:rPr>
            <w:rFonts w:ascii="NSimSun" w:eastAsia="NSimSun" w:hAnsi="Times New Roman" w:cs="NSimSun"/>
            <w:color w:val="0000FF"/>
            <w:sz w:val="19"/>
            <w:szCs w:val="19"/>
          </w:rPr>
          <w:t xml:space="preserve">  </w:t>
        </w:r>
      </w:ins>
      <w:ins w:id="843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435" w:author="JIE  SUN" w:date="2018-06-22T18:48:00Z"/>
          <w:rFonts w:ascii="NSimSun" w:eastAsia="NSimSun" w:hAnsi="Times New Roman" w:cs="NSimSun"/>
          <w:color w:val="000000"/>
          <w:sz w:val="19"/>
          <w:szCs w:val="19"/>
        </w:rPr>
      </w:pPr>
      <w:ins w:id="8436"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437"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438" w:author="JIE  SUN" w:date="2018-06-22T18:39:00Z"/>
        </w:rPr>
      </w:pPr>
      <w:ins w:id="8439"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440" w:author="jie sun" w:date="2018-04-18T21:07:00Z">
            <w:rPr>
              <w:lang w:val="en-US"/>
            </w:rPr>
          </w:rPrChange>
        </w:rPr>
        <w:pPrChange w:id="8441" w:author="jie sun" w:date="2018-04-18T21:07:00Z">
          <w:pPr/>
        </w:pPrChange>
      </w:pPr>
    </w:p>
    <w:p w14:paraId="6E8B496B" w14:textId="77777777" w:rsidR="0087014B" w:rsidRDefault="0087014B">
      <w:pPr>
        <w:rPr>
          <w:del w:id="8442" w:author="像个男人一样" w:date="2018-03-21T02:28:00Z"/>
        </w:rPr>
      </w:pPr>
    </w:p>
    <w:p w14:paraId="708C6E27" w14:textId="77777777" w:rsidR="0087014B" w:rsidDel="00887A51" w:rsidRDefault="00D5184D">
      <w:pPr>
        <w:rPr>
          <w:del w:id="8443" w:author="JIE  SUN" w:date="2018-06-22T14:03:00Z"/>
          <w:lang w:val="en-US"/>
        </w:rPr>
      </w:pPr>
      <w:del w:id="8444" w:author="JIE  SUN" w:date="2018-06-22T12:23:00Z">
        <w:r w:rsidDel="0040790A">
          <w:rPr>
            <w:rFonts w:hint="eastAsia"/>
            <w:lang w:val="en-US"/>
          </w:rPr>
          <w:delText>Action</w:delText>
        </w:r>
      </w:del>
      <w:ins w:id="8445"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446" w:author="JIE  SUN" w:date="2018-06-22T14:02:00Z"/>
          <w:noProof/>
        </w:rPr>
      </w:pPr>
      <w:del w:id="8447"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448" w:author="像个男人一样" w:date="2018-03-21T02:25:00Z"/>
        </w:rPr>
        <w:pPrChange w:id="8449" w:author="jie sun" w:date="2018-04-16T21:42:00Z">
          <w:pPr/>
        </w:pPrChange>
      </w:pPr>
      <w:ins w:id="8450"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2C00BBEE" w:rsidR="0087014B" w:rsidRDefault="00D5184D">
      <w:pPr>
        <w:pStyle w:val="Caption"/>
        <w:jc w:val="center"/>
        <w:rPr>
          <w:ins w:id="8451" w:author="JIE  SUN" w:date="2018-06-22T17:24:00Z"/>
          <w:lang w:val="en-US"/>
        </w:rPr>
        <w:pPrChange w:id="8452" w:author="jie sun" w:date="2018-04-16T21:42:00Z">
          <w:pPr/>
        </w:pPrChange>
      </w:pPr>
      <w:bookmarkStart w:id="8453" w:name="_Toc517801906"/>
      <w:ins w:id="8454" w:author="像个男人一样" w:date="2018-03-21T02:26:00Z">
        <w:r>
          <w:t xml:space="preserve">Figure </w:t>
        </w:r>
      </w:ins>
      <w:ins w:id="8455" w:author="JIE  SUN" w:date="2018-06-21T13:36:00Z">
        <w:r w:rsidR="00A64E7B">
          <w:fldChar w:fldCharType="begin"/>
        </w:r>
        <w:r w:rsidR="00A64E7B">
          <w:instrText xml:space="preserve"> STYLEREF 1 \s </w:instrText>
        </w:r>
      </w:ins>
      <w:r w:rsidR="00A64E7B">
        <w:fldChar w:fldCharType="separate"/>
      </w:r>
      <w:r w:rsidR="00030772">
        <w:rPr>
          <w:noProof/>
        </w:rPr>
        <w:t>5</w:t>
      </w:r>
      <w:ins w:id="84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14</w:t>
      </w:r>
      <w:ins w:id="8457" w:author="JIE  SUN" w:date="2018-06-21T13:36:00Z">
        <w:r w:rsidR="00A64E7B">
          <w:fldChar w:fldCharType="end"/>
        </w:r>
      </w:ins>
      <w:ins w:id="8458" w:author="jie sun" w:date="2018-04-19T13:00:00Z">
        <w:del w:id="8459" w:author="JIE  SUN" w:date="2018-06-21T13:34:00Z">
          <w:r w:rsidR="00083FE7" w:rsidDel="00A64E7B">
            <w:fldChar w:fldCharType="begin"/>
          </w:r>
          <w:r w:rsidR="00083FE7" w:rsidDel="00A64E7B">
            <w:delInstrText xml:space="preserve"> STYLEREF 1 \s </w:delInstrText>
          </w:r>
        </w:del>
      </w:ins>
      <w:del w:id="8460" w:author="JIE  SUN" w:date="2018-06-21T13:34:00Z">
        <w:r w:rsidR="00083FE7" w:rsidDel="00A64E7B">
          <w:fldChar w:fldCharType="separate"/>
        </w:r>
        <w:r w:rsidR="00083FE7" w:rsidDel="00A64E7B">
          <w:rPr>
            <w:noProof/>
          </w:rPr>
          <w:delText>4</w:delText>
        </w:r>
      </w:del>
      <w:ins w:id="8461" w:author="jie sun" w:date="2018-04-19T13:00:00Z">
        <w:del w:id="84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63" w:author="JIE  SUN" w:date="2018-06-21T13:34:00Z">
        <w:r w:rsidR="00083FE7" w:rsidDel="00A64E7B">
          <w:fldChar w:fldCharType="separate"/>
        </w:r>
      </w:del>
      <w:ins w:id="8464" w:author="jie sun" w:date="2018-04-19T13:00:00Z">
        <w:del w:id="8465" w:author="JIE  SUN" w:date="2018-06-21T13:34:00Z">
          <w:r w:rsidR="00083FE7" w:rsidDel="00A64E7B">
            <w:rPr>
              <w:noProof/>
            </w:rPr>
            <w:delText>13</w:delText>
          </w:r>
          <w:r w:rsidR="00083FE7" w:rsidDel="00A64E7B">
            <w:fldChar w:fldCharType="end"/>
          </w:r>
        </w:del>
      </w:ins>
      <w:ins w:id="8466" w:author="像个男人一样" w:date="2018-03-21T02:26:00Z">
        <w:del w:id="846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468" w:author="像个男人一样" w:date="2018-03-22T11:51:00Z">
        <w:del w:id="8469" w:author="jie sun" w:date="2018-04-10T21:45:00Z">
          <w:r w:rsidDel="00454521">
            <w:delText>12</w:delText>
          </w:r>
        </w:del>
      </w:ins>
      <w:ins w:id="8470" w:author="像个男人一样" w:date="2018-03-21T02:26:00Z">
        <w:del w:id="8471" w:author="jie sun" w:date="2018-04-10T21:45:00Z">
          <w:r w:rsidDel="00454521">
            <w:fldChar w:fldCharType="end"/>
          </w:r>
        </w:del>
        <w:bookmarkStart w:id="8472" w:name="_Toc13264"/>
        <w:bookmarkStart w:id="8473" w:name="_Toc13993"/>
        <w:bookmarkStart w:id="8474" w:name="_Toc1796"/>
        <w:bookmarkStart w:id="8475" w:name="_Toc7085"/>
        <w:bookmarkStart w:id="8476" w:name="_Toc16182"/>
        <w:bookmarkStart w:id="8477" w:name="_Toc117"/>
        <w:bookmarkStart w:id="8478" w:name="_Toc12706"/>
        <w:bookmarkStart w:id="8479" w:name="_Toc717"/>
        <w:bookmarkStart w:id="8480" w:name="_Toc10343"/>
        <w:bookmarkStart w:id="8481" w:name="_Toc30444"/>
        <w:bookmarkStart w:id="8482" w:name="_Toc2876"/>
        <w:bookmarkStart w:id="8483" w:name="_Toc17910"/>
        <w:bookmarkStart w:id="8484" w:name="_Toc22615"/>
        <w:bookmarkStart w:id="8485" w:name="_Toc25709"/>
        <w:bookmarkStart w:id="8486" w:name="_Toc24988"/>
        <w:bookmarkStart w:id="8487" w:name="_Toc3193"/>
        <w:bookmarkStart w:id="8488" w:name="_Toc13372"/>
        <w:bookmarkStart w:id="8489" w:name="_Toc4279"/>
        <w:bookmarkStart w:id="8490" w:name="_Toc5856"/>
        <w:bookmarkStart w:id="8491" w:name="_Toc25915"/>
        <w:bookmarkStart w:id="8492" w:name="_Toc12864"/>
        <w:bookmarkStart w:id="8493" w:name="_Toc27590"/>
        <w:bookmarkStart w:id="8494" w:name="_Toc10601"/>
        <w:bookmarkStart w:id="8495" w:name="_Toc6810"/>
        <w:bookmarkStart w:id="8496" w:name="_Toc32658"/>
        <w:r>
          <w:rPr>
            <w:rFonts w:hint="eastAsia"/>
          </w:rPr>
          <w:t>:</w:t>
        </w:r>
      </w:ins>
      <w:ins w:id="8497" w:author="JIE  SUN" w:date="2018-06-22T17:24:00Z">
        <w:r w:rsidR="003D2952">
          <w:t xml:space="preserve"> </w:t>
        </w:r>
      </w:ins>
      <w:ins w:id="8498" w:author="像个男人一样" w:date="2018-03-21T02:26:00Z">
        <w:r>
          <w:rPr>
            <w:rFonts w:hint="eastAsia"/>
          </w:rPr>
          <w:t xml:space="preserve">Spinning </w:t>
        </w:r>
      </w:ins>
      <w:ins w:id="8499" w:author="jie sun" w:date="2018-04-16T22:34:00Z">
        <w:r w:rsidR="00417FAA">
          <w:t>A</w:t>
        </w:r>
      </w:ins>
      <w:ins w:id="8500" w:author="像个男人一样" w:date="2018-03-21T02:26:00Z">
        <w:del w:id="8501" w:author="jie sun" w:date="2018-04-16T22:34:00Z">
          <w:r w:rsidDel="00417FAA">
            <w:rPr>
              <w:rFonts w:hint="eastAsia"/>
            </w:rPr>
            <w:delText>a</w:delText>
          </w:r>
        </w:del>
        <w:r>
          <w:rPr>
            <w:rFonts w:hint="eastAsia"/>
          </w:rPr>
          <w:t xml:space="preserve">ngle </w:t>
        </w:r>
      </w:ins>
      <w:ins w:id="8502" w:author="jie sun" w:date="2018-04-16T22:34:00Z">
        <w:r w:rsidR="00417FAA">
          <w:t>C</w:t>
        </w:r>
      </w:ins>
      <w:ins w:id="8503" w:author="像个男人一样" w:date="2018-03-21T02:26:00Z">
        <w:del w:id="8504" w:author="jie sun" w:date="2018-04-16T22:34:00Z">
          <w:r w:rsidDel="00417FAA">
            <w:rPr>
              <w:rFonts w:hint="eastAsia"/>
            </w:rPr>
            <w:delText>c</w:delText>
          </w:r>
        </w:del>
        <w:r>
          <w:rPr>
            <w:rFonts w:hint="eastAsia"/>
          </w:rPr>
          <w:t xml:space="preserve">hanges </w:t>
        </w:r>
      </w:ins>
      <w:ins w:id="8505" w:author="jie sun" w:date="2018-04-16T22:34:00Z">
        <w:r w:rsidR="00417FAA">
          <w:t>I</w:t>
        </w:r>
      </w:ins>
      <w:ins w:id="8506" w:author="像个男人一样" w:date="2018-03-21T02:26:00Z">
        <w:del w:id="8507" w:author="jie sun" w:date="2018-04-16T22:34:00Z">
          <w:r w:rsidDel="00417FAA">
            <w:rPr>
              <w:rFonts w:hint="eastAsia"/>
            </w:rPr>
            <w:delText>i</w:delText>
          </w:r>
        </w:del>
        <w:r>
          <w:rPr>
            <w:rFonts w:hint="eastAsia"/>
          </w:rPr>
          <w:t xml:space="preserve">n </w:t>
        </w:r>
      </w:ins>
      <w:ins w:id="8508" w:author="jie sun" w:date="2018-04-16T22:34:00Z">
        <w:r w:rsidR="00417FAA">
          <w:t>A</w:t>
        </w:r>
      </w:ins>
      <w:ins w:id="8509" w:author="像个男人一样" w:date="2018-03-21T02:26:00Z">
        <w:del w:id="8510" w:author="jie sun" w:date="2018-04-16T22:34:00Z">
          <w:r w:rsidDel="00417FAA">
            <w:rPr>
              <w:rFonts w:hint="eastAsia"/>
            </w:rPr>
            <w:delText>a</w:delText>
          </w:r>
        </w:del>
        <w:r>
          <w:rPr>
            <w:rFonts w:hint="eastAsia"/>
          </w:rPr>
          <w:t xml:space="preserve">ction </w:t>
        </w:r>
        <w:r>
          <w:rPr>
            <w:rFonts w:hint="eastAsia"/>
            <w:lang w:val="en-US"/>
          </w:rPr>
          <w:t>2</w:t>
        </w:r>
      </w:ins>
      <w:bookmarkEnd w:id="8453"/>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p>
    <w:p w14:paraId="0E0A481D" w14:textId="77777777" w:rsidR="00744319" w:rsidRPr="00744319" w:rsidRDefault="00744319">
      <w:pPr>
        <w:rPr>
          <w:ins w:id="8511" w:author="像个男人一样" w:date="2018-03-22T11:48:00Z"/>
          <w:lang w:val="en-US"/>
        </w:rPr>
      </w:pPr>
    </w:p>
    <w:p w14:paraId="3B7D4206" w14:textId="0B8CD7F0" w:rsidR="0087014B" w:rsidRDefault="00D5184D">
      <w:pPr>
        <w:pStyle w:val="Caption"/>
        <w:jc w:val="center"/>
        <w:rPr>
          <w:lang w:val="en-US"/>
        </w:rPr>
        <w:pPrChange w:id="8512" w:author="jie sun" w:date="2018-04-16T21:42:00Z">
          <w:pPr/>
        </w:pPrChange>
      </w:pPr>
      <w:bookmarkStart w:id="8513" w:name="_Toc511906364"/>
      <w:ins w:id="8514" w:author="像个男人一样" w:date="2018-03-22T11:48:00Z">
        <w:r>
          <w:t xml:space="preserve">Table </w:t>
        </w:r>
        <w:r>
          <w:fldChar w:fldCharType="begin"/>
        </w:r>
        <w:r>
          <w:instrText xml:space="preserve"> STYLEREF 1 \s </w:instrText>
        </w:r>
        <w:r>
          <w:fldChar w:fldCharType="separate"/>
        </w:r>
      </w:ins>
      <w:r w:rsidR="00030772">
        <w:rPr>
          <w:noProof/>
        </w:rPr>
        <w:t>5</w:t>
      </w:r>
      <w:ins w:id="8515" w:author="像个男人一样" w:date="2018-03-22T11:48:00Z">
        <w:r>
          <w:fldChar w:fldCharType="end"/>
        </w:r>
        <w:r>
          <w:rPr>
            <w:rFonts w:hint="eastAsia"/>
          </w:rPr>
          <w:t>.</w:t>
        </w:r>
        <w:r>
          <w:fldChar w:fldCharType="begin"/>
        </w:r>
        <w:r>
          <w:instrText xml:space="preserve"> SEQ Table \* ARABIC \s 1 </w:instrText>
        </w:r>
        <w:r>
          <w:fldChar w:fldCharType="separate"/>
        </w:r>
      </w:ins>
      <w:r w:rsidR="00030772">
        <w:rPr>
          <w:noProof/>
        </w:rPr>
        <w:t>3</w:t>
      </w:r>
      <w:ins w:id="8516" w:author="像个男人一样" w:date="2018-03-22T11:48:00Z">
        <w:r>
          <w:fldChar w:fldCharType="end"/>
        </w:r>
        <w:bookmarkStart w:id="8517" w:name="_Toc5128"/>
        <w:bookmarkStart w:id="8518" w:name="_Toc1256"/>
        <w:bookmarkStart w:id="8519" w:name="_Toc1821"/>
        <w:bookmarkStart w:id="8520" w:name="_Toc11777"/>
        <w:bookmarkStart w:id="8521" w:name="_Toc31941"/>
        <w:bookmarkStart w:id="8522" w:name="_Toc20153"/>
        <w:bookmarkStart w:id="8523" w:name="_Toc5617"/>
        <w:bookmarkStart w:id="8524" w:name="_Toc2108"/>
        <w:bookmarkStart w:id="8525" w:name="_Toc25260"/>
        <w:bookmarkStart w:id="8526" w:name="_Toc23972"/>
        <w:bookmarkStart w:id="8527" w:name="_Toc14751"/>
        <w:bookmarkStart w:id="8528" w:name="_Toc28375"/>
        <w:bookmarkStart w:id="8529" w:name="_Toc18595"/>
        <w:bookmarkStart w:id="8530" w:name="_Toc13108"/>
        <w:bookmarkStart w:id="8531" w:name="_Toc31345"/>
        <w:bookmarkStart w:id="8532" w:name="_Toc935"/>
        <w:bookmarkStart w:id="8533" w:name="_Toc6263"/>
        <w:bookmarkStart w:id="8534" w:name="_Toc6731"/>
        <w:bookmarkStart w:id="8535" w:name="_Toc2939"/>
        <w:bookmarkStart w:id="8536" w:name="_Toc6203"/>
        <w:bookmarkStart w:id="8537" w:name="_Toc17457"/>
        <w:r>
          <w:rPr>
            <w:rFonts w:hint="eastAsia"/>
          </w:rPr>
          <w:t>:</w:t>
        </w:r>
      </w:ins>
      <w:ins w:id="8538" w:author="JIE  SUN" w:date="2018-06-22T17:24:00Z">
        <w:r w:rsidR="003D2952">
          <w:t xml:space="preserve"> </w:t>
        </w:r>
      </w:ins>
      <w:ins w:id="8539" w:author="像个男人一样" w:date="2018-03-22T11:48:00Z">
        <w:r>
          <w:rPr>
            <w:rFonts w:hint="eastAsia"/>
          </w:rPr>
          <w:t xml:space="preserve">Spinning </w:t>
        </w:r>
      </w:ins>
      <w:ins w:id="8540" w:author="jie sun" w:date="2018-04-16T22:34:00Z">
        <w:r w:rsidR="005D6150">
          <w:t>A</w:t>
        </w:r>
      </w:ins>
      <w:ins w:id="8541" w:author="像个男人一样" w:date="2018-03-22T11:48:00Z">
        <w:del w:id="8542" w:author="jie sun" w:date="2018-04-16T22:34:00Z">
          <w:r w:rsidDel="005D6150">
            <w:rPr>
              <w:rFonts w:hint="eastAsia"/>
            </w:rPr>
            <w:delText>a</w:delText>
          </w:r>
        </w:del>
        <w:r>
          <w:rPr>
            <w:rFonts w:hint="eastAsia"/>
          </w:rPr>
          <w:t xml:space="preserve">ngle </w:t>
        </w:r>
      </w:ins>
      <w:ins w:id="8543" w:author="jie sun" w:date="2018-04-16T22:34:00Z">
        <w:r w:rsidR="005D6150">
          <w:t>R</w:t>
        </w:r>
      </w:ins>
      <w:ins w:id="8544" w:author="像个男人一样" w:date="2018-03-22T11:48:00Z">
        <w:del w:id="8545" w:author="jie sun" w:date="2018-04-16T22:34:00Z">
          <w:r w:rsidDel="005D6150">
            <w:rPr>
              <w:rFonts w:hint="eastAsia"/>
            </w:rPr>
            <w:delText>r</w:delText>
          </w:r>
        </w:del>
        <w:r>
          <w:rPr>
            <w:rFonts w:hint="eastAsia"/>
          </w:rPr>
          <w:t xml:space="preserve">estrictions </w:t>
        </w:r>
      </w:ins>
      <w:ins w:id="8546" w:author="jie sun" w:date="2018-04-16T22:34:00Z">
        <w:r w:rsidR="005D6150">
          <w:t>I</w:t>
        </w:r>
      </w:ins>
      <w:ins w:id="8547" w:author="像个男人一样" w:date="2018-03-22T11:48:00Z">
        <w:del w:id="8548" w:author="jie sun" w:date="2018-04-16T22:34:00Z">
          <w:r w:rsidDel="005D6150">
            <w:rPr>
              <w:rFonts w:hint="eastAsia"/>
            </w:rPr>
            <w:delText>i</w:delText>
          </w:r>
        </w:del>
        <w:r>
          <w:rPr>
            <w:rFonts w:hint="eastAsia"/>
          </w:rPr>
          <w:t xml:space="preserve">n </w:t>
        </w:r>
      </w:ins>
      <w:ins w:id="8549" w:author="jie sun" w:date="2018-04-16T22:34:00Z">
        <w:r w:rsidR="005D6150">
          <w:t>A</w:t>
        </w:r>
      </w:ins>
      <w:ins w:id="8550" w:author="像个男人一样" w:date="2018-03-22T11:48:00Z">
        <w:del w:id="8551" w:author="jie sun" w:date="2018-04-16T22:34:00Z">
          <w:r w:rsidDel="005D6150">
            <w:rPr>
              <w:rFonts w:hint="eastAsia"/>
            </w:rPr>
            <w:delText>a</w:delText>
          </w:r>
        </w:del>
        <w:r>
          <w:rPr>
            <w:rFonts w:hint="eastAsia"/>
          </w:rPr>
          <w:t xml:space="preserve">ction </w:t>
        </w:r>
        <w:r>
          <w:rPr>
            <w:rFonts w:hint="eastAsia"/>
            <w:lang w:val="en-US"/>
          </w:rPr>
          <w:t>2</w:t>
        </w:r>
      </w:ins>
      <w:bookmarkEnd w:id="8513"/>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552"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553">
          <w:tblGrid>
            <w:gridCol w:w="1862"/>
            <w:gridCol w:w="908"/>
            <w:gridCol w:w="1650"/>
          </w:tblGrid>
        </w:tblGridChange>
      </w:tblGrid>
      <w:tr w:rsidR="002A37FC" w14:paraId="32D64C26" w14:textId="77777777" w:rsidTr="002A37FC">
        <w:trPr>
          <w:trHeight w:val="396"/>
          <w:jc w:val="center"/>
          <w:trPrChange w:id="8554" w:author="JIE  SUN" w:date="2018-06-22T18:36:00Z">
            <w:trPr>
              <w:trHeight w:val="396"/>
              <w:jc w:val="center"/>
            </w:trPr>
          </w:trPrChange>
        </w:trPr>
        <w:tc>
          <w:tcPr>
            <w:tcW w:w="2582" w:type="dxa"/>
            <w:vAlign w:val="center"/>
            <w:tcPrChange w:id="8555"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556"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557"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558"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559" w:author="JIE  SUN" w:date="2018-06-22T18:36:00Z">
            <w:trPr>
              <w:trHeight w:val="286"/>
              <w:jc w:val="center"/>
            </w:trPr>
          </w:trPrChange>
        </w:trPr>
        <w:tc>
          <w:tcPr>
            <w:tcW w:w="2582" w:type="dxa"/>
            <w:vAlign w:val="center"/>
            <w:tcPrChange w:id="8560"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561"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562"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63" w:author="JIE  SUN" w:date="2018-06-22T13:21:00Z">
              <w:r>
                <w:rPr>
                  <w:rFonts w:ascii="SimSun" w:eastAsia="SimSun" w:hAnsi="SimSun" w:cs="SimSun"/>
                  <w:color w:val="000000"/>
                  <w:sz w:val="22"/>
                  <w:lang w:val="en-US"/>
                </w:rPr>
                <w:t>50</w:t>
              </w:r>
            </w:ins>
            <w:del w:id="856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65"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566" w:author="JIE  SUN" w:date="2018-06-22T13:21:00Z">
              <w:r>
                <w:rPr>
                  <w:rFonts w:ascii="SimSun" w:eastAsia="SimSun" w:hAnsi="SimSun" w:cs="SimSun"/>
                  <w:color w:val="000000"/>
                  <w:sz w:val="22"/>
                  <w:lang w:val="en-US"/>
                </w:rPr>
                <w:t>50</w:t>
              </w:r>
            </w:ins>
            <w:del w:id="856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568" w:author="JIE  SUN" w:date="2018-06-22T18:36:00Z">
            <w:trPr>
              <w:trHeight w:val="286"/>
              <w:jc w:val="center"/>
            </w:trPr>
          </w:trPrChange>
        </w:trPr>
        <w:tc>
          <w:tcPr>
            <w:tcW w:w="2582" w:type="dxa"/>
            <w:vAlign w:val="center"/>
            <w:tcPrChange w:id="8569"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570" w:author="JIE  SUN" w:date="2018-06-22T18:36:00Z">
                <w:pPr>
                  <w:jc w:val="center"/>
                  <w:textAlignment w:val="center"/>
                </w:pPr>
              </w:pPrChange>
            </w:pPr>
            <w:ins w:id="8571"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572"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73" w:author="JIE  SUN" w:date="2018-06-22T13:21:00Z">
              <w:r>
                <w:rPr>
                  <w:rFonts w:ascii="SimSun" w:eastAsia="SimSun" w:hAnsi="SimSun" w:cs="SimSun"/>
                  <w:color w:val="000000"/>
                  <w:sz w:val="22"/>
                  <w:lang w:val="en-US"/>
                </w:rPr>
                <w:t>50</w:t>
              </w:r>
            </w:ins>
            <w:del w:id="857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575"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576" w:author="JIE  SUN" w:date="2018-06-22T13:21:00Z">
              <w:r>
                <w:rPr>
                  <w:rFonts w:ascii="SimSun" w:eastAsia="SimSun" w:hAnsi="SimSun" w:cs="SimSun"/>
                  <w:color w:val="000000"/>
                  <w:sz w:val="22"/>
                  <w:lang w:val="en-US"/>
                </w:rPr>
                <w:t>50</w:t>
              </w:r>
            </w:ins>
            <w:del w:id="857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578" w:author="JIE  SUN" w:date="2018-06-22T18:36:00Z">
            <w:trPr>
              <w:trHeight w:val="286"/>
              <w:jc w:val="center"/>
            </w:trPr>
          </w:trPrChange>
        </w:trPr>
        <w:tc>
          <w:tcPr>
            <w:tcW w:w="2582" w:type="dxa"/>
            <w:vAlign w:val="center"/>
            <w:tcPrChange w:id="8579"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580"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581"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582" w:author="JIE  SUN" w:date="2018-06-22T13:21:00Z">
              <w:r>
                <w:rPr>
                  <w:rFonts w:ascii="SimSun" w:eastAsia="SimSun" w:hAnsi="SimSun" w:cs="SimSun"/>
                  <w:color w:val="000000"/>
                  <w:sz w:val="22"/>
                  <w:lang w:val="en-US"/>
                </w:rPr>
                <w:t>150</w:t>
              </w:r>
            </w:ins>
            <w:del w:id="8583"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584"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585" w:author="JIE  SUN" w:date="2018-06-22T13:21:00Z">
              <w:r>
                <w:rPr>
                  <w:rFonts w:ascii="SimSun" w:eastAsia="SimSun" w:hAnsi="SimSun" w:cs="SimSun"/>
                  <w:color w:val="000000"/>
                  <w:sz w:val="22"/>
                  <w:lang w:val="en-US"/>
                </w:rPr>
                <w:t>150</w:t>
              </w:r>
            </w:ins>
            <w:del w:id="8586"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587" w:author="JIE  SUN" w:date="2018-06-22T20:46:00Z"/>
        </w:rPr>
      </w:pPr>
      <w:ins w:id="8588"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589" w:author="JIE  SUN" w:date="2018-06-22T20:46:00Z"/>
        </w:rPr>
      </w:pPr>
      <w:ins w:id="8590"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591" w:author="JIE  SUN" w:date="2018-06-22T20:46:00Z"/>
        </w:rPr>
      </w:pPr>
      <w:ins w:id="8592"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593" w:author="JIE  SUN" w:date="2018-06-22T20:46:00Z"/>
          <w:rFonts w:ascii="NSimSun" w:eastAsia="NSimSun" w:hAnsi="Times New Roman" w:cs="NSimSun"/>
          <w:color w:val="000000" w:themeColor="text1"/>
          <w:sz w:val="19"/>
          <w:szCs w:val="19"/>
        </w:rPr>
      </w:pPr>
      <w:ins w:id="8594"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595" w:author="JIE  SUN" w:date="2018-06-22T20:46:00Z"/>
          <w:rFonts w:ascii="NSimSun" w:eastAsia="NSimSun" w:hAnsi="Times New Roman" w:cs="NSimSun"/>
          <w:color w:val="000000" w:themeColor="text1"/>
          <w:sz w:val="19"/>
          <w:szCs w:val="19"/>
        </w:rPr>
      </w:pPr>
      <w:ins w:id="8596"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597" w:author="JIE  SUN" w:date="2018-06-22T20:46:00Z"/>
          <w:rFonts w:ascii="NSimSun" w:eastAsia="NSimSun" w:hAnsi="Times New Roman" w:cs="NSimSun"/>
          <w:color w:val="000000" w:themeColor="text1"/>
          <w:sz w:val="19"/>
          <w:szCs w:val="19"/>
        </w:rPr>
      </w:pPr>
      <w:ins w:id="8598"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599" w:author="JIE  SUN" w:date="2018-06-22T20:46:00Z"/>
          <w:rFonts w:ascii="NSimSun" w:eastAsia="NSimSun" w:hAnsi="Times New Roman" w:cs="NSimSun"/>
          <w:color w:val="000000" w:themeColor="text1"/>
          <w:sz w:val="19"/>
          <w:szCs w:val="19"/>
        </w:rPr>
      </w:pPr>
      <w:ins w:id="8600"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601" w:author="JIE  SUN" w:date="2018-06-22T20:46:00Z"/>
          <w:rFonts w:ascii="NSimSun" w:eastAsia="NSimSun" w:hAnsi="Times New Roman" w:cs="NSimSun"/>
          <w:color w:val="000000" w:themeColor="text1"/>
          <w:sz w:val="19"/>
          <w:szCs w:val="19"/>
        </w:rPr>
      </w:pPr>
      <w:ins w:id="8602"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603" w:author="JIE  SUN" w:date="2018-06-22T20:46:00Z"/>
          <w:color w:val="000000" w:themeColor="text1"/>
        </w:rPr>
      </w:pPr>
      <w:ins w:id="8604"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605" w:author="像个男人一样" w:date="2018-03-22T11:48:00Z"/>
          <w:lang w:val="en-US"/>
        </w:rPr>
        <w:pPrChange w:id="8606" w:author="像个男人一样" w:date="2018-03-21T02:23:00Z">
          <w:pPr/>
        </w:pPrChange>
      </w:pPr>
    </w:p>
    <w:p w14:paraId="4B820CE5" w14:textId="77777777" w:rsidR="0087014B" w:rsidRDefault="0087014B">
      <w:pPr>
        <w:rPr>
          <w:ins w:id="8607" w:author="像个男人一样" w:date="2018-03-22T11:48:00Z"/>
        </w:rPr>
      </w:pPr>
    </w:p>
    <w:p w14:paraId="57357EB6" w14:textId="77777777" w:rsidR="0087014B" w:rsidRDefault="00983345">
      <w:pPr>
        <w:jc w:val="center"/>
        <w:rPr>
          <w:ins w:id="8608" w:author="像个男人一样" w:date="2018-03-21T02:28:00Z"/>
        </w:rPr>
        <w:pPrChange w:id="8609" w:author="jie sun" w:date="2018-04-16T21:42:00Z">
          <w:pPr/>
        </w:pPrChange>
      </w:pPr>
      <w:ins w:id="8610"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611"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7B8A9B8F" w:rsidR="0087014B" w:rsidRDefault="00D5184D">
      <w:pPr>
        <w:pStyle w:val="Caption"/>
        <w:jc w:val="center"/>
        <w:rPr>
          <w:ins w:id="8612" w:author="像个男人一样" w:date="2018-03-22T11:48:00Z"/>
        </w:rPr>
        <w:pPrChange w:id="8613" w:author="jie sun" w:date="2018-04-16T21:42:00Z">
          <w:pPr/>
        </w:pPrChange>
      </w:pPr>
      <w:bookmarkStart w:id="8614" w:name="_Toc517801907"/>
      <w:ins w:id="8615" w:author="像个男人一样" w:date="2018-03-21T02:30:00Z">
        <w:r>
          <w:t xml:space="preserve">Figure </w:t>
        </w:r>
      </w:ins>
      <w:ins w:id="8616" w:author="JIE  SUN" w:date="2018-06-21T13:36:00Z">
        <w:r w:rsidR="00A64E7B">
          <w:fldChar w:fldCharType="begin"/>
        </w:r>
        <w:r w:rsidR="00A64E7B">
          <w:instrText xml:space="preserve"> STYLEREF 1 \s </w:instrText>
        </w:r>
      </w:ins>
      <w:r w:rsidR="00A64E7B">
        <w:fldChar w:fldCharType="separate"/>
      </w:r>
      <w:r w:rsidR="00030772">
        <w:rPr>
          <w:noProof/>
        </w:rPr>
        <w:t>5</w:t>
      </w:r>
      <w:ins w:id="861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15</w:t>
      </w:r>
      <w:ins w:id="8618" w:author="JIE  SUN" w:date="2018-06-21T13:36:00Z">
        <w:r w:rsidR="00A64E7B">
          <w:fldChar w:fldCharType="end"/>
        </w:r>
      </w:ins>
      <w:ins w:id="8619" w:author="jie sun" w:date="2018-04-19T13:00:00Z">
        <w:del w:id="8620" w:author="JIE  SUN" w:date="2018-06-21T13:34:00Z">
          <w:r w:rsidR="00083FE7" w:rsidDel="00A64E7B">
            <w:fldChar w:fldCharType="begin"/>
          </w:r>
          <w:r w:rsidR="00083FE7" w:rsidDel="00A64E7B">
            <w:delInstrText xml:space="preserve"> STYLEREF 1 \s </w:delInstrText>
          </w:r>
        </w:del>
      </w:ins>
      <w:del w:id="8621" w:author="JIE  SUN" w:date="2018-06-21T13:34:00Z">
        <w:r w:rsidR="00083FE7" w:rsidDel="00A64E7B">
          <w:fldChar w:fldCharType="separate"/>
        </w:r>
        <w:r w:rsidR="00083FE7" w:rsidDel="00A64E7B">
          <w:rPr>
            <w:noProof/>
          </w:rPr>
          <w:delText>4</w:delText>
        </w:r>
      </w:del>
      <w:ins w:id="8622" w:author="jie sun" w:date="2018-04-19T13:00:00Z">
        <w:del w:id="862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24" w:author="JIE  SUN" w:date="2018-06-21T13:34:00Z">
        <w:r w:rsidR="00083FE7" w:rsidDel="00A64E7B">
          <w:fldChar w:fldCharType="separate"/>
        </w:r>
      </w:del>
      <w:ins w:id="8625" w:author="jie sun" w:date="2018-04-19T13:00:00Z">
        <w:del w:id="8626" w:author="JIE  SUN" w:date="2018-06-21T13:34:00Z">
          <w:r w:rsidR="00083FE7" w:rsidDel="00A64E7B">
            <w:rPr>
              <w:noProof/>
            </w:rPr>
            <w:delText>14</w:delText>
          </w:r>
          <w:r w:rsidR="00083FE7" w:rsidDel="00A64E7B">
            <w:fldChar w:fldCharType="end"/>
          </w:r>
        </w:del>
      </w:ins>
      <w:ins w:id="8627" w:author="像个男人一样" w:date="2018-03-21T02:30:00Z">
        <w:del w:id="862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629" w:author="像个男人一样" w:date="2018-03-22T11:51:00Z">
        <w:del w:id="8630" w:author="jie sun" w:date="2018-04-10T21:45:00Z">
          <w:r w:rsidDel="00454521">
            <w:delText>13</w:delText>
          </w:r>
        </w:del>
      </w:ins>
      <w:ins w:id="8631" w:author="像个男人一样" w:date="2018-03-21T02:30:00Z">
        <w:del w:id="8632" w:author="jie sun" w:date="2018-04-10T21:45:00Z">
          <w:r w:rsidDel="00454521">
            <w:fldChar w:fldCharType="end"/>
          </w:r>
        </w:del>
        <w:bookmarkStart w:id="8633" w:name="_Toc11542"/>
        <w:bookmarkStart w:id="8634" w:name="_Toc6434"/>
        <w:bookmarkStart w:id="8635" w:name="_Toc25122"/>
        <w:bookmarkStart w:id="8636" w:name="_Toc24221"/>
        <w:bookmarkStart w:id="8637" w:name="_Toc1741"/>
        <w:bookmarkStart w:id="8638" w:name="_Toc19022"/>
        <w:bookmarkStart w:id="8639" w:name="_Toc30918"/>
        <w:bookmarkStart w:id="8640" w:name="_Toc2556"/>
        <w:bookmarkStart w:id="8641" w:name="_Toc10130"/>
        <w:bookmarkStart w:id="8642" w:name="_Toc24890"/>
        <w:bookmarkStart w:id="8643" w:name="_Toc23208"/>
        <w:bookmarkStart w:id="8644" w:name="_Toc27905"/>
        <w:bookmarkStart w:id="8645" w:name="_Toc28570"/>
        <w:bookmarkStart w:id="8646" w:name="_Toc2598"/>
        <w:bookmarkStart w:id="8647" w:name="_Toc6189"/>
        <w:bookmarkStart w:id="8648" w:name="_Toc28452"/>
        <w:bookmarkStart w:id="8649" w:name="_Toc1305"/>
        <w:bookmarkStart w:id="8650" w:name="_Toc31051"/>
        <w:bookmarkStart w:id="8651" w:name="_Toc25729"/>
        <w:bookmarkStart w:id="8652" w:name="_Toc31728"/>
        <w:bookmarkStart w:id="8653" w:name="_Toc12381"/>
        <w:bookmarkStart w:id="8654" w:name="_Toc1781"/>
        <w:bookmarkStart w:id="8655" w:name="_Toc7718"/>
        <w:bookmarkStart w:id="8656" w:name="_Toc4101"/>
        <w:bookmarkStart w:id="8657" w:name="_Toc20570"/>
        <w:r>
          <w:rPr>
            <w:rFonts w:hint="eastAsia"/>
          </w:rPr>
          <w:t xml:space="preserve">: </w:t>
        </w:r>
        <w:del w:id="8658" w:author="JIE  SUN" w:date="2018-06-22T17:45:00Z">
          <w:r w:rsidDel="00DD09CC">
            <w:rPr>
              <w:rFonts w:hint="eastAsia"/>
            </w:rPr>
            <w:delText xml:space="preserve">Angles </w:delText>
          </w:r>
        </w:del>
      </w:ins>
      <w:ins w:id="8659" w:author="jie sun" w:date="2018-04-16T22:35:00Z">
        <w:del w:id="8660" w:author="JIE  SUN" w:date="2018-06-22T17:45:00Z">
          <w:r w:rsidR="005D6150" w:rsidDel="00DD09CC">
            <w:delText>W</w:delText>
          </w:r>
        </w:del>
      </w:ins>
      <w:ins w:id="8661" w:author="像个男人一样" w:date="2018-03-21T02:30:00Z">
        <w:del w:id="8662" w:author="JIE  SUN" w:date="2018-06-22T17:45:00Z">
          <w:r w:rsidDel="00DD09CC">
            <w:rPr>
              <w:rFonts w:hint="eastAsia"/>
            </w:rPr>
            <w:delText xml:space="preserve">with </w:delText>
          </w:r>
        </w:del>
      </w:ins>
      <w:ins w:id="8663" w:author="jie sun" w:date="2018-04-16T22:35:00Z">
        <w:del w:id="8664" w:author="JIE  SUN" w:date="2018-06-22T17:45:00Z">
          <w:r w:rsidR="005D6150" w:rsidDel="00DD09CC">
            <w:delText>T</w:delText>
          </w:r>
        </w:del>
      </w:ins>
      <w:ins w:id="8665" w:author="像个男人一样" w:date="2018-03-21T02:30:00Z">
        <w:del w:id="8666" w:author="JIE  SUN" w:date="2018-06-22T17:45:00Z">
          <w:r w:rsidDel="00DD09CC">
            <w:rPr>
              <w:rFonts w:hint="eastAsia"/>
            </w:rPr>
            <w:delText xml:space="preserve">the </w:delText>
          </w:r>
        </w:del>
      </w:ins>
      <w:ins w:id="8667" w:author="jie sun" w:date="2018-04-16T22:35:00Z">
        <w:del w:id="8668" w:author="JIE  SUN" w:date="2018-06-22T17:45:00Z">
          <w:r w:rsidR="005D6150" w:rsidDel="00DD09CC">
            <w:delText>G</w:delText>
          </w:r>
        </w:del>
      </w:ins>
      <w:ins w:id="8669" w:author="像个男人一样" w:date="2018-03-21T02:30:00Z">
        <w:del w:id="8670" w:author="JIE  SUN" w:date="2018-06-22T17:45:00Z">
          <w:r w:rsidDel="00DD09CC">
            <w:rPr>
              <w:rFonts w:hint="eastAsia"/>
            </w:rPr>
            <w:delText xml:space="preserve">gravity </w:delText>
          </w:r>
        </w:del>
      </w:ins>
      <w:ins w:id="8671" w:author="jie sun" w:date="2018-04-16T22:35:00Z">
        <w:del w:id="8672" w:author="JIE  SUN" w:date="2018-06-22T17:45:00Z">
          <w:r w:rsidR="005D6150" w:rsidDel="00DD09CC">
            <w:delText>C</w:delText>
          </w:r>
        </w:del>
      </w:ins>
      <w:ins w:id="8673" w:author="像个男人一样" w:date="2018-03-21T02:30:00Z">
        <w:del w:id="8674" w:author="JIE  SUN" w:date="2018-06-22T17:45:00Z">
          <w:r w:rsidDel="00DD09CC">
            <w:rPr>
              <w:rFonts w:hint="eastAsia"/>
            </w:rPr>
            <w:delText xml:space="preserve">changes </w:delText>
          </w:r>
        </w:del>
      </w:ins>
      <w:ins w:id="8675" w:author="JIE  SUN" w:date="2018-06-22T17:45:00Z">
        <w:r w:rsidR="00DD09CC">
          <w:t xml:space="preserve">The Change of </w:t>
        </w:r>
      </w:ins>
      <w:ins w:id="8676" w:author="JIE  SUN" w:date="2018-06-22T17:46:00Z">
        <w:r w:rsidR="00DD09CC">
          <w:rPr>
            <w:rFonts w:hint="eastAsia"/>
          </w:rPr>
          <w:t>I</w:t>
        </w:r>
      </w:ins>
      <w:ins w:id="8677" w:author="JIE  SUN" w:date="2018-06-22T17:45:00Z">
        <w:r w:rsidR="00DD09CC">
          <w:t xml:space="preserve">nclination </w:t>
        </w:r>
      </w:ins>
      <w:ins w:id="8678" w:author="JIE  SUN" w:date="2018-06-22T17:46:00Z">
        <w:r w:rsidR="00DD09CC">
          <w:rPr>
            <w:rFonts w:hint="eastAsia"/>
          </w:rPr>
          <w:t>A</w:t>
        </w:r>
      </w:ins>
      <w:ins w:id="8679" w:author="JIE  SUN" w:date="2018-06-22T17:45:00Z">
        <w:r w:rsidR="00DD09CC">
          <w:t xml:space="preserve">ngles </w:t>
        </w:r>
      </w:ins>
      <w:ins w:id="8680" w:author="jie sun" w:date="2018-04-16T22:35:00Z">
        <w:del w:id="8681" w:author="JIE  SUN" w:date="2018-06-22T17:46:00Z">
          <w:r w:rsidR="005D6150" w:rsidDel="00DD09CC">
            <w:delText>I</w:delText>
          </w:r>
        </w:del>
      </w:ins>
      <w:ins w:id="8682" w:author="像个男人一样" w:date="2018-03-21T02:30:00Z">
        <w:del w:id="8683" w:author="JIE  SUN" w:date="2018-06-22T17:46:00Z">
          <w:r w:rsidDel="00DD09CC">
            <w:rPr>
              <w:rFonts w:hint="eastAsia"/>
            </w:rPr>
            <w:delText xml:space="preserve">in </w:delText>
          </w:r>
        </w:del>
      </w:ins>
      <w:ins w:id="8684" w:author="jie sun" w:date="2018-04-16T22:35:00Z">
        <w:del w:id="8685" w:author="JIE  SUN" w:date="2018-06-22T17:46:00Z">
          <w:r w:rsidR="005D6150" w:rsidDel="00DD09CC">
            <w:delText>A</w:delText>
          </w:r>
        </w:del>
      </w:ins>
      <w:ins w:id="8686" w:author="像个男人一样" w:date="2018-03-21T02:30:00Z">
        <w:del w:id="8687" w:author="JIE  SUN" w:date="2018-06-22T17:46:00Z">
          <w:r w:rsidDel="00DD09CC">
            <w:rPr>
              <w:rFonts w:hint="eastAsia"/>
            </w:rPr>
            <w:delText>action 2</w:delText>
          </w:r>
        </w:del>
      </w:ins>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ins w:id="8688" w:author="JIE  SUN" w:date="2018-06-22T17:46:00Z">
        <w:r w:rsidR="00DD09CC">
          <w:t>in Gesture 2</w:t>
        </w:r>
      </w:ins>
      <w:bookmarkEnd w:id="8614"/>
    </w:p>
    <w:p w14:paraId="69FC904A" w14:textId="7ED6C88D" w:rsidR="0087014B" w:rsidRDefault="00D5184D">
      <w:pPr>
        <w:pStyle w:val="Caption"/>
        <w:jc w:val="center"/>
        <w:pPrChange w:id="8689" w:author="jie sun" w:date="2018-04-16T21:42:00Z">
          <w:pPr/>
        </w:pPrChange>
      </w:pPr>
      <w:bookmarkStart w:id="8690" w:name="_Toc511906365"/>
      <w:ins w:id="8691" w:author="像个男人一样" w:date="2018-03-22T11:48:00Z">
        <w:r>
          <w:t xml:space="preserve">Table </w:t>
        </w:r>
        <w:r>
          <w:fldChar w:fldCharType="begin"/>
        </w:r>
        <w:r>
          <w:instrText xml:space="preserve"> STYLEREF 1 \s </w:instrText>
        </w:r>
        <w:r>
          <w:fldChar w:fldCharType="separate"/>
        </w:r>
      </w:ins>
      <w:r w:rsidR="00030772">
        <w:rPr>
          <w:noProof/>
        </w:rPr>
        <w:t>5</w:t>
      </w:r>
      <w:ins w:id="8692" w:author="像个男人一样" w:date="2018-03-22T11:48:00Z">
        <w:r>
          <w:fldChar w:fldCharType="end"/>
        </w:r>
        <w:r>
          <w:rPr>
            <w:rFonts w:hint="eastAsia"/>
          </w:rPr>
          <w:t>.</w:t>
        </w:r>
        <w:r>
          <w:fldChar w:fldCharType="begin"/>
        </w:r>
        <w:r>
          <w:instrText xml:space="preserve"> SEQ Table \* ARABIC \s 1 </w:instrText>
        </w:r>
        <w:r>
          <w:fldChar w:fldCharType="separate"/>
        </w:r>
      </w:ins>
      <w:r w:rsidR="00030772">
        <w:rPr>
          <w:noProof/>
        </w:rPr>
        <w:t>4</w:t>
      </w:r>
      <w:ins w:id="8693" w:author="像个男人一样" w:date="2018-03-22T11:48:00Z">
        <w:r>
          <w:fldChar w:fldCharType="end"/>
        </w:r>
        <w:bookmarkStart w:id="8694" w:name="_Toc11886"/>
        <w:bookmarkStart w:id="8695" w:name="_Toc31001"/>
        <w:bookmarkStart w:id="8696" w:name="_Toc21101"/>
        <w:bookmarkStart w:id="8697" w:name="_Toc17458"/>
        <w:bookmarkStart w:id="8698" w:name="_Toc26962"/>
        <w:bookmarkStart w:id="8699" w:name="_Toc10246"/>
        <w:bookmarkStart w:id="8700" w:name="_Toc8205"/>
        <w:bookmarkStart w:id="8701" w:name="_Toc3325"/>
        <w:bookmarkStart w:id="8702" w:name="_Toc29775"/>
        <w:bookmarkStart w:id="8703" w:name="_Toc6746"/>
        <w:bookmarkStart w:id="8704" w:name="_Toc23664"/>
        <w:bookmarkStart w:id="8705" w:name="_Toc19198"/>
        <w:bookmarkStart w:id="8706" w:name="_Toc836"/>
        <w:bookmarkStart w:id="8707" w:name="_Toc21652"/>
        <w:bookmarkStart w:id="8708" w:name="_Toc27311"/>
        <w:bookmarkStart w:id="8709" w:name="_Toc19761"/>
        <w:bookmarkStart w:id="8710" w:name="_Toc1799"/>
        <w:bookmarkStart w:id="8711" w:name="_Toc25791"/>
        <w:bookmarkStart w:id="8712" w:name="_Toc5174"/>
        <w:bookmarkStart w:id="8713" w:name="_Toc29856"/>
        <w:bookmarkStart w:id="8714" w:name="_Toc7679"/>
        <w:r>
          <w:rPr>
            <w:rFonts w:hint="eastAsia"/>
          </w:rPr>
          <w:t>:</w:t>
        </w:r>
      </w:ins>
      <w:ins w:id="8715" w:author="JIE  SUN" w:date="2018-06-22T17:44:00Z">
        <w:r w:rsidR="00DD09CC">
          <w:t xml:space="preserve"> </w:t>
        </w:r>
      </w:ins>
      <w:ins w:id="8716" w:author="像个男人一样" w:date="2018-03-22T11:48:00Z">
        <w:del w:id="8717" w:author="JIE  SUN" w:date="2018-06-22T17:44:00Z">
          <w:r w:rsidDel="00DD09CC">
            <w:rPr>
              <w:rFonts w:hint="eastAsia"/>
            </w:rPr>
            <w:delText xml:space="preserve">Angles </w:delText>
          </w:r>
        </w:del>
      </w:ins>
      <w:ins w:id="8718" w:author="jie sun" w:date="2018-04-16T22:35:00Z">
        <w:del w:id="8719" w:author="JIE  SUN" w:date="2018-06-22T17:44:00Z">
          <w:r w:rsidR="005D6150" w:rsidDel="00DD09CC">
            <w:delText>W</w:delText>
          </w:r>
        </w:del>
      </w:ins>
      <w:ins w:id="8720" w:author="像个男人一样" w:date="2018-03-22T11:48:00Z">
        <w:del w:id="8721" w:author="JIE  SUN" w:date="2018-06-22T17:44:00Z">
          <w:r w:rsidDel="00DD09CC">
            <w:rPr>
              <w:rFonts w:hint="eastAsia"/>
            </w:rPr>
            <w:delText xml:space="preserve">with </w:delText>
          </w:r>
        </w:del>
      </w:ins>
      <w:ins w:id="8722" w:author="jie sun" w:date="2018-04-16T22:35:00Z">
        <w:del w:id="8723" w:author="JIE  SUN" w:date="2018-06-22T17:44:00Z">
          <w:r w:rsidR="005D6150" w:rsidDel="00DD09CC">
            <w:delText>T</w:delText>
          </w:r>
        </w:del>
      </w:ins>
      <w:ins w:id="8724" w:author="像个男人一样" w:date="2018-03-22T11:48:00Z">
        <w:del w:id="8725" w:author="JIE  SUN" w:date="2018-06-22T17:44:00Z">
          <w:r w:rsidDel="00DD09CC">
            <w:rPr>
              <w:rFonts w:hint="eastAsia"/>
            </w:rPr>
            <w:delText xml:space="preserve">the </w:delText>
          </w:r>
        </w:del>
      </w:ins>
      <w:ins w:id="8726" w:author="jie sun" w:date="2018-04-16T22:35:00Z">
        <w:del w:id="8727" w:author="JIE  SUN" w:date="2018-06-22T17:44:00Z">
          <w:r w:rsidR="005D6150" w:rsidDel="00DD09CC">
            <w:delText>G</w:delText>
          </w:r>
        </w:del>
      </w:ins>
      <w:ins w:id="8728" w:author="像个男人一样" w:date="2018-03-22T11:48:00Z">
        <w:del w:id="8729" w:author="JIE  SUN" w:date="2018-06-22T17:44:00Z">
          <w:r w:rsidDel="00DD09CC">
            <w:rPr>
              <w:rFonts w:hint="eastAsia"/>
            </w:rPr>
            <w:delText xml:space="preserve">gravity </w:delText>
          </w:r>
        </w:del>
      </w:ins>
      <w:ins w:id="8730" w:author="jie sun" w:date="2018-04-16T22:35:00Z">
        <w:del w:id="8731" w:author="JIE  SUN" w:date="2018-06-22T17:44:00Z">
          <w:r w:rsidR="005D6150" w:rsidDel="00DD09CC">
            <w:delText>R</w:delText>
          </w:r>
        </w:del>
      </w:ins>
      <w:ins w:id="8732" w:author="像个男人一样" w:date="2018-03-22T11:48:00Z">
        <w:del w:id="8733" w:author="JIE  SUN" w:date="2018-06-22T17:44:00Z">
          <w:r w:rsidDel="00DD09CC">
            <w:rPr>
              <w:rFonts w:hint="eastAsia"/>
            </w:rPr>
            <w:delText>restrictions</w:delText>
          </w:r>
        </w:del>
      </w:ins>
      <w:ins w:id="8734" w:author="JIE  SUN" w:date="2018-06-22T17:44:00Z">
        <w:r w:rsidR="00DD09CC">
          <w:t xml:space="preserve">The Range of </w:t>
        </w:r>
        <w:r w:rsidR="00DD09CC">
          <w:rPr>
            <w:rFonts w:hint="eastAsia"/>
          </w:rPr>
          <w:t>the</w:t>
        </w:r>
        <w:r w:rsidR="00DD09CC">
          <w:t xml:space="preserve"> Inclination Angle in Gesture </w:t>
        </w:r>
      </w:ins>
      <w:ins w:id="8735" w:author="像个男人一样" w:date="2018-03-22T11:48:00Z">
        <w:del w:id="8736" w:author="JIE  SUN" w:date="2018-06-22T17:46:00Z">
          <w:r w:rsidDel="00DD09CC">
            <w:rPr>
              <w:rFonts w:hint="eastAsia"/>
            </w:rPr>
            <w:delText xml:space="preserve"> </w:delText>
          </w:r>
        </w:del>
      </w:ins>
      <w:ins w:id="8737" w:author="jie sun" w:date="2018-04-16T22:35:00Z">
        <w:del w:id="8738" w:author="JIE  SUN" w:date="2018-06-22T17:46:00Z">
          <w:r w:rsidR="005D6150" w:rsidDel="00DD09CC">
            <w:delText>I</w:delText>
          </w:r>
        </w:del>
      </w:ins>
      <w:ins w:id="8739" w:author="像个男人一样" w:date="2018-03-22T11:48:00Z">
        <w:del w:id="8740" w:author="jie sun" w:date="2018-04-16T22:35:00Z">
          <w:r w:rsidDel="005D6150">
            <w:rPr>
              <w:rFonts w:hint="eastAsia"/>
            </w:rPr>
            <w:delText>i</w:delText>
          </w:r>
        </w:del>
        <w:del w:id="8741" w:author="JIE  SUN" w:date="2018-06-22T17:46:00Z">
          <w:r w:rsidDel="00DD09CC">
            <w:rPr>
              <w:rFonts w:hint="eastAsia"/>
            </w:rPr>
            <w:delText xml:space="preserve">n </w:delText>
          </w:r>
        </w:del>
      </w:ins>
      <w:ins w:id="8742" w:author="jie sun" w:date="2018-04-16T22:35:00Z">
        <w:del w:id="8743" w:author="JIE  SUN" w:date="2018-06-22T17:46:00Z">
          <w:r w:rsidR="005D6150" w:rsidDel="00DD09CC">
            <w:delText>A</w:delText>
          </w:r>
        </w:del>
      </w:ins>
      <w:ins w:id="8744" w:author="像个男人一样" w:date="2018-03-22T11:48:00Z">
        <w:del w:id="8745"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690"/>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p>
    <w:tbl>
      <w:tblPr>
        <w:tblStyle w:val="TableGrid"/>
        <w:tblW w:w="0" w:type="auto"/>
        <w:jc w:val="center"/>
        <w:tblLook w:val="04A0" w:firstRow="1" w:lastRow="0" w:firstColumn="1" w:lastColumn="0" w:noHBand="0" w:noVBand="1"/>
        <w:tblPrChange w:id="8746" w:author="JIE  SUN" w:date="2018-06-22T18:31:00Z">
          <w:tblPr>
            <w:tblStyle w:val="TableGrid"/>
            <w:tblW w:w="0" w:type="auto"/>
            <w:jc w:val="center"/>
            <w:tblLook w:val="04A0" w:firstRow="1" w:lastRow="0" w:firstColumn="1" w:lastColumn="0" w:noHBand="0" w:noVBand="1"/>
          </w:tblPr>
        </w:tblPrChange>
      </w:tblPr>
      <w:tblGrid>
        <w:gridCol w:w="3119"/>
        <w:gridCol w:w="3397"/>
        <w:tblGridChange w:id="8747">
          <w:tblGrid>
            <w:gridCol w:w="2405"/>
            <w:gridCol w:w="1855"/>
          </w:tblGrid>
        </w:tblGridChange>
      </w:tblGrid>
      <w:tr w:rsidR="00EE0436" w14:paraId="542CD4CC" w14:textId="77777777" w:rsidTr="00EE0436">
        <w:trPr>
          <w:jc w:val="center"/>
          <w:ins w:id="8748" w:author="jie sun" w:date="2018-04-18T21:14:00Z"/>
          <w:trPrChange w:id="8749" w:author="JIE  SUN" w:date="2018-06-22T18:31:00Z">
            <w:trPr>
              <w:jc w:val="center"/>
            </w:trPr>
          </w:trPrChange>
        </w:trPr>
        <w:tc>
          <w:tcPr>
            <w:tcW w:w="3119" w:type="dxa"/>
            <w:tcPrChange w:id="8750" w:author="JIE  SUN" w:date="2018-06-22T18:31:00Z">
              <w:tcPr>
                <w:tcW w:w="2405" w:type="dxa"/>
              </w:tcPr>
            </w:tcPrChange>
          </w:tcPr>
          <w:p w14:paraId="19385841" w14:textId="77777777" w:rsidR="00EE0436" w:rsidRDefault="00EE0436" w:rsidP="009306FF">
            <w:pPr>
              <w:rPr>
                <w:ins w:id="8751" w:author="jie sun" w:date="2018-04-18T21:14:00Z"/>
              </w:rPr>
            </w:pPr>
            <w:ins w:id="8752" w:author="jie sun" w:date="2018-04-18T21:14:00Z">
              <w:del w:id="8753" w:author="JIE  SUN" w:date="2018-06-22T18:37:00Z">
                <w:r w:rsidDel="00FF2136">
                  <w:rPr>
                    <w:rFonts w:hint="eastAsia"/>
                  </w:rPr>
                  <w:delText>Angle</w:delText>
                </w:r>
                <w:r w:rsidDel="00FF2136">
                  <w:delText xml:space="preserve"> with X/Y/</w:delText>
                </w:r>
                <w:r w:rsidDel="00FF2136">
                  <w:rPr>
                    <w:rFonts w:hint="eastAsia"/>
                  </w:rPr>
                  <w:delText>Z</w:delText>
                </w:r>
              </w:del>
            </w:ins>
            <w:ins w:id="8754" w:author="JIE  SUN" w:date="2018-06-22T18:37:00Z">
              <w:r w:rsidR="00FF2136">
                <w:t xml:space="preserve">Accelerometer </w:t>
              </w:r>
              <w:r w:rsidR="00FF2136">
                <w:rPr>
                  <w:rFonts w:hint="eastAsia"/>
                </w:rPr>
                <w:t>Testing</w:t>
              </w:r>
            </w:ins>
          </w:p>
        </w:tc>
        <w:tc>
          <w:tcPr>
            <w:tcW w:w="3397" w:type="dxa"/>
            <w:tcPrChange w:id="8755" w:author="JIE  SUN" w:date="2018-06-22T18:31:00Z">
              <w:tcPr>
                <w:tcW w:w="1855" w:type="dxa"/>
              </w:tcPr>
            </w:tcPrChange>
          </w:tcPr>
          <w:p w14:paraId="219E6246" w14:textId="77777777" w:rsidR="00EE0436" w:rsidRDefault="00EE0436" w:rsidP="009306FF">
            <w:pPr>
              <w:rPr>
                <w:ins w:id="8756" w:author="jie sun" w:date="2018-04-18T21:14:00Z"/>
              </w:rPr>
            </w:pPr>
            <w:ins w:id="8757" w:author="JIE  SUN" w:date="2018-06-22T18:29:00Z">
              <w:r>
                <w:t xml:space="preserve">Valid </w:t>
              </w:r>
            </w:ins>
            <w:ins w:id="8758" w:author="jie sun" w:date="2018-04-18T21:14:00Z">
              <w:r>
                <w:t>Range</w:t>
              </w:r>
            </w:ins>
          </w:p>
        </w:tc>
      </w:tr>
      <w:tr w:rsidR="00EE0436" w14:paraId="5A785ACF" w14:textId="77777777" w:rsidTr="00EE0436">
        <w:trPr>
          <w:jc w:val="center"/>
          <w:ins w:id="8759" w:author="jie sun" w:date="2018-04-18T21:14:00Z"/>
          <w:trPrChange w:id="8760" w:author="JIE  SUN" w:date="2018-06-22T18:31:00Z">
            <w:trPr>
              <w:jc w:val="center"/>
            </w:trPr>
          </w:trPrChange>
        </w:trPr>
        <w:tc>
          <w:tcPr>
            <w:tcW w:w="3119" w:type="dxa"/>
            <w:tcPrChange w:id="8761" w:author="JIE  SUN" w:date="2018-06-22T18:31:00Z">
              <w:tcPr>
                <w:tcW w:w="2405" w:type="dxa"/>
              </w:tcPr>
            </w:tcPrChange>
          </w:tcPr>
          <w:p w14:paraId="56EC66E2" w14:textId="77777777" w:rsidR="00EE0436" w:rsidRDefault="00EE0436" w:rsidP="009306FF">
            <w:pPr>
              <w:rPr>
                <w:ins w:id="8762" w:author="jie sun" w:date="2018-04-18T21:14:00Z"/>
              </w:rPr>
            </w:pPr>
            <w:ins w:id="8763" w:author="JIE  SUN" w:date="2018-06-22T18:30:00Z">
              <w:r>
                <w:rPr>
                  <w:rFonts w:hint="eastAsia"/>
                </w:rPr>
                <w:t>Inclination</w:t>
              </w:r>
              <w:r>
                <w:t xml:space="preserve"> </w:t>
              </w:r>
            </w:ins>
            <w:ins w:id="8764" w:author="jie sun" w:date="2018-04-18T21:14:00Z">
              <w:del w:id="8765" w:author="JIE  SUN" w:date="2018-06-22T18:30:00Z">
                <w:r w:rsidDel="00EE0436">
                  <w:delText xml:space="preserve">Angle </w:delText>
                </w:r>
              </w:del>
              <w:r>
                <w:t>– X-axis</w:t>
              </w:r>
            </w:ins>
            <w:ins w:id="8766" w:author="jie sun" w:date="2018-04-18T21:18:00Z">
              <w:r>
                <w:t xml:space="preserve"> (Centre axis)</w:t>
              </w:r>
            </w:ins>
          </w:p>
        </w:tc>
        <w:tc>
          <w:tcPr>
            <w:tcW w:w="3397" w:type="dxa"/>
            <w:tcPrChange w:id="8767" w:author="JIE  SUN" w:date="2018-06-22T18:31:00Z">
              <w:tcPr>
                <w:tcW w:w="1855" w:type="dxa"/>
              </w:tcPr>
            </w:tcPrChange>
          </w:tcPr>
          <w:p w14:paraId="4633BE99" w14:textId="77777777" w:rsidR="00EE0436" w:rsidDel="00EE0436" w:rsidRDefault="00EE0436" w:rsidP="009306FF">
            <w:pPr>
              <w:rPr>
                <w:ins w:id="8768" w:author="jie sun" w:date="2018-04-18T21:17:00Z"/>
                <w:del w:id="8769" w:author="JIE  SUN" w:date="2018-06-22T18:31:00Z"/>
              </w:rPr>
            </w:pPr>
            <w:ins w:id="8770" w:author="JIE  SUN" w:date="2018-06-22T18:20:00Z">
              <w:r>
                <w:t>&lt;-63</w:t>
              </w:r>
              <w:r>
                <w:rPr>
                  <w:rFonts w:hint="eastAsia"/>
                </w:rPr>
                <w:t>°</w:t>
              </w:r>
              <w:r>
                <w:rPr>
                  <w:rFonts w:hint="eastAsia"/>
                </w:rPr>
                <w:t>or</w:t>
              </w:r>
            </w:ins>
            <w:ins w:id="8771" w:author="jie sun" w:date="2018-04-18T21:14:00Z">
              <w:del w:id="8772" w:author="JIE  SUN" w:date="2018-06-22T18:20:00Z">
                <w:r w:rsidDel="009926D7">
                  <w:delText>-</w:delText>
                </w:r>
              </w:del>
            </w:ins>
            <w:ins w:id="8773" w:author="jie sun" w:date="2018-04-18T21:16:00Z">
              <w:del w:id="8774" w:author="JIE  SUN" w:date="2018-06-22T18:20:00Z">
                <w:r w:rsidDel="009926D7">
                  <w:delText>80</w:delText>
                </w:r>
              </w:del>
            </w:ins>
            <w:ins w:id="8775" w:author="jie sun" w:date="2018-04-18T21:14:00Z">
              <w:del w:id="8776" w:author="JIE  SUN" w:date="2018-06-22T18:20:00Z">
                <w:r w:rsidDel="009926D7">
                  <w:rPr>
                    <w:rFonts w:hint="eastAsia"/>
                  </w:rPr>
                  <w:delText>°</w:delText>
                </w:r>
              </w:del>
            </w:ins>
            <w:ins w:id="8777" w:author="jie sun" w:date="2018-04-18T21:17:00Z">
              <w:del w:id="8778" w:author="JIE  SUN" w:date="2018-06-22T18:20:00Z">
                <w:r w:rsidDel="009926D7">
                  <w:rPr>
                    <w:rFonts w:hint="eastAsia"/>
                  </w:rPr>
                  <w:delText>-</w:delText>
                </w:r>
                <w:r w:rsidDel="009926D7">
                  <w:delText>-40</w:delText>
                </w:r>
                <w:r w:rsidDel="009926D7">
                  <w:rPr>
                    <w:rFonts w:hint="eastAsia"/>
                  </w:rPr>
                  <w:delText>°</w:delText>
                </w:r>
              </w:del>
            </w:ins>
            <w:ins w:id="8779" w:author="JIE  SUN" w:date="2018-06-22T18:31:00Z">
              <w:r>
                <w:t xml:space="preserve">   </w:t>
              </w:r>
            </w:ins>
          </w:p>
          <w:p w14:paraId="4A23CCE5" w14:textId="77777777" w:rsidR="00EE0436" w:rsidRDefault="00EE0436" w:rsidP="009306FF">
            <w:pPr>
              <w:rPr>
                <w:ins w:id="8780" w:author="jie sun" w:date="2018-04-18T21:14:00Z"/>
              </w:rPr>
            </w:pPr>
            <w:ins w:id="8781" w:author="jie sun" w:date="2018-04-18T21:17:00Z">
              <w:del w:id="8782" w:author="JIE  SUN" w:date="2018-06-22T18:21:00Z">
                <w:r w:rsidDel="009926D7">
                  <w:delText>40</w:delText>
                </w:r>
                <w:r w:rsidDel="009926D7">
                  <w:rPr>
                    <w:rFonts w:hint="eastAsia"/>
                  </w:rPr>
                  <w:delText>°</w:delText>
                </w:r>
                <w:r w:rsidDel="009926D7">
                  <w:rPr>
                    <w:rFonts w:hint="eastAsia"/>
                  </w:rPr>
                  <w:delText>-</w:delText>
                </w:r>
              </w:del>
            </w:ins>
            <w:ins w:id="8783" w:author="jie sun" w:date="2018-04-18T21:16:00Z">
              <w:del w:id="8784" w:author="JIE  SUN" w:date="2018-06-22T18:21:00Z">
                <w:r w:rsidDel="009926D7">
                  <w:delText>80</w:delText>
                </w:r>
              </w:del>
            </w:ins>
            <w:ins w:id="8785" w:author="jie sun" w:date="2018-04-18T21:14:00Z">
              <w:del w:id="8786" w:author="JIE  SUN" w:date="2018-06-22T18:21:00Z">
                <w:r w:rsidDel="009926D7">
                  <w:rPr>
                    <w:rFonts w:hint="eastAsia"/>
                  </w:rPr>
                  <w:delText>°</w:delText>
                </w:r>
              </w:del>
            </w:ins>
            <w:ins w:id="8787" w:author="JIE  SUN" w:date="2018-06-22T18:21:00Z">
              <w:r>
                <w:t>&gt;63</w:t>
              </w:r>
              <w:r>
                <w:rPr>
                  <w:rFonts w:hint="eastAsia"/>
                </w:rPr>
                <w:t>°</w:t>
              </w:r>
            </w:ins>
          </w:p>
        </w:tc>
      </w:tr>
      <w:tr w:rsidR="00EE0436" w14:paraId="644F9449" w14:textId="77777777" w:rsidTr="00EE0436">
        <w:trPr>
          <w:jc w:val="center"/>
          <w:ins w:id="8788" w:author="jie sun" w:date="2018-04-18T21:14:00Z"/>
          <w:trPrChange w:id="8789" w:author="JIE  SUN" w:date="2018-06-22T18:31:00Z">
            <w:trPr>
              <w:jc w:val="center"/>
            </w:trPr>
          </w:trPrChange>
        </w:trPr>
        <w:tc>
          <w:tcPr>
            <w:tcW w:w="3119" w:type="dxa"/>
            <w:tcPrChange w:id="8790" w:author="JIE  SUN" w:date="2018-06-22T18:31:00Z">
              <w:tcPr>
                <w:tcW w:w="2405" w:type="dxa"/>
              </w:tcPr>
            </w:tcPrChange>
          </w:tcPr>
          <w:p w14:paraId="5640AD6F" w14:textId="77777777" w:rsidR="00EE0436" w:rsidRDefault="00EE0436" w:rsidP="009306FF">
            <w:pPr>
              <w:rPr>
                <w:ins w:id="8791" w:author="jie sun" w:date="2018-04-18T21:14:00Z"/>
              </w:rPr>
            </w:pPr>
            <w:ins w:id="8792" w:author="JIE  SUN" w:date="2018-06-22T18:30:00Z">
              <w:r>
                <w:rPr>
                  <w:rFonts w:hint="eastAsia"/>
                </w:rPr>
                <w:t>Inclination</w:t>
              </w:r>
              <w:r>
                <w:t xml:space="preserve"> </w:t>
              </w:r>
            </w:ins>
            <w:ins w:id="8793" w:author="jie sun" w:date="2018-04-18T21:14:00Z">
              <w:del w:id="8794" w:author="JIE  SUN" w:date="2018-06-22T18:30:00Z">
                <w:r w:rsidDel="00EE0436">
                  <w:delText xml:space="preserve">Angle </w:delText>
                </w:r>
              </w:del>
              <w:r>
                <w:t>– Y-axis</w:t>
              </w:r>
            </w:ins>
          </w:p>
        </w:tc>
        <w:tc>
          <w:tcPr>
            <w:tcW w:w="3397" w:type="dxa"/>
            <w:tcPrChange w:id="8795" w:author="JIE  SUN" w:date="2018-06-22T18:31:00Z">
              <w:tcPr>
                <w:tcW w:w="1855" w:type="dxa"/>
              </w:tcPr>
            </w:tcPrChange>
          </w:tcPr>
          <w:p w14:paraId="0A4A6D4B" w14:textId="77777777" w:rsidR="00EE0436" w:rsidRDefault="00EE0436" w:rsidP="009306FF">
            <w:pPr>
              <w:rPr>
                <w:ins w:id="8796" w:author="jie sun" w:date="2018-04-18T21:14:00Z"/>
              </w:rPr>
            </w:pPr>
            <w:ins w:id="8797" w:author="jie sun" w:date="2018-04-18T21:14:00Z">
              <w:r>
                <w:t>-</w:t>
              </w:r>
            </w:ins>
            <w:ins w:id="8798" w:author="JIE  SUN" w:date="2018-06-22T18:21:00Z">
              <w:r>
                <w:t>10</w:t>
              </w:r>
            </w:ins>
            <w:ins w:id="8799" w:author="jie sun" w:date="2018-04-18T21:14:00Z">
              <w:del w:id="8800" w:author="JIE  SUN" w:date="2018-06-22T18:21:00Z">
                <w:r w:rsidDel="009926D7">
                  <w:delText>40</w:delText>
                </w:r>
              </w:del>
              <w:r>
                <w:rPr>
                  <w:rFonts w:hint="eastAsia"/>
                </w:rPr>
                <w:t>°</w:t>
              </w:r>
              <w:r>
                <w:rPr>
                  <w:rFonts w:hint="eastAsia"/>
                </w:rPr>
                <w:t>t</w:t>
              </w:r>
            </w:ins>
            <w:ins w:id="8801" w:author="JIE  SUN" w:date="2018-06-22T18:21:00Z">
              <w:r>
                <w:t>o  30</w:t>
              </w:r>
            </w:ins>
            <w:ins w:id="8802" w:author="jie sun" w:date="2018-04-18T21:14:00Z">
              <w:del w:id="8803"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804" w:author="JIE  SUN" w:date="2018-06-22T18:31:00Z">
            <w:tblPrEx>
              <w:jc w:val="left"/>
            </w:tblPrEx>
          </w:tblPrExChange>
        </w:tblPrEx>
        <w:trPr>
          <w:ins w:id="8805" w:author="jie sun" w:date="2018-04-18T21:14:00Z"/>
        </w:trPr>
        <w:tc>
          <w:tcPr>
            <w:tcW w:w="3119" w:type="dxa"/>
            <w:tcPrChange w:id="8806" w:author="JIE  SUN" w:date="2018-06-22T18:31:00Z">
              <w:tcPr>
                <w:tcW w:w="2405" w:type="dxa"/>
              </w:tcPr>
            </w:tcPrChange>
          </w:tcPr>
          <w:p w14:paraId="5BF89DA4" w14:textId="77777777" w:rsidR="00EE0436" w:rsidRDefault="00EE0436" w:rsidP="009306FF">
            <w:pPr>
              <w:rPr>
                <w:ins w:id="8807" w:author="jie sun" w:date="2018-04-18T21:14:00Z"/>
              </w:rPr>
            </w:pPr>
            <w:ins w:id="8808" w:author="jie sun" w:date="2018-04-18T21:14:00Z">
              <w:del w:id="8809" w:author="JIE  SUN" w:date="2018-06-22T18:30:00Z">
                <w:r w:rsidDel="00EE0436">
                  <w:rPr>
                    <w:rFonts w:hint="eastAsia"/>
                  </w:rPr>
                  <w:delText xml:space="preserve">Angle </w:delText>
                </w:r>
              </w:del>
            </w:ins>
            <w:ins w:id="8810" w:author="JIE  SUN" w:date="2018-06-22T18:30:00Z">
              <w:r>
                <w:rPr>
                  <w:rFonts w:hint="eastAsia"/>
                </w:rPr>
                <w:t>Inclination</w:t>
              </w:r>
              <w:r>
                <w:t xml:space="preserve"> </w:t>
              </w:r>
            </w:ins>
            <w:ins w:id="8811" w:author="jie sun" w:date="2018-04-18T21:14:00Z">
              <w:r>
                <w:t>– Z-axis</w:t>
              </w:r>
            </w:ins>
          </w:p>
        </w:tc>
        <w:tc>
          <w:tcPr>
            <w:tcW w:w="3397" w:type="dxa"/>
            <w:tcPrChange w:id="8812" w:author="JIE  SUN" w:date="2018-06-22T18:31:00Z">
              <w:tcPr>
                <w:tcW w:w="1855" w:type="dxa"/>
              </w:tcPr>
            </w:tcPrChange>
          </w:tcPr>
          <w:p w14:paraId="6BC496B5" w14:textId="77777777" w:rsidR="00EE0436" w:rsidRDefault="00EE0436" w:rsidP="009306FF">
            <w:pPr>
              <w:rPr>
                <w:ins w:id="8813" w:author="jie sun" w:date="2018-04-18T21:14:00Z"/>
              </w:rPr>
            </w:pPr>
            <w:ins w:id="8814" w:author="jie sun" w:date="2018-04-18T21:14:00Z">
              <w:r>
                <w:t>-</w:t>
              </w:r>
            </w:ins>
            <w:ins w:id="8815" w:author="JIE  SUN" w:date="2018-06-22T18:21:00Z">
              <w:r>
                <w:t>10</w:t>
              </w:r>
            </w:ins>
            <w:ins w:id="8816" w:author="jie sun" w:date="2018-04-18T21:15:00Z">
              <w:del w:id="8817" w:author="JIE  SUN" w:date="2018-06-22T18:21:00Z">
                <w:r w:rsidDel="009926D7">
                  <w:delText>25</w:delText>
                </w:r>
              </w:del>
            </w:ins>
            <w:ins w:id="8818" w:author="jie sun" w:date="2018-04-18T21:14:00Z">
              <w:r>
                <w:rPr>
                  <w:rFonts w:hint="eastAsia"/>
                </w:rPr>
                <w:t>°</w:t>
              </w:r>
            </w:ins>
            <w:ins w:id="8819" w:author="JIE  SUN" w:date="2018-06-22T18:22:00Z">
              <w:r>
                <w:rPr>
                  <w:rFonts w:hint="eastAsia"/>
                </w:rPr>
                <w:t xml:space="preserve">to  </w:t>
              </w:r>
            </w:ins>
            <w:ins w:id="8820" w:author="jie sun" w:date="2018-04-18T21:14:00Z">
              <w:del w:id="8821" w:author="JIE  SUN" w:date="2018-06-22T18:22:00Z">
                <w:r w:rsidDel="009926D7">
                  <w:rPr>
                    <w:rFonts w:hint="eastAsia"/>
                  </w:rPr>
                  <w:delText>to</w:delText>
                </w:r>
              </w:del>
            </w:ins>
            <w:ins w:id="8822" w:author="jie sun" w:date="2018-04-18T21:15:00Z">
              <w:del w:id="8823" w:author="JIE  SUN" w:date="2018-06-22T18:22:00Z">
                <w:r w:rsidDel="009926D7">
                  <w:delText>2</w:delText>
                </w:r>
              </w:del>
            </w:ins>
            <w:ins w:id="8824" w:author="JIE  SUN" w:date="2018-06-22T18:22:00Z">
              <w:r>
                <w:t>30</w:t>
              </w:r>
            </w:ins>
            <w:ins w:id="8825" w:author="jie sun" w:date="2018-04-18T21:15:00Z">
              <w:del w:id="8826" w:author="JIE  SUN" w:date="2018-06-22T18:22:00Z">
                <w:r w:rsidDel="009926D7">
                  <w:delText>5</w:delText>
                </w:r>
              </w:del>
            </w:ins>
            <w:ins w:id="8827" w:author="jie sun" w:date="2018-04-18T21:14:00Z">
              <w:r>
                <w:rPr>
                  <w:rFonts w:hint="eastAsia"/>
                </w:rPr>
                <w:t>°</w:t>
              </w:r>
            </w:ins>
          </w:p>
        </w:tc>
      </w:tr>
    </w:tbl>
    <w:p w14:paraId="17E3CCD7" w14:textId="77777777" w:rsidR="0087014B" w:rsidDel="00DA3737" w:rsidRDefault="0087014B">
      <w:pPr>
        <w:rPr>
          <w:del w:id="8828" w:author="像个男人一样" w:date="2018-03-22T11:48:00Z"/>
          <w:lang w:val="en-US"/>
        </w:rPr>
      </w:pPr>
    </w:p>
    <w:p w14:paraId="19360B08" w14:textId="77777777" w:rsidR="00DA3737" w:rsidRPr="0044101A" w:rsidRDefault="00DA3737">
      <w:pPr>
        <w:autoSpaceDE w:val="0"/>
        <w:autoSpaceDN w:val="0"/>
        <w:adjustRightInd w:val="0"/>
        <w:spacing w:after="0"/>
        <w:rPr>
          <w:ins w:id="8829" w:author="JIE  SUN" w:date="2018-06-22T20:46:00Z"/>
          <w:iCs/>
          <w:lang w:val="en-US"/>
        </w:rPr>
        <w:pPrChange w:id="8830" w:author="JIE  SUN" w:date="2018-06-22T20:59:00Z">
          <w:pPr/>
        </w:pPrChange>
      </w:pPr>
      <w:ins w:id="8831" w:author="JIE  SUN" w:date="2018-06-22T20:46:00Z">
        <w:r>
          <w:rPr>
            <w:iCs/>
            <w:lang w:val="en-US"/>
          </w:rPr>
          <w:t xml:space="preserve">There is a </w:t>
        </w:r>
      </w:ins>
      <w:ins w:id="8832" w:author="JIE  SUN" w:date="2018-06-22T20:47:00Z">
        <w:r>
          <w:rPr>
            <w:iCs/>
            <w:lang w:val="en-US"/>
          </w:rPr>
          <w:t>piece</w:t>
        </w:r>
      </w:ins>
      <w:ins w:id="8833" w:author="JIE  SUN" w:date="2018-06-22T20:46:00Z">
        <w:r>
          <w:rPr>
            <w:iCs/>
            <w:lang w:val="en-US"/>
          </w:rPr>
          <w:t xml:space="preserve"> </w:t>
        </w:r>
      </w:ins>
      <w:ins w:id="8834" w:author="JIE  SUN" w:date="2018-06-22T20:47:00Z">
        <w:r>
          <w:rPr>
            <w:iCs/>
            <w:lang w:val="en-US"/>
          </w:rPr>
          <w:t xml:space="preserve">of code below realizes this </w:t>
        </w:r>
      </w:ins>
      <w:ins w:id="8835" w:author="JIE  SUN" w:date="2018-06-22T20:53:00Z">
        <w:r w:rsidR="006601C3">
          <w:rPr>
            <w:iCs/>
            <w:lang w:val="en-US"/>
          </w:rPr>
          <w:t>judgement of the inclination angle with three-axes</w:t>
        </w:r>
      </w:ins>
      <w:ins w:id="8836" w:author="JIE  SUN" w:date="2018-06-22T20:47:00Z">
        <w:r>
          <w:rPr>
            <w:iCs/>
            <w:lang w:val="en-US"/>
          </w:rPr>
          <w:t>.</w:t>
        </w:r>
      </w:ins>
      <w:ins w:id="8837" w:author="JIE  SUN" w:date="2018-06-22T20:55:00Z">
        <w:r w:rsidR="006601C3">
          <w:rPr>
            <w:iCs/>
            <w:lang w:val="en-US"/>
          </w:rPr>
          <w:t xml:space="preserve"> H</w:t>
        </w:r>
      </w:ins>
      <w:ins w:id="8838"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839" w:author="JIE  SUN" w:date="2018-06-22T20:58:00Z">
              <w:rPr>
                <w:rFonts w:ascii="NSimSun" w:eastAsia="NSimSun" w:hAnsi="Times New Roman" w:cs="NSimSun"/>
                <w:color w:val="000000"/>
                <w:sz w:val="19"/>
                <w:szCs w:val="19"/>
              </w:rPr>
            </w:rPrChange>
          </w:rPr>
          <w:t xml:space="preserve">it judges the </w:t>
        </w:r>
      </w:ins>
      <w:ins w:id="8840" w:author="JIE  SUN" w:date="2018-06-22T20:57:00Z">
        <w:r w:rsidR="006601C3" w:rsidRPr="006601C3">
          <w:rPr>
            <w:iCs/>
            <w:lang w:val="en-US"/>
            <w:rPrChange w:id="8841" w:author="JIE  SUN" w:date="2018-06-22T20:58:00Z">
              <w:rPr>
                <w:rFonts w:ascii="NSimSun" w:eastAsia="NSimSun" w:hAnsi="Times New Roman" w:cs="NSimSun"/>
                <w:color w:val="000000"/>
                <w:sz w:val="19"/>
                <w:szCs w:val="19"/>
              </w:rPr>
            </w:rPrChange>
          </w:rPr>
          <w:t>inclination</w:t>
        </w:r>
      </w:ins>
      <w:ins w:id="8842" w:author="JIE  SUN" w:date="2018-06-22T20:56:00Z">
        <w:r w:rsidR="006601C3" w:rsidRPr="006601C3">
          <w:rPr>
            <w:iCs/>
            <w:lang w:val="en-US"/>
            <w:rPrChange w:id="8843" w:author="JIE  SUN" w:date="2018-06-22T20:58:00Z">
              <w:rPr>
                <w:rFonts w:ascii="NSimSun" w:eastAsia="NSimSun" w:hAnsi="Times New Roman" w:cs="NSimSun"/>
                <w:color w:val="000000"/>
                <w:sz w:val="19"/>
                <w:szCs w:val="19"/>
              </w:rPr>
            </w:rPrChange>
          </w:rPr>
          <w:t xml:space="preserve"> </w:t>
        </w:r>
      </w:ins>
      <w:ins w:id="8844" w:author="JIE  SUN" w:date="2018-06-22T20:57:00Z">
        <w:r w:rsidR="006601C3" w:rsidRPr="006601C3">
          <w:rPr>
            <w:iCs/>
            <w:lang w:val="en-US"/>
            <w:rPrChange w:id="8845" w:author="JIE  SUN" w:date="2018-06-22T20:58:00Z">
              <w:rPr>
                <w:rFonts w:ascii="NSimSun" w:eastAsia="NSimSun" w:hAnsi="Times New Roman" w:cs="NSimSun"/>
                <w:color w:val="000000"/>
                <w:sz w:val="19"/>
                <w:szCs w:val="19"/>
              </w:rPr>
            </w:rPrChange>
          </w:rPr>
          <w:t>angle of X-axis as an initial condition</w:t>
        </w:r>
      </w:ins>
      <w:ins w:id="8846" w:author="JIE  SUN" w:date="2018-06-22T20:58:00Z">
        <w:r w:rsidR="006601C3" w:rsidRPr="006601C3">
          <w:rPr>
            <w:iCs/>
            <w:lang w:val="en-US"/>
            <w:rPrChange w:id="8847"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848" w:author="JIE  SUN" w:date="2018-06-22T20:52:00Z"/>
          <w:rFonts w:ascii="NSimSun" w:eastAsia="NSimSun" w:hAnsi="Times New Roman" w:cs="NSimSun"/>
          <w:color w:val="000000"/>
          <w:sz w:val="19"/>
          <w:szCs w:val="19"/>
        </w:rPr>
      </w:pPr>
      <w:ins w:id="884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850" w:author="JIE  SUN" w:date="2018-06-22T20:52:00Z"/>
          <w:rFonts w:ascii="NSimSun" w:eastAsia="NSimSun" w:hAnsi="Times New Roman" w:cs="NSimSun"/>
          <w:color w:val="000000"/>
          <w:sz w:val="19"/>
          <w:szCs w:val="19"/>
        </w:rPr>
      </w:pPr>
      <w:ins w:id="8851" w:author="JIE  SUN" w:date="2018-06-22T20:53:00Z">
        <w:r>
          <w:rPr>
            <w:rFonts w:ascii="NSimSun" w:eastAsia="NSimSun" w:hAnsi="Times New Roman" w:cs="NSimSun"/>
            <w:color w:val="0000FF"/>
            <w:sz w:val="19"/>
            <w:szCs w:val="19"/>
          </w:rPr>
          <w:t xml:space="preserve">  </w:t>
        </w:r>
      </w:ins>
      <w:ins w:id="885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853" w:author="JIE  SUN" w:date="2018-06-22T20:52:00Z"/>
          <w:rFonts w:ascii="NSimSun" w:eastAsia="NSimSun" w:hAnsi="Times New Roman" w:cs="NSimSun"/>
          <w:color w:val="000000"/>
          <w:sz w:val="19"/>
          <w:szCs w:val="19"/>
        </w:rPr>
      </w:pPr>
      <w:ins w:id="8854" w:author="JIE  SUN" w:date="2018-06-22T20:53:00Z">
        <w:r>
          <w:rPr>
            <w:rFonts w:ascii="NSimSun" w:eastAsia="NSimSun" w:hAnsi="Times New Roman" w:cs="NSimSun"/>
            <w:color w:val="0000FF"/>
            <w:sz w:val="19"/>
            <w:szCs w:val="19"/>
          </w:rPr>
          <w:t xml:space="preserve">  </w:t>
        </w:r>
      </w:ins>
      <w:ins w:id="885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856" w:author="JIE  SUN" w:date="2018-06-22T20:52:00Z"/>
          <w:rFonts w:ascii="NSimSun" w:eastAsia="NSimSun" w:hAnsi="Times New Roman" w:cs="NSimSun"/>
          <w:color w:val="000000"/>
          <w:sz w:val="19"/>
          <w:szCs w:val="19"/>
        </w:rPr>
      </w:pPr>
      <w:ins w:id="8857" w:author="JIE  SUN" w:date="2018-06-22T20:53:00Z">
        <w:r>
          <w:rPr>
            <w:rFonts w:ascii="NSimSun" w:eastAsia="NSimSun" w:hAnsi="Times New Roman" w:cs="NSimSun"/>
            <w:color w:val="0000FF"/>
            <w:sz w:val="19"/>
            <w:szCs w:val="19"/>
          </w:rPr>
          <w:t xml:space="preserve">  </w:t>
        </w:r>
      </w:ins>
      <w:ins w:id="8858"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859" w:author="JIE  SUN" w:date="2018-06-22T20:52:00Z"/>
          <w:rFonts w:ascii="NSimSun" w:eastAsia="NSimSun" w:hAnsi="Times New Roman" w:cs="NSimSun"/>
          <w:color w:val="000000"/>
          <w:sz w:val="19"/>
          <w:szCs w:val="19"/>
        </w:rPr>
      </w:pPr>
      <w:ins w:id="8860"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861"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862" w:author="JIE  SUN" w:date="2018-06-22T20:46:00Z"/>
          <w:lang w:val="en-US"/>
        </w:rPr>
      </w:pPr>
      <w:ins w:id="8863"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864" w:author="像个男人一样" w:date="2018-03-22T11:48:00Z"/>
          <w:lang w:val="en-US"/>
        </w:rPr>
        <w:pPrChange w:id="8865" w:author="像个男人一样" w:date="2018-03-21T02:31:00Z">
          <w:pPr/>
        </w:pPrChange>
      </w:pPr>
    </w:p>
    <w:p w14:paraId="6DE98BD4" w14:textId="77777777" w:rsidR="0087014B" w:rsidDel="00520787" w:rsidRDefault="00D5184D">
      <w:pPr>
        <w:pStyle w:val="Caption"/>
        <w:rPr>
          <w:del w:id="8866" w:author="JIE  SUN" w:date="2018-06-22T16:32:00Z"/>
        </w:rPr>
        <w:pPrChange w:id="8867" w:author="像个男人一样" w:date="2018-03-21T02:31:00Z">
          <w:pPr/>
        </w:pPrChange>
      </w:pPr>
      <w:del w:id="8868" w:author="JIE  SUN" w:date="2018-06-22T16:32:00Z">
        <w:r w:rsidDel="00520787">
          <w:rPr>
            <w:rFonts w:hint="eastAsia"/>
            <w:lang w:val="en-US"/>
          </w:rPr>
          <w:delText xml:space="preserve">Action 3: </w:delText>
        </w:r>
      </w:del>
      <w:ins w:id="8869" w:author="jie sun" w:date="2018-04-16T22:35:00Z">
        <w:del w:id="8870" w:author="JIE  SUN" w:date="2018-06-22T16:32:00Z">
          <w:r w:rsidR="007F0ED5" w:rsidDel="00520787">
            <w:rPr>
              <w:lang w:val="en-US"/>
            </w:rPr>
            <w:delText>R</w:delText>
          </w:r>
        </w:del>
      </w:ins>
      <w:del w:id="8871" w:author="JIE  SUN" w:date="2018-06-22T16:32:00Z">
        <w:r w:rsidDel="00520787">
          <w:rPr>
            <w:rFonts w:hint="eastAsia"/>
            <w:lang w:val="en-US"/>
          </w:rPr>
          <w:delText>rotating</w:delText>
        </w:r>
        <w:r w:rsidDel="00520787">
          <w:delText xml:space="preserve"> </w:delText>
        </w:r>
      </w:del>
      <w:ins w:id="8872" w:author="jie sun" w:date="2018-04-16T22:35:00Z">
        <w:del w:id="8873" w:author="JIE  SUN" w:date="2018-06-22T16:32:00Z">
          <w:r w:rsidR="007F0ED5" w:rsidDel="00520787">
            <w:delText>A</w:delText>
          </w:r>
        </w:del>
      </w:ins>
      <w:del w:id="8874" w:author="JIE  SUN" w:date="2018-06-22T16:32:00Z">
        <w:r w:rsidDel="00520787">
          <w:delText xml:space="preserve">above </w:delText>
        </w:r>
      </w:del>
      <w:ins w:id="8875" w:author="jie sun" w:date="2018-04-16T22:35:00Z">
        <w:del w:id="8876" w:author="JIE  SUN" w:date="2018-06-22T16:32:00Z">
          <w:r w:rsidR="007F0ED5" w:rsidDel="00520787">
            <w:delText>Y</w:delText>
          </w:r>
        </w:del>
      </w:ins>
      <w:del w:id="8877" w:author="JIE  SUN" w:date="2018-06-22T16:32:00Z">
        <w:r w:rsidDel="00520787">
          <w:delText>you</w:delText>
        </w:r>
      </w:del>
      <w:ins w:id="8878" w:author="jie sun" w:date="2018-04-11T20:47:00Z">
        <w:del w:id="8879" w:author="JIE  SUN" w:date="2018-06-22T16:32:00Z">
          <w:r w:rsidR="00804078" w:rsidDel="00520787">
            <w:delText>r</w:delText>
          </w:r>
        </w:del>
      </w:ins>
      <w:del w:id="8880" w:author="JIE  SUN" w:date="2018-06-22T16:32:00Z">
        <w:r w:rsidDel="00520787">
          <w:delText xml:space="preserve"> </w:delText>
        </w:r>
      </w:del>
      <w:ins w:id="8881" w:author="jie sun" w:date="2018-04-16T22:35:00Z">
        <w:del w:id="8882" w:author="JIE  SUN" w:date="2018-06-22T16:32:00Z">
          <w:r w:rsidR="007F0ED5" w:rsidDel="00520787">
            <w:delText>B</w:delText>
          </w:r>
        </w:del>
      </w:ins>
      <w:del w:id="8883" w:author="JIE  SUN" w:date="2018-06-22T16:32:00Z">
        <w:r w:rsidDel="00520787">
          <w:delText xml:space="preserve">body, </w:delText>
        </w:r>
      </w:del>
      <w:ins w:id="8884" w:author="jie sun" w:date="2018-04-16T22:35:00Z">
        <w:del w:id="8885" w:author="JIE  SUN" w:date="2018-06-22T16:32:00Z">
          <w:r w:rsidR="007F0ED5" w:rsidDel="00520787">
            <w:delText>T</w:delText>
          </w:r>
        </w:del>
      </w:ins>
      <w:del w:id="8886" w:author="JIE  SUN" w:date="2018-06-22T16:32:00Z">
        <w:r w:rsidDel="00520787">
          <w:delText xml:space="preserve">the </w:delText>
        </w:r>
      </w:del>
      <w:ins w:id="8887" w:author="jie sun" w:date="2018-04-16T22:36:00Z">
        <w:del w:id="8888" w:author="JIE  SUN" w:date="2018-06-22T16:32:00Z">
          <w:r w:rsidR="007F0ED5" w:rsidDel="00520787">
            <w:delText>G</w:delText>
          </w:r>
        </w:del>
      </w:ins>
      <w:del w:id="8889" w:author="JIE  SUN" w:date="2018-06-22T16:32:00Z">
        <w:r w:rsidDel="00520787">
          <w:delText xml:space="preserve">glow </w:delText>
        </w:r>
      </w:del>
      <w:ins w:id="8890" w:author="jie sun" w:date="2018-04-16T22:36:00Z">
        <w:del w:id="8891" w:author="JIE  SUN" w:date="2018-06-22T16:32:00Z">
          <w:r w:rsidR="007F0ED5" w:rsidDel="00520787">
            <w:rPr>
              <w:rFonts w:hint="eastAsia"/>
            </w:rPr>
            <w:delText>S</w:delText>
          </w:r>
        </w:del>
      </w:ins>
      <w:del w:id="8892" w:author="JIE  SUN" w:date="2018-06-22T16:32:00Z">
        <w:r w:rsidDel="00520787">
          <w:delText xml:space="preserve">stick </w:delText>
        </w:r>
      </w:del>
      <w:ins w:id="8893" w:author="jie sun" w:date="2018-04-16T22:36:00Z">
        <w:del w:id="8894" w:author="JIE  SUN" w:date="2018-06-22T16:32:00Z">
          <w:r w:rsidR="007F0ED5" w:rsidDel="00520787">
            <w:rPr>
              <w:lang w:val="en-US"/>
            </w:rPr>
            <w:delText>S</w:delText>
          </w:r>
        </w:del>
      </w:ins>
      <w:del w:id="8895" w:author="JIE  SUN" w:date="2018-06-22T16:32:00Z">
        <w:r w:rsidDel="00520787">
          <w:rPr>
            <w:rFonts w:hint="eastAsia"/>
            <w:lang w:val="en-US"/>
          </w:rPr>
          <w:delText xml:space="preserve">should </w:delText>
        </w:r>
      </w:del>
      <w:ins w:id="8896" w:author="jie sun" w:date="2018-04-16T22:36:00Z">
        <w:del w:id="8897" w:author="JIE  SUN" w:date="2018-06-22T16:32:00Z">
          <w:r w:rsidR="007F0ED5" w:rsidDel="00520787">
            <w:delText>S</w:delText>
          </w:r>
        </w:del>
      </w:ins>
      <w:del w:id="8898" w:author="JIE  SUN" w:date="2018-06-22T16:32:00Z">
        <w:r w:rsidDel="00520787">
          <w:delText xml:space="preserve">show </w:delText>
        </w:r>
      </w:del>
      <w:ins w:id="8899" w:author="jie sun" w:date="2018-04-16T22:36:00Z">
        <w:del w:id="8900" w:author="JIE  SUN" w:date="2018-06-22T16:32:00Z">
          <w:r w:rsidR="007F0ED5" w:rsidDel="00520787">
            <w:delText>T</w:delText>
          </w:r>
        </w:del>
      </w:ins>
      <w:del w:id="8901" w:author="JIE  SUN" w:date="2018-06-22T16:32:00Z">
        <w:r w:rsidDel="00520787">
          <w:delText xml:space="preserve">the </w:delText>
        </w:r>
      </w:del>
      <w:ins w:id="8902" w:author="jie sun" w:date="2018-04-16T22:36:00Z">
        <w:del w:id="8903" w:author="JIE  SUN" w:date="2018-06-22T16:32:00Z">
          <w:r w:rsidR="007F0ED5" w:rsidDel="00520787">
            <w:delText>R</w:delText>
          </w:r>
        </w:del>
      </w:ins>
      <w:del w:id="8904" w:author="JIE  SUN" w:date="2018-06-22T16:32:00Z">
        <w:r w:rsidDel="00520787">
          <w:delText xml:space="preserve">red </w:delText>
        </w:r>
      </w:del>
      <w:ins w:id="8905" w:author="jie sun" w:date="2018-04-16T22:36:00Z">
        <w:del w:id="8906" w:author="JIE  SUN" w:date="2018-06-22T16:32:00Z">
          <w:r w:rsidR="007F0ED5" w:rsidDel="00520787">
            <w:delText>C</w:delText>
          </w:r>
        </w:del>
      </w:ins>
      <w:del w:id="8907" w:author="JIE  SUN" w:date="2018-06-22T16:32:00Z">
        <w:r w:rsidDel="00520787">
          <w:delText xml:space="preserve">colour. </w:delText>
        </w:r>
      </w:del>
    </w:p>
    <w:p w14:paraId="33A63E4D" w14:textId="77777777" w:rsidR="0087014B" w:rsidDel="00520787" w:rsidRDefault="00D5184D">
      <w:pPr>
        <w:jc w:val="center"/>
        <w:rPr>
          <w:ins w:id="8908" w:author="像个男人一样" w:date="2018-03-21T02:32:00Z"/>
          <w:del w:id="8909" w:author="JIE  SUN" w:date="2018-06-22T16:32:00Z"/>
        </w:rPr>
        <w:pPrChange w:id="8910" w:author="jie sun" w:date="2018-04-16T21:42:00Z">
          <w:pPr/>
        </w:pPrChange>
      </w:pPr>
      <w:del w:id="8911"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8912" w:author="像个男人一样" w:date="2018-03-22T11:48:00Z"/>
          <w:del w:id="8913" w:author="JIE  SUN" w:date="2018-06-22T16:32:00Z"/>
        </w:rPr>
        <w:pPrChange w:id="8914" w:author="jie sun" w:date="2018-04-16T21:42:00Z">
          <w:pPr/>
        </w:pPrChange>
      </w:pPr>
      <w:ins w:id="8915" w:author="像个男人一样" w:date="2018-03-21T02:32:00Z">
        <w:del w:id="8916" w:author="JIE  SUN" w:date="2018-06-22T16:32:00Z">
          <w:r w:rsidDel="00520787">
            <w:delText xml:space="preserve">Figure </w:delText>
          </w:r>
        </w:del>
      </w:ins>
      <w:ins w:id="8917" w:author="jie sun" w:date="2018-04-19T13:00:00Z">
        <w:del w:id="8918" w:author="JIE  SUN" w:date="2018-06-21T13:34:00Z">
          <w:r w:rsidR="00083FE7" w:rsidDel="00A64E7B">
            <w:fldChar w:fldCharType="begin"/>
          </w:r>
          <w:r w:rsidR="00083FE7" w:rsidDel="00A64E7B">
            <w:delInstrText xml:space="preserve"> STYLEREF 1 \s </w:delInstrText>
          </w:r>
        </w:del>
      </w:ins>
      <w:del w:id="8919" w:author="JIE  SUN" w:date="2018-06-21T13:34:00Z">
        <w:r w:rsidR="00083FE7" w:rsidDel="00A64E7B">
          <w:fldChar w:fldCharType="separate"/>
        </w:r>
        <w:r w:rsidR="00083FE7" w:rsidDel="00A64E7B">
          <w:rPr>
            <w:noProof/>
          </w:rPr>
          <w:delText>4</w:delText>
        </w:r>
      </w:del>
      <w:ins w:id="8920" w:author="jie sun" w:date="2018-04-19T13:00:00Z">
        <w:del w:id="892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922" w:author="JIE  SUN" w:date="2018-06-21T13:34:00Z">
        <w:r w:rsidR="00083FE7" w:rsidDel="00A64E7B">
          <w:fldChar w:fldCharType="separate"/>
        </w:r>
      </w:del>
      <w:ins w:id="8923" w:author="jie sun" w:date="2018-04-19T13:00:00Z">
        <w:del w:id="8924" w:author="JIE  SUN" w:date="2018-06-21T13:34:00Z">
          <w:r w:rsidR="00083FE7" w:rsidDel="00A64E7B">
            <w:rPr>
              <w:noProof/>
            </w:rPr>
            <w:delText>15</w:delText>
          </w:r>
          <w:r w:rsidR="00083FE7" w:rsidDel="00A64E7B">
            <w:fldChar w:fldCharType="end"/>
          </w:r>
        </w:del>
      </w:ins>
      <w:ins w:id="8925" w:author="像个男人一样" w:date="2018-03-21T02:32:00Z">
        <w:del w:id="8926"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8927" w:author="像个男人一样" w:date="2018-03-22T11:51:00Z">
        <w:del w:id="8928" w:author="JIE  SUN" w:date="2018-06-22T16:32:00Z">
          <w:r w:rsidDel="00520787">
            <w:delText>14</w:delText>
          </w:r>
        </w:del>
      </w:ins>
      <w:ins w:id="8929" w:author="像个男人一样" w:date="2018-03-21T02:32:00Z">
        <w:del w:id="8930" w:author="JIE  SUN" w:date="2018-06-22T16:32:00Z">
          <w:r w:rsidDel="00520787">
            <w:fldChar w:fldCharType="end"/>
          </w:r>
          <w:bookmarkStart w:id="8931" w:name="_Toc20768"/>
          <w:bookmarkStart w:id="8932" w:name="_Toc22677"/>
          <w:bookmarkStart w:id="8933" w:name="_Toc23284"/>
          <w:bookmarkStart w:id="8934" w:name="_Toc16066"/>
          <w:bookmarkStart w:id="8935" w:name="_Toc16270"/>
          <w:bookmarkStart w:id="8936" w:name="_Toc12430"/>
          <w:bookmarkStart w:id="8937" w:name="_Toc19962"/>
          <w:bookmarkStart w:id="8938" w:name="_Toc2983"/>
          <w:bookmarkStart w:id="8939" w:name="_Toc10510"/>
          <w:bookmarkStart w:id="8940" w:name="_Toc12975"/>
          <w:bookmarkStart w:id="8941" w:name="_Toc25978"/>
          <w:bookmarkStart w:id="8942" w:name="_Toc23055"/>
          <w:bookmarkStart w:id="8943" w:name="_Toc4662"/>
          <w:bookmarkStart w:id="8944" w:name="_Toc14714"/>
          <w:bookmarkStart w:id="8945" w:name="_Toc13371"/>
          <w:bookmarkStart w:id="8946" w:name="_Toc31414"/>
          <w:bookmarkStart w:id="8947" w:name="_Toc15869"/>
          <w:bookmarkStart w:id="8948" w:name="_Toc30755"/>
          <w:bookmarkStart w:id="8949" w:name="_Toc7325"/>
          <w:bookmarkStart w:id="8950" w:name="_Toc10451"/>
          <w:bookmarkStart w:id="8951" w:name="_Toc23652"/>
          <w:bookmarkStart w:id="8952" w:name="_Toc27309"/>
          <w:bookmarkStart w:id="8953" w:name="_Toc23081"/>
          <w:bookmarkStart w:id="8954" w:name="_Toc5480"/>
          <w:bookmarkStart w:id="8955" w:name="_Toc23047"/>
          <w:r w:rsidDel="00520787">
            <w:rPr>
              <w:rFonts w:hint="eastAsia"/>
            </w:rPr>
            <w:delText>:</w:delText>
          </w:r>
        </w:del>
      </w:ins>
      <w:ins w:id="8956" w:author="像个男人一样" w:date="2018-03-22T11:48:00Z">
        <w:del w:id="8957" w:author="JIE  SUN" w:date="2018-06-22T16:32:00Z">
          <w:r w:rsidDel="00520787">
            <w:rPr>
              <w:rFonts w:hint="eastAsia"/>
              <w:lang w:val="en-US"/>
            </w:rPr>
            <w:delText xml:space="preserve"> </w:delText>
          </w:r>
        </w:del>
      </w:ins>
      <w:ins w:id="8958" w:author="像个男人一样" w:date="2018-03-21T02:32:00Z">
        <w:del w:id="8959" w:author="JIE  SUN" w:date="2018-06-22T16:32:00Z">
          <w:r w:rsidDel="00520787">
            <w:rPr>
              <w:rFonts w:hint="eastAsia"/>
            </w:rPr>
            <w:delText xml:space="preserve">Spinning </w:delText>
          </w:r>
        </w:del>
      </w:ins>
      <w:ins w:id="8960" w:author="jie sun" w:date="2018-04-16T22:36:00Z">
        <w:del w:id="8961" w:author="JIE  SUN" w:date="2018-06-22T16:32:00Z">
          <w:r w:rsidR="00841C6E" w:rsidDel="00520787">
            <w:delText>A</w:delText>
          </w:r>
        </w:del>
      </w:ins>
      <w:ins w:id="8962" w:author="像个男人一样" w:date="2018-03-21T02:32:00Z">
        <w:del w:id="8963" w:author="JIE  SUN" w:date="2018-06-22T16:32:00Z">
          <w:r w:rsidDel="00520787">
            <w:rPr>
              <w:rFonts w:hint="eastAsia"/>
            </w:rPr>
            <w:delText xml:space="preserve">angle </w:delText>
          </w:r>
        </w:del>
      </w:ins>
      <w:ins w:id="8964" w:author="jie sun" w:date="2018-04-16T22:36:00Z">
        <w:del w:id="8965" w:author="JIE  SUN" w:date="2018-06-22T16:32:00Z">
          <w:r w:rsidR="00841C6E" w:rsidDel="00520787">
            <w:delText>C</w:delText>
          </w:r>
        </w:del>
      </w:ins>
      <w:ins w:id="8966" w:author="像个男人一样" w:date="2018-03-21T02:32:00Z">
        <w:del w:id="8967" w:author="JIE  SUN" w:date="2018-06-22T16:32:00Z">
          <w:r w:rsidDel="00520787">
            <w:rPr>
              <w:rFonts w:hint="eastAsia"/>
            </w:rPr>
            <w:delText xml:space="preserve">changes </w:delText>
          </w:r>
        </w:del>
      </w:ins>
      <w:ins w:id="8968" w:author="jie sun" w:date="2018-04-16T22:36:00Z">
        <w:del w:id="8969" w:author="JIE  SUN" w:date="2018-06-22T16:32:00Z">
          <w:r w:rsidR="00841C6E" w:rsidDel="00520787">
            <w:delText>I</w:delText>
          </w:r>
        </w:del>
      </w:ins>
      <w:ins w:id="8970" w:author="像个男人一样" w:date="2018-03-21T02:32:00Z">
        <w:del w:id="8971" w:author="JIE  SUN" w:date="2018-06-22T16:32:00Z">
          <w:r w:rsidDel="00520787">
            <w:rPr>
              <w:rFonts w:hint="eastAsia"/>
            </w:rPr>
            <w:delText xml:space="preserve">in </w:delText>
          </w:r>
        </w:del>
      </w:ins>
      <w:ins w:id="8972" w:author="jie sun" w:date="2018-04-16T22:36:00Z">
        <w:del w:id="8973" w:author="JIE  SUN" w:date="2018-06-22T16:32:00Z">
          <w:r w:rsidR="00841C6E" w:rsidDel="00520787">
            <w:delText>A</w:delText>
          </w:r>
        </w:del>
      </w:ins>
      <w:ins w:id="8974" w:author="像个男人一样" w:date="2018-03-21T02:32:00Z">
        <w:del w:id="8975" w:author="JIE  SUN" w:date="2018-06-22T16:32:00Z">
          <w:r w:rsidDel="00520787">
            <w:rPr>
              <w:rFonts w:hint="eastAsia"/>
            </w:rPr>
            <w:delText>action 3</w:delText>
          </w:r>
        </w:del>
      </w:ins>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p>
    <w:p w14:paraId="19CAC77C" w14:textId="77777777" w:rsidR="0087014B" w:rsidDel="00520787" w:rsidRDefault="00D5184D">
      <w:pPr>
        <w:pStyle w:val="Caption"/>
        <w:jc w:val="center"/>
        <w:rPr>
          <w:del w:id="8976" w:author="JIE  SUN" w:date="2018-06-22T16:32:00Z"/>
        </w:rPr>
        <w:pPrChange w:id="8977" w:author="jie sun" w:date="2018-04-16T21:42:00Z">
          <w:pPr/>
        </w:pPrChange>
      </w:pPr>
      <w:bookmarkStart w:id="8978" w:name="_Toc511906366"/>
      <w:ins w:id="8979" w:author="像个男人一样" w:date="2018-03-22T11:48:00Z">
        <w:del w:id="8980"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8981" w:author="像个男人一样" w:date="2018-03-22T11:51:00Z">
        <w:del w:id="8982" w:author="JIE  SUN" w:date="2018-06-22T16:32:00Z">
          <w:r w:rsidDel="00520787">
            <w:delText>5</w:delText>
          </w:r>
        </w:del>
      </w:ins>
      <w:ins w:id="8983" w:author="像个男人一样" w:date="2018-03-22T11:48:00Z">
        <w:del w:id="8984" w:author="JIE  SUN" w:date="2018-06-22T16:32:00Z">
          <w:r w:rsidDel="00520787">
            <w:fldChar w:fldCharType="end"/>
          </w:r>
          <w:bookmarkStart w:id="8985" w:name="_Toc23980"/>
          <w:bookmarkStart w:id="8986" w:name="_Toc30349"/>
          <w:bookmarkStart w:id="8987" w:name="_Toc16670"/>
          <w:bookmarkStart w:id="8988" w:name="_Toc16159"/>
          <w:bookmarkStart w:id="8989" w:name="_Toc24551"/>
          <w:bookmarkStart w:id="8990" w:name="_Toc16597"/>
          <w:bookmarkStart w:id="8991" w:name="_Toc5804"/>
          <w:bookmarkStart w:id="8992" w:name="_Toc15335"/>
          <w:bookmarkStart w:id="8993" w:name="_Toc7240"/>
          <w:bookmarkStart w:id="8994" w:name="_Toc12709"/>
          <w:bookmarkStart w:id="8995" w:name="_Toc25064"/>
          <w:bookmarkStart w:id="8996" w:name="_Toc13186"/>
          <w:bookmarkStart w:id="8997" w:name="_Toc31138"/>
          <w:bookmarkStart w:id="8998" w:name="_Toc32704"/>
          <w:bookmarkStart w:id="8999" w:name="_Toc16383"/>
          <w:bookmarkStart w:id="9000" w:name="_Toc25345"/>
          <w:bookmarkStart w:id="9001" w:name="_Toc6447"/>
          <w:bookmarkStart w:id="9002" w:name="_Toc19520"/>
          <w:bookmarkStart w:id="9003" w:name="_Toc28357"/>
          <w:bookmarkStart w:id="9004" w:name="_Toc32713"/>
          <w:bookmarkStart w:id="9005"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006" w:author="jie sun" w:date="2018-04-16T22:36:00Z">
        <w:del w:id="9007" w:author="JIE  SUN" w:date="2018-06-22T16:32:00Z">
          <w:r w:rsidR="00841C6E" w:rsidDel="00520787">
            <w:delText>A</w:delText>
          </w:r>
        </w:del>
      </w:ins>
      <w:ins w:id="9008" w:author="像个男人一样" w:date="2018-03-22T11:48:00Z">
        <w:del w:id="9009" w:author="JIE  SUN" w:date="2018-06-22T16:32:00Z">
          <w:r w:rsidDel="00520787">
            <w:rPr>
              <w:rFonts w:hint="eastAsia"/>
            </w:rPr>
            <w:delText xml:space="preserve">angle </w:delText>
          </w:r>
        </w:del>
      </w:ins>
      <w:ins w:id="9010" w:author="jie sun" w:date="2018-04-16T22:36:00Z">
        <w:del w:id="9011" w:author="JIE  SUN" w:date="2018-06-22T16:32:00Z">
          <w:r w:rsidR="00841C6E" w:rsidDel="00520787">
            <w:delText>R</w:delText>
          </w:r>
        </w:del>
      </w:ins>
      <w:ins w:id="9012" w:author="像个男人一样" w:date="2018-03-22T11:48:00Z">
        <w:del w:id="9013" w:author="JIE  SUN" w:date="2018-06-22T16:32:00Z">
          <w:r w:rsidDel="00520787">
            <w:rPr>
              <w:rFonts w:hint="eastAsia"/>
            </w:rPr>
            <w:delText xml:space="preserve">restrictions </w:delText>
          </w:r>
        </w:del>
      </w:ins>
      <w:ins w:id="9014" w:author="jie sun" w:date="2018-04-16T22:36:00Z">
        <w:del w:id="9015" w:author="JIE  SUN" w:date="2018-06-22T16:32:00Z">
          <w:r w:rsidR="00841C6E" w:rsidDel="00520787">
            <w:delText>I</w:delText>
          </w:r>
        </w:del>
      </w:ins>
      <w:ins w:id="9016" w:author="像个男人一样" w:date="2018-03-22T11:48:00Z">
        <w:del w:id="9017" w:author="JIE  SUN" w:date="2018-06-22T16:32:00Z">
          <w:r w:rsidDel="00520787">
            <w:rPr>
              <w:rFonts w:hint="eastAsia"/>
            </w:rPr>
            <w:delText xml:space="preserve">in </w:delText>
          </w:r>
        </w:del>
      </w:ins>
      <w:ins w:id="9018" w:author="jie sun" w:date="2018-04-16T22:36:00Z">
        <w:del w:id="9019" w:author="JIE  SUN" w:date="2018-06-22T16:32:00Z">
          <w:r w:rsidR="00841C6E" w:rsidDel="00520787">
            <w:delText>A</w:delText>
          </w:r>
        </w:del>
      </w:ins>
      <w:ins w:id="9020" w:author="像个男人一样" w:date="2018-03-22T11:48:00Z">
        <w:del w:id="9021" w:author="JIE  SUN" w:date="2018-06-22T16:32:00Z">
          <w:r w:rsidDel="00520787">
            <w:rPr>
              <w:rFonts w:hint="eastAsia"/>
            </w:rPr>
            <w:delText>action 3</w:delText>
          </w:r>
        </w:del>
      </w:ins>
      <w:bookmarkEnd w:id="8978"/>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022"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023">
          <w:tblGrid>
            <w:gridCol w:w="1862"/>
            <w:gridCol w:w="908"/>
            <w:gridCol w:w="1650"/>
          </w:tblGrid>
        </w:tblGridChange>
      </w:tblGrid>
      <w:tr w:rsidR="0087014B" w:rsidDel="00520787" w14:paraId="642DE583" w14:textId="77777777" w:rsidTr="00701728">
        <w:trPr>
          <w:trHeight w:val="396"/>
          <w:jc w:val="center"/>
          <w:del w:id="9024" w:author="JIE  SUN" w:date="2018-06-22T16:32:00Z"/>
          <w:trPrChange w:id="9025" w:author="jie sun" w:date="2018-04-16T21:42:00Z">
            <w:trPr>
              <w:trHeight w:val="396"/>
            </w:trPr>
          </w:trPrChange>
        </w:trPr>
        <w:tc>
          <w:tcPr>
            <w:tcW w:w="1862" w:type="dxa"/>
            <w:shd w:val="clear" w:color="auto" w:fill="auto"/>
            <w:vAlign w:val="center"/>
            <w:tcPrChange w:id="9026"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027" w:author="JIE  SUN" w:date="2018-06-22T16:32:00Z"/>
                <w:rFonts w:ascii="SimSun" w:eastAsia="SimSun" w:hAnsi="SimSun" w:cs="SimSun"/>
                <w:color w:val="000000"/>
                <w:sz w:val="22"/>
              </w:rPr>
            </w:pPr>
            <w:del w:id="9028"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029"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030" w:author="JIE  SUN" w:date="2018-06-22T16:32:00Z"/>
                <w:rFonts w:ascii="SimSun" w:eastAsia="SimSun" w:hAnsi="SimSun" w:cs="SimSun"/>
                <w:color w:val="000000"/>
                <w:sz w:val="22"/>
              </w:rPr>
            </w:pPr>
            <w:del w:id="9031"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032"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033" w:author="JIE  SUN" w:date="2018-06-22T16:32:00Z"/>
                <w:rFonts w:ascii="SimSun" w:eastAsia="SimSun" w:hAnsi="SimSun" w:cs="SimSun"/>
                <w:color w:val="000000"/>
                <w:sz w:val="22"/>
              </w:rPr>
            </w:pPr>
            <w:del w:id="9034"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035" w:author="JIE  SUN" w:date="2018-06-22T16:32:00Z"/>
          <w:trPrChange w:id="9036" w:author="jie sun" w:date="2018-04-16T21:42:00Z">
            <w:trPr>
              <w:trHeight w:val="286"/>
            </w:trPr>
          </w:trPrChange>
        </w:trPr>
        <w:tc>
          <w:tcPr>
            <w:tcW w:w="1862" w:type="dxa"/>
            <w:shd w:val="clear" w:color="auto" w:fill="auto"/>
            <w:vAlign w:val="center"/>
            <w:tcPrChange w:id="9037"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038" w:author="JIE  SUN" w:date="2018-06-22T16:32:00Z"/>
                <w:rFonts w:ascii="SimSun" w:eastAsia="SimSun" w:hAnsi="SimSun" w:cs="SimSun"/>
                <w:color w:val="000000"/>
                <w:sz w:val="22"/>
              </w:rPr>
            </w:pPr>
            <w:del w:id="9039"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040" w:author="jie sun" w:date="2018-04-16T21:42:00Z">
              <w:tcPr>
                <w:tcW w:w="908" w:type="dxa"/>
                <w:shd w:val="clear" w:color="auto" w:fill="auto"/>
                <w:vAlign w:val="center"/>
              </w:tcPr>
            </w:tcPrChange>
          </w:tcPr>
          <w:p w14:paraId="2DF8019E" w14:textId="77777777" w:rsidR="0087014B" w:rsidDel="00520787" w:rsidRDefault="00D5184D">
            <w:pPr>
              <w:jc w:val="center"/>
              <w:rPr>
                <w:del w:id="9041" w:author="JIE  SUN" w:date="2018-06-22T16:32:00Z"/>
                <w:rFonts w:ascii="SimSun" w:eastAsia="SimSun" w:hAnsi="SimSun" w:cs="SimSun"/>
                <w:color w:val="000000"/>
                <w:sz w:val="22"/>
                <w:lang w:val="en-US"/>
              </w:rPr>
            </w:pPr>
            <w:del w:id="9042"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043" w:author="jie sun" w:date="2018-04-16T21:42:00Z">
              <w:tcPr>
                <w:tcW w:w="1650" w:type="dxa"/>
                <w:shd w:val="clear" w:color="auto" w:fill="auto"/>
                <w:vAlign w:val="center"/>
              </w:tcPr>
            </w:tcPrChange>
          </w:tcPr>
          <w:p w14:paraId="1E62CA77" w14:textId="77777777" w:rsidR="0087014B" w:rsidDel="00520787" w:rsidRDefault="00D5184D">
            <w:pPr>
              <w:jc w:val="center"/>
              <w:rPr>
                <w:del w:id="9044" w:author="JIE  SUN" w:date="2018-06-22T16:32:00Z"/>
                <w:rFonts w:ascii="SimSun" w:eastAsia="SimSun" w:hAnsi="SimSun" w:cs="SimSun"/>
                <w:color w:val="000000"/>
                <w:sz w:val="22"/>
                <w:lang w:val="en-US"/>
              </w:rPr>
            </w:pPr>
            <w:del w:id="9045"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046" w:author="JIE  SUN" w:date="2018-06-22T16:32:00Z"/>
          <w:trPrChange w:id="9047" w:author="jie sun" w:date="2018-04-16T21:42:00Z">
            <w:trPr>
              <w:trHeight w:val="286"/>
            </w:trPr>
          </w:trPrChange>
        </w:trPr>
        <w:tc>
          <w:tcPr>
            <w:tcW w:w="1862" w:type="dxa"/>
            <w:shd w:val="clear" w:color="auto" w:fill="auto"/>
            <w:vAlign w:val="center"/>
            <w:tcPrChange w:id="9048"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049" w:author="JIE  SUN" w:date="2018-06-22T16:32:00Z"/>
                <w:rFonts w:ascii="SimSun" w:eastAsia="SimSun" w:hAnsi="SimSun" w:cs="SimSun"/>
                <w:color w:val="000000"/>
                <w:sz w:val="22"/>
              </w:rPr>
            </w:pPr>
            <w:del w:id="9050"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051" w:author="jie sun" w:date="2018-04-16T21:42:00Z">
              <w:tcPr>
                <w:tcW w:w="908" w:type="dxa"/>
                <w:shd w:val="clear" w:color="auto" w:fill="auto"/>
                <w:vAlign w:val="center"/>
              </w:tcPr>
            </w:tcPrChange>
          </w:tcPr>
          <w:p w14:paraId="3C26930A" w14:textId="77777777" w:rsidR="0087014B" w:rsidDel="00520787" w:rsidRDefault="00D5184D">
            <w:pPr>
              <w:jc w:val="center"/>
              <w:rPr>
                <w:del w:id="9052" w:author="JIE  SUN" w:date="2018-06-22T16:32:00Z"/>
                <w:rFonts w:ascii="SimSun" w:eastAsia="SimSun" w:hAnsi="SimSun" w:cs="SimSun"/>
                <w:color w:val="000000"/>
                <w:sz w:val="22"/>
                <w:lang w:val="en-US"/>
              </w:rPr>
            </w:pPr>
            <w:del w:id="9053"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054" w:author="jie sun" w:date="2018-04-16T21:42:00Z">
              <w:tcPr>
                <w:tcW w:w="1650" w:type="dxa"/>
                <w:shd w:val="clear" w:color="auto" w:fill="auto"/>
                <w:vAlign w:val="center"/>
              </w:tcPr>
            </w:tcPrChange>
          </w:tcPr>
          <w:p w14:paraId="2EE3C891" w14:textId="77777777" w:rsidR="0087014B" w:rsidDel="00520787" w:rsidRDefault="00D5184D">
            <w:pPr>
              <w:jc w:val="center"/>
              <w:rPr>
                <w:del w:id="9055" w:author="JIE  SUN" w:date="2018-06-22T16:32:00Z"/>
                <w:rFonts w:ascii="SimSun" w:eastAsia="SimSun" w:hAnsi="SimSun" w:cs="SimSun"/>
                <w:color w:val="000000"/>
                <w:sz w:val="22"/>
                <w:lang w:val="en-US"/>
              </w:rPr>
            </w:pPr>
            <w:del w:id="9056"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057" w:author="JIE  SUN" w:date="2018-06-22T16:32:00Z"/>
          <w:trPrChange w:id="9058" w:author="jie sun" w:date="2018-04-16T21:42:00Z">
            <w:trPr>
              <w:trHeight w:val="286"/>
            </w:trPr>
          </w:trPrChange>
        </w:trPr>
        <w:tc>
          <w:tcPr>
            <w:tcW w:w="1862" w:type="dxa"/>
            <w:shd w:val="clear" w:color="auto" w:fill="auto"/>
            <w:vAlign w:val="center"/>
            <w:tcPrChange w:id="9059"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060" w:author="JIE  SUN" w:date="2018-06-22T16:32:00Z"/>
                <w:rFonts w:ascii="SimSun" w:eastAsia="SimSun" w:hAnsi="SimSun" w:cs="SimSun"/>
                <w:color w:val="000000"/>
                <w:sz w:val="22"/>
              </w:rPr>
            </w:pPr>
            <w:del w:id="9061"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062" w:author="jie sun" w:date="2018-04-16T21:42:00Z">
              <w:tcPr>
                <w:tcW w:w="908" w:type="dxa"/>
                <w:shd w:val="clear" w:color="auto" w:fill="auto"/>
                <w:vAlign w:val="center"/>
              </w:tcPr>
            </w:tcPrChange>
          </w:tcPr>
          <w:p w14:paraId="62EB5BEF" w14:textId="77777777" w:rsidR="0087014B" w:rsidDel="00520787" w:rsidRDefault="00D5184D">
            <w:pPr>
              <w:jc w:val="center"/>
              <w:rPr>
                <w:del w:id="9063" w:author="JIE  SUN" w:date="2018-06-22T16:32:00Z"/>
                <w:rFonts w:ascii="SimSun" w:eastAsia="SimSun" w:hAnsi="SimSun" w:cs="SimSun"/>
                <w:color w:val="000000"/>
                <w:sz w:val="22"/>
                <w:lang w:val="en-US"/>
              </w:rPr>
            </w:pPr>
            <w:del w:id="9064"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065" w:author="jie sun" w:date="2018-04-16T21:42:00Z">
              <w:tcPr>
                <w:tcW w:w="1650" w:type="dxa"/>
                <w:shd w:val="clear" w:color="auto" w:fill="auto"/>
                <w:vAlign w:val="center"/>
              </w:tcPr>
            </w:tcPrChange>
          </w:tcPr>
          <w:p w14:paraId="7A32DC34" w14:textId="77777777" w:rsidR="0087014B" w:rsidDel="00520787" w:rsidRDefault="00D5184D">
            <w:pPr>
              <w:jc w:val="center"/>
              <w:rPr>
                <w:del w:id="9066" w:author="JIE  SUN" w:date="2018-06-22T16:32:00Z"/>
                <w:rFonts w:ascii="SimSun" w:eastAsia="SimSun" w:hAnsi="SimSun" w:cs="SimSun"/>
                <w:color w:val="000000"/>
                <w:sz w:val="22"/>
                <w:lang w:val="en-US"/>
              </w:rPr>
            </w:pPr>
            <w:del w:id="9067"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068" w:author="JIE  SUN" w:date="2018-06-22T18:17:00Z"/>
          <w:lang w:val="en-US"/>
        </w:rPr>
      </w:pPr>
      <w:ins w:id="9069" w:author="JIE  SUN" w:date="2018-06-22T18:17:00Z">
        <w:r>
          <w:rPr>
            <w:rFonts w:hint="eastAsia"/>
            <w:lang w:val="en-US"/>
          </w:rPr>
          <w:t>In</w:t>
        </w:r>
        <w:r>
          <w:rPr>
            <w:lang w:val="en-US"/>
          </w:rPr>
          <w:t xml:space="preserve"> code, defining those threshold values in </w:t>
        </w:r>
      </w:ins>
      <w:ins w:id="9070"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071" w:author="JIE  SUN" w:date="2018-06-22T18:17:00Z"/>
          <w:rFonts w:ascii="NSimSun" w:eastAsia="NSimSun" w:hAnsi="Times New Roman" w:cs="NSimSun"/>
          <w:color w:val="000000" w:themeColor="text1"/>
          <w:sz w:val="19"/>
          <w:szCs w:val="19"/>
          <w:rPrChange w:id="9072" w:author="JIE  SUN" w:date="2018-06-22T18:39:00Z">
            <w:rPr>
              <w:ins w:id="9073" w:author="JIE  SUN" w:date="2018-06-22T18:17:00Z"/>
              <w:rFonts w:ascii="NSimSun" w:eastAsia="NSimSun" w:hAnsi="Times New Roman" w:cs="NSimSun"/>
              <w:color w:val="000000"/>
              <w:sz w:val="19"/>
              <w:szCs w:val="19"/>
            </w:rPr>
          </w:rPrChange>
        </w:rPr>
      </w:pPr>
      <w:ins w:id="9074" w:author="JIE  SUN" w:date="2018-06-22T18:17:00Z">
        <w:r w:rsidRPr="00790EB9">
          <w:rPr>
            <w:color w:val="000000" w:themeColor="text1"/>
            <w:lang w:val="en-US"/>
            <w:rPrChange w:id="9075" w:author="JIE  SUN" w:date="2018-06-22T18:39:00Z">
              <w:rPr>
                <w:lang w:val="en-US"/>
              </w:rPr>
            </w:rPrChange>
          </w:rPr>
          <w:t xml:space="preserve"> </w:t>
        </w:r>
        <w:r w:rsidRPr="00790EB9">
          <w:rPr>
            <w:rFonts w:ascii="NSimSun" w:eastAsia="NSimSun" w:hAnsi="Times New Roman" w:cs="NSimSun"/>
            <w:color w:val="000000" w:themeColor="text1"/>
            <w:sz w:val="19"/>
            <w:szCs w:val="19"/>
            <w:rPrChange w:id="9076"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9077" w:author="JIE  SUN" w:date="2018-06-22T18:17:00Z"/>
          <w:rFonts w:ascii="NSimSun" w:eastAsia="NSimSun" w:hAnsi="Times New Roman" w:cs="NSimSun"/>
          <w:color w:val="000000" w:themeColor="text1"/>
          <w:sz w:val="19"/>
          <w:szCs w:val="19"/>
          <w:rPrChange w:id="9078" w:author="JIE  SUN" w:date="2018-06-22T18:39:00Z">
            <w:rPr>
              <w:ins w:id="9079" w:author="JIE  SUN" w:date="2018-06-22T18:17:00Z"/>
              <w:rFonts w:ascii="NSimSun" w:eastAsia="NSimSun" w:hAnsi="Times New Roman" w:cs="NSimSun"/>
              <w:color w:val="000000"/>
              <w:sz w:val="19"/>
              <w:szCs w:val="19"/>
            </w:rPr>
          </w:rPrChange>
        </w:rPr>
      </w:pPr>
      <w:ins w:id="9080" w:author="JIE  SUN" w:date="2018-06-22T18:17:00Z">
        <w:r w:rsidRPr="00790EB9">
          <w:rPr>
            <w:rFonts w:ascii="NSimSun" w:eastAsia="NSimSun" w:hAnsi="Times New Roman" w:cs="NSimSun"/>
            <w:color w:val="000000" w:themeColor="text1"/>
            <w:sz w:val="19"/>
            <w:szCs w:val="19"/>
            <w:rPrChange w:id="9081"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9082" w:author="JIE  SUN" w:date="2018-06-22T18:17:00Z"/>
          <w:rFonts w:ascii="NSimSun" w:eastAsia="NSimSun" w:hAnsi="Times New Roman" w:cs="NSimSun"/>
          <w:color w:val="000000" w:themeColor="text1"/>
          <w:sz w:val="19"/>
          <w:szCs w:val="19"/>
          <w:rPrChange w:id="9083" w:author="JIE  SUN" w:date="2018-06-22T18:39:00Z">
            <w:rPr>
              <w:ins w:id="9084" w:author="JIE  SUN" w:date="2018-06-22T18:17:00Z"/>
              <w:rFonts w:ascii="NSimSun" w:eastAsia="NSimSun" w:hAnsi="Times New Roman" w:cs="NSimSun"/>
              <w:color w:val="000000"/>
              <w:sz w:val="19"/>
              <w:szCs w:val="19"/>
            </w:rPr>
          </w:rPrChange>
        </w:rPr>
      </w:pPr>
      <w:ins w:id="9085" w:author="JIE  SUN" w:date="2018-06-22T18:17:00Z">
        <w:r w:rsidRPr="00790EB9">
          <w:rPr>
            <w:rFonts w:ascii="NSimSun" w:eastAsia="NSimSun" w:hAnsi="Times New Roman" w:cs="NSimSun"/>
            <w:color w:val="000000" w:themeColor="text1"/>
            <w:sz w:val="19"/>
            <w:szCs w:val="19"/>
            <w:rPrChange w:id="9086"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9087" w:author="像个男人一样" w:date="2018-03-22T11:48:00Z"/>
          <w:color w:val="000000" w:themeColor="text1"/>
          <w:lang w:val="en-US"/>
          <w:rPrChange w:id="9088" w:author="JIE  SUN" w:date="2018-06-22T18:39:00Z">
            <w:rPr>
              <w:del w:id="9089" w:author="像个男人一样" w:date="2018-03-22T11:48:00Z"/>
              <w:lang w:val="en-US"/>
            </w:rPr>
          </w:rPrChange>
        </w:rPr>
        <w:pPrChange w:id="9090" w:author="JIE  SUN" w:date="2018-06-22T18:17:00Z">
          <w:pPr/>
        </w:pPrChange>
      </w:pPr>
      <w:ins w:id="9091" w:author="JIE  SUN" w:date="2018-06-22T18:17:00Z">
        <w:r w:rsidRPr="00790EB9">
          <w:rPr>
            <w:rFonts w:ascii="NSimSun" w:eastAsia="NSimSun" w:hAnsi="Times New Roman" w:cs="NSimSun"/>
            <w:color w:val="000000" w:themeColor="text1"/>
            <w:sz w:val="19"/>
            <w:szCs w:val="19"/>
            <w:rPrChange w:id="9092"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9093" w:author="像个男人一样" w:date="2018-03-21T02:31:00Z"/>
          <w:del w:id="9094" w:author="JIE  SUN" w:date="2018-06-22T17:25:00Z"/>
          <w:color w:val="000000" w:themeColor="text1"/>
          <w:rPrChange w:id="9095" w:author="JIE  SUN" w:date="2018-06-22T18:39:00Z">
            <w:rPr>
              <w:ins w:id="9096" w:author="像个男人一样" w:date="2018-03-21T02:31:00Z"/>
              <w:del w:id="9097" w:author="JIE  SUN" w:date="2018-06-22T17:25:00Z"/>
            </w:rPr>
          </w:rPrChange>
        </w:rPr>
      </w:pPr>
      <w:del w:id="9098" w:author="jie sun" w:date="2018-06-08T20:18:00Z">
        <w:r w:rsidRPr="00790EB9" w:rsidDel="00B36BF4">
          <w:rPr>
            <w:noProof/>
            <w:color w:val="000000" w:themeColor="text1"/>
            <w:rPrChange w:id="9099"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100" w:author="jie sun" w:date="2018-06-08T20:18:00Z">
        <w:del w:id="9101" w:author="JIE  SUN" w:date="2018-06-22T16:32:00Z">
          <w:r w:rsidR="00B36BF4" w:rsidRPr="00790EB9" w:rsidDel="00520787">
            <w:rPr>
              <w:noProof/>
              <w:color w:val="000000" w:themeColor="text1"/>
              <w:rPrChange w:id="9102"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103" w:author="像个男人一样" w:date="2018-03-22T11:48:00Z"/>
          <w:del w:id="9104" w:author="JIE  SUN" w:date="2018-06-22T16:32:00Z"/>
          <w:color w:val="000000" w:themeColor="text1"/>
          <w:rPrChange w:id="9105" w:author="JIE  SUN" w:date="2018-06-22T18:39:00Z">
            <w:rPr>
              <w:ins w:id="9106" w:author="像个男人一样" w:date="2018-03-22T11:48:00Z"/>
              <w:del w:id="9107" w:author="JIE  SUN" w:date="2018-06-22T16:32:00Z"/>
            </w:rPr>
          </w:rPrChange>
        </w:rPr>
        <w:pPrChange w:id="9108" w:author="JIE  SUN" w:date="2018-06-22T18:17:00Z">
          <w:pPr/>
        </w:pPrChange>
      </w:pPr>
      <w:ins w:id="9109" w:author="像个男人一样" w:date="2018-03-21T02:31:00Z">
        <w:del w:id="9110" w:author="JIE  SUN" w:date="2018-06-22T16:32:00Z">
          <w:r w:rsidRPr="00790EB9" w:rsidDel="00520787">
            <w:rPr>
              <w:color w:val="000000" w:themeColor="text1"/>
              <w:rPrChange w:id="9111" w:author="JIE  SUN" w:date="2018-06-22T18:39:00Z">
                <w:rPr/>
              </w:rPrChange>
            </w:rPr>
            <w:delText xml:space="preserve">Figure </w:delText>
          </w:r>
        </w:del>
      </w:ins>
      <w:ins w:id="9112" w:author="jie sun" w:date="2018-04-19T13:00:00Z">
        <w:del w:id="9113" w:author="JIE  SUN" w:date="2018-06-21T13:34:00Z">
          <w:r w:rsidR="00083FE7" w:rsidRPr="00790EB9" w:rsidDel="00A64E7B">
            <w:rPr>
              <w:color w:val="000000" w:themeColor="text1"/>
              <w:rPrChange w:id="9114" w:author="JIE  SUN" w:date="2018-06-22T18:39:00Z">
                <w:rPr/>
              </w:rPrChange>
            </w:rPr>
            <w:fldChar w:fldCharType="begin"/>
          </w:r>
          <w:r w:rsidR="00083FE7" w:rsidRPr="00790EB9" w:rsidDel="00A64E7B">
            <w:rPr>
              <w:color w:val="000000" w:themeColor="text1"/>
              <w:rPrChange w:id="9115" w:author="JIE  SUN" w:date="2018-06-22T18:39:00Z">
                <w:rPr/>
              </w:rPrChange>
            </w:rPr>
            <w:delInstrText xml:space="preserve"> STYLEREF 1 \s </w:delInstrText>
          </w:r>
        </w:del>
      </w:ins>
      <w:del w:id="9116" w:author="JIE  SUN" w:date="2018-06-21T13:34:00Z">
        <w:r w:rsidR="00083FE7" w:rsidRPr="00790EB9" w:rsidDel="00A64E7B">
          <w:rPr>
            <w:color w:val="000000" w:themeColor="text1"/>
            <w:rPrChange w:id="9117" w:author="JIE  SUN" w:date="2018-06-22T18:39:00Z">
              <w:rPr/>
            </w:rPrChange>
          </w:rPr>
          <w:fldChar w:fldCharType="separate"/>
        </w:r>
        <w:r w:rsidR="00083FE7" w:rsidRPr="00790EB9" w:rsidDel="00A64E7B">
          <w:rPr>
            <w:noProof/>
            <w:color w:val="000000" w:themeColor="text1"/>
            <w:rPrChange w:id="9118" w:author="JIE  SUN" w:date="2018-06-22T18:39:00Z">
              <w:rPr>
                <w:noProof/>
              </w:rPr>
            </w:rPrChange>
          </w:rPr>
          <w:delText>4</w:delText>
        </w:r>
      </w:del>
      <w:ins w:id="9119" w:author="jie sun" w:date="2018-04-19T13:00:00Z">
        <w:del w:id="9120" w:author="JIE  SUN" w:date="2018-06-21T13:34:00Z">
          <w:r w:rsidR="00083FE7" w:rsidRPr="00790EB9" w:rsidDel="00A64E7B">
            <w:rPr>
              <w:color w:val="000000" w:themeColor="text1"/>
              <w:rPrChange w:id="9121" w:author="JIE  SUN" w:date="2018-06-22T18:39:00Z">
                <w:rPr/>
              </w:rPrChange>
            </w:rPr>
            <w:fldChar w:fldCharType="end"/>
          </w:r>
          <w:r w:rsidR="00083FE7" w:rsidRPr="00790EB9" w:rsidDel="00A64E7B">
            <w:rPr>
              <w:color w:val="000000" w:themeColor="text1"/>
              <w:rPrChange w:id="9122" w:author="JIE  SUN" w:date="2018-06-22T18:39:00Z">
                <w:rPr/>
              </w:rPrChange>
            </w:rPr>
            <w:delText>.</w:delText>
          </w:r>
          <w:r w:rsidR="00083FE7" w:rsidRPr="00790EB9" w:rsidDel="00A64E7B">
            <w:rPr>
              <w:color w:val="000000" w:themeColor="text1"/>
              <w:rPrChange w:id="9123" w:author="JIE  SUN" w:date="2018-06-22T18:39:00Z">
                <w:rPr/>
              </w:rPrChange>
            </w:rPr>
            <w:fldChar w:fldCharType="begin"/>
          </w:r>
          <w:r w:rsidR="00083FE7" w:rsidRPr="00790EB9" w:rsidDel="00A64E7B">
            <w:rPr>
              <w:color w:val="000000" w:themeColor="text1"/>
              <w:rPrChange w:id="9124" w:author="JIE  SUN" w:date="2018-06-22T18:39:00Z">
                <w:rPr/>
              </w:rPrChange>
            </w:rPr>
            <w:delInstrText xml:space="preserve"> SEQ Figure \* ARABIC \s 1 </w:delInstrText>
          </w:r>
        </w:del>
      </w:ins>
      <w:del w:id="9125" w:author="JIE  SUN" w:date="2018-06-21T13:34:00Z">
        <w:r w:rsidR="00083FE7" w:rsidRPr="00790EB9" w:rsidDel="00A64E7B">
          <w:rPr>
            <w:color w:val="000000" w:themeColor="text1"/>
            <w:rPrChange w:id="9126" w:author="JIE  SUN" w:date="2018-06-22T18:39:00Z">
              <w:rPr/>
            </w:rPrChange>
          </w:rPr>
          <w:fldChar w:fldCharType="separate"/>
        </w:r>
      </w:del>
      <w:ins w:id="9127" w:author="jie sun" w:date="2018-04-19T13:00:00Z">
        <w:del w:id="9128" w:author="JIE  SUN" w:date="2018-06-21T13:34:00Z">
          <w:r w:rsidR="00083FE7" w:rsidRPr="00790EB9" w:rsidDel="00A64E7B">
            <w:rPr>
              <w:noProof/>
              <w:color w:val="000000" w:themeColor="text1"/>
              <w:rPrChange w:id="9129" w:author="JIE  SUN" w:date="2018-06-22T18:39:00Z">
                <w:rPr>
                  <w:noProof/>
                </w:rPr>
              </w:rPrChange>
            </w:rPr>
            <w:delText>16</w:delText>
          </w:r>
          <w:r w:rsidR="00083FE7" w:rsidRPr="00790EB9" w:rsidDel="00A64E7B">
            <w:rPr>
              <w:color w:val="000000" w:themeColor="text1"/>
              <w:rPrChange w:id="9130" w:author="JIE  SUN" w:date="2018-06-22T18:39:00Z">
                <w:rPr/>
              </w:rPrChange>
            </w:rPr>
            <w:fldChar w:fldCharType="end"/>
          </w:r>
        </w:del>
      </w:ins>
      <w:ins w:id="9131" w:author="像个男人一样" w:date="2018-03-21T02:31:00Z">
        <w:del w:id="9132" w:author="JIE  SUN" w:date="2018-06-22T16:32:00Z">
          <w:r w:rsidRPr="00790EB9" w:rsidDel="00520787">
            <w:rPr>
              <w:color w:val="000000" w:themeColor="text1"/>
              <w:rPrChange w:id="9133" w:author="JIE  SUN" w:date="2018-06-22T18:39:00Z">
                <w:rPr/>
              </w:rPrChange>
            </w:rPr>
            <w:fldChar w:fldCharType="begin"/>
          </w:r>
          <w:r w:rsidRPr="00790EB9" w:rsidDel="00520787">
            <w:rPr>
              <w:color w:val="000000" w:themeColor="text1"/>
              <w:rPrChange w:id="9134" w:author="JIE  SUN" w:date="2018-06-22T18:39:00Z">
                <w:rPr/>
              </w:rPrChange>
            </w:rPr>
            <w:delInstrText xml:space="preserve"> STYLEREF 1 \s </w:delInstrText>
          </w:r>
          <w:r w:rsidRPr="00790EB9" w:rsidDel="00520787">
            <w:rPr>
              <w:color w:val="000000" w:themeColor="text1"/>
              <w:rPrChange w:id="9135" w:author="JIE  SUN" w:date="2018-06-22T18:39:00Z">
                <w:rPr/>
              </w:rPrChange>
            </w:rPr>
            <w:fldChar w:fldCharType="separate"/>
          </w:r>
          <w:r w:rsidRPr="00790EB9" w:rsidDel="00520787">
            <w:rPr>
              <w:color w:val="000000" w:themeColor="text1"/>
              <w:rPrChange w:id="9136" w:author="JIE  SUN" w:date="2018-06-22T18:39:00Z">
                <w:rPr/>
              </w:rPrChange>
            </w:rPr>
            <w:delText>4</w:delText>
          </w:r>
          <w:r w:rsidRPr="00790EB9" w:rsidDel="00520787">
            <w:rPr>
              <w:color w:val="000000" w:themeColor="text1"/>
              <w:rPrChange w:id="9137" w:author="JIE  SUN" w:date="2018-06-22T18:39:00Z">
                <w:rPr/>
              </w:rPrChange>
            </w:rPr>
            <w:fldChar w:fldCharType="end"/>
          </w:r>
          <w:r w:rsidRPr="00790EB9" w:rsidDel="00520787">
            <w:rPr>
              <w:color w:val="000000" w:themeColor="text1"/>
              <w:rPrChange w:id="9138" w:author="JIE  SUN" w:date="2018-06-22T18:39:00Z">
                <w:rPr/>
              </w:rPrChange>
            </w:rPr>
            <w:delText>.</w:delText>
          </w:r>
          <w:r w:rsidRPr="00790EB9" w:rsidDel="00520787">
            <w:rPr>
              <w:color w:val="000000" w:themeColor="text1"/>
              <w:rPrChange w:id="9139" w:author="JIE  SUN" w:date="2018-06-22T18:39:00Z">
                <w:rPr/>
              </w:rPrChange>
            </w:rPr>
            <w:fldChar w:fldCharType="begin"/>
          </w:r>
          <w:r w:rsidRPr="00790EB9" w:rsidDel="00520787">
            <w:rPr>
              <w:color w:val="000000" w:themeColor="text1"/>
              <w:rPrChange w:id="9140" w:author="JIE  SUN" w:date="2018-06-22T18:39:00Z">
                <w:rPr/>
              </w:rPrChange>
            </w:rPr>
            <w:delInstrText xml:space="preserve"> SEQ Figure \* ARABIC \s 1 </w:delInstrText>
          </w:r>
          <w:r w:rsidRPr="00790EB9" w:rsidDel="00520787">
            <w:rPr>
              <w:color w:val="000000" w:themeColor="text1"/>
              <w:rPrChange w:id="9141" w:author="JIE  SUN" w:date="2018-06-22T18:39:00Z">
                <w:rPr/>
              </w:rPrChange>
            </w:rPr>
            <w:fldChar w:fldCharType="separate"/>
          </w:r>
        </w:del>
      </w:ins>
      <w:ins w:id="9142" w:author="像个男人一样" w:date="2018-03-22T11:51:00Z">
        <w:del w:id="9143" w:author="JIE  SUN" w:date="2018-06-22T16:32:00Z">
          <w:r w:rsidRPr="00790EB9" w:rsidDel="00520787">
            <w:rPr>
              <w:color w:val="000000" w:themeColor="text1"/>
              <w:rPrChange w:id="9144" w:author="JIE  SUN" w:date="2018-06-22T18:39:00Z">
                <w:rPr/>
              </w:rPrChange>
            </w:rPr>
            <w:delText>15</w:delText>
          </w:r>
        </w:del>
      </w:ins>
      <w:ins w:id="9145" w:author="像个男人一样" w:date="2018-03-21T02:31:00Z">
        <w:del w:id="9146" w:author="JIE  SUN" w:date="2018-06-22T16:32:00Z">
          <w:r w:rsidRPr="00790EB9" w:rsidDel="00520787">
            <w:rPr>
              <w:color w:val="000000" w:themeColor="text1"/>
              <w:rPrChange w:id="9147" w:author="JIE  SUN" w:date="2018-06-22T18:39:00Z">
                <w:rPr/>
              </w:rPrChange>
            </w:rPr>
            <w:fldChar w:fldCharType="end"/>
          </w:r>
          <w:bookmarkStart w:id="9148" w:name="_Toc21173"/>
          <w:bookmarkStart w:id="9149" w:name="_Toc16934"/>
          <w:bookmarkStart w:id="9150" w:name="_Toc27077"/>
          <w:bookmarkStart w:id="9151" w:name="_Toc22366"/>
          <w:bookmarkStart w:id="9152" w:name="_Toc21769"/>
          <w:bookmarkStart w:id="9153" w:name="_Toc1829"/>
          <w:bookmarkStart w:id="9154" w:name="_Toc13941"/>
          <w:bookmarkStart w:id="9155" w:name="_Toc19989"/>
          <w:bookmarkStart w:id="9156" w:name="_Toc12810"/>
          <w:bookmarkStart w:id="9157" w:name="_Toc7569"/>
          <w:bookmarkStart w:id="9158" w:name="_Toc23277"/>
          <w:bookmarkStart w:id="9159" w:name="_Toc21825"/>
          <w:bookmarkStart w:id="9160" w:name="_Toc20840"/>
          <w:bookmarkStart w:id="9161" w:name="_Toc32747"/>
          <w:bookmarkStart w:id="9162" w:name="_Toc22785"/>
          <w:bookmarkStart w:id="9163" w:name="_Toc12824"/>
          <w:bookmarkStart w:id="9164" w:name="_Toc13007"/>
          <w:bookmarkStart w:id="9165" w:name="_Toc982"/>
          <w:bookmarkStart w:id="9166" w:name="_Toc32659"/>
          <w:bookmarkStart w:id="9167" w:name="_Toc31872"/>
          <w:bookmarkStart w:id="9168" w:name="_Toc13709"/>
          <w:bookmarkStart w:id="9169" w:name="_Toc19385"/>
          <w:bookmarkStart w:id="9170" w:name="_Toc11180"/>
          <w:bookmarkStart w:id="9171" w:name="_Toc9302"/>
          <w:bookmarkStart w:id="9172" w:name="_Toc30678"/>
          <w:r w:rsidRPr="00790EB9" w:rsidDel="00520787">
            <w:rPr>
              <w:color w:val="000000" w:themeColor="text1"/>
              <w:rPrChange w:id="9173" w:author="JIE  SUN" w:date="2018-06-22T18:39:00Z">
                <w:rPr/>
              </w:rPrChange>
            </w:rPr>
            <w:delText xml:space="preserve">:  Angles </w:delText>
          </w:r>
        </w:del>
      </w:ins>
      <w:ins w:id="9174" w:author="jie sun" w:date="2018-04-16T22:36:00Z">
        <w:del w:id="9175" w:author="JIE  SUN" w:date="2018-06-22T16:32:00Z">
          <w:r w:rsidR="009C02F2" w:rsidRPr="00790EB9" w:rsidDel="00520787">
            <w:rPr>
              <w:color w:val="000000" w:themeColor="text1"/>
              <w:rPrChange w:id="9176" w:author="JIE  SUN" w:date="2018-06-22T18:39:00Z">
                <w:rPr/>
              </w:rPrChange>
            </w:rPr>
            <w:delText>W</w:delText>
          </w:r>
        </w:del>
      </w:ins>
      <w:ins w:id="9177" w:author="像个男人一样" w:date="2018-03-21T02:31:00Z">
        <w:del w:id="9178" w:author="JIE  SUN" w:date="2018-06-22T16:32:00Z">
          <w:r w:rsidRPr="00790EB9" w:rsidDel="00520787">
            <w:rPr>
              <w:color w:val="000000" w:themeColor="text1"/>
              <w:rPrChange w:id="9179" w:author="JIE  SUN" w:date="2018-06-22T18:39:00Z">
                <w:rPr/>
              </w:rPrChange>
            </w:rPr>
            <w:delText xml:space="preserve">with </w:delText>
          </w:r>
        </w:del>
      </w:ins>
      <w:ins w:id="9180" w:author="jie sun" w:date="2018-04-16T22:36:00Z">
        <w:del w:id="9181" w:author="JIE  SUN" w:date="2018-06-22T16:32:00Z">
          <w:r w:rsidR="009C02F2" w:rsidRPr="00790EB9" w:rsidDel="00520787">
            <w:rPr>
              <w:color w:val="000000" w:themeColor="text1"/>
              <w:rPrChange w:id="9182" w:author="JIE  SUN" w:date="2018-06-22T18:39:00Z">
                <w:rPr/>
              </w:rPrChange>
            </w:rPr>
            <w:delText>T</w:delText>
          </w:r>
        </w:del>
      </w:ins>
      <w:ins w:id="9183" w:author="像个男人一样" w:date="2018-03-21T02:31:00Z">
        <w:del w:id="9184" w:author="JIE  SUN" w:date="2018-06-22T16:32:00Z">
          <w:r w:rsidRPr="00790EB9" w:rsidDel="00520787">
            <w:rPr>
              <w:color w:val="000000" w:themeColor="text1"/>
              <w:rPrChange w:id="9185" w:author="JIE  SUN" w:date="2018-06-22T18:39:00Z">
                <w:rPr/>
              </w:rPrChange>
            </w:rPr>
            <w:delText xml:space="preserve">the </w:delText>
          </w:r>
        </w:del>
      </w:ins>
      <w:ins w:id="9186" w:author="jie sun" w:date="2018-04-16T22:36:00Z">
        <w:del w:id="9187" w:author="JIE  SUN" w:date="2018-06-22T16:32:00Z">
          <w:r w:rsidR="009C02F2" w:rsidRPr="00790EB9" w:rsidDel="00520787">
            <w:rPr>
              <w:color w:val="000000" w:themeColor="text1"/>
              <w:rPrChange w:id="9188" w:author="JIE  SUN" w:date="2018-06-22T18:39:00Z">
                <w:rPr/>
              </w:rPrChange>
            </w:rPr>
            <w:delText>G</w:delText>
          </w:r>
        </w:del>
      </w:ins>
      <w:ins w:id="9189" w:author="像个男人一样" w:date="2018-03-21T02:31:00Z">
        <w:del w:id="9190" w:author="JIE  SUN" w:date="2018-06-22T16:32:00Z">
          <w:r w:rsidRPr="00790EB9" w:rsidDel="00520787">
            <w:rPr>
              <w:color w:val="000000" w:themeColor="text1"/>
              <w:rPrChange w:id="9191" w:author="JIE  SUN" w:date="2018-06-22T18:39:00Z">
                <w:rPr/>
              </w:rPrChange>
            </w:rPr>
            <w:delText xml:space="preserve">gravity </w:delText>
          </w:r>
        </w:del>
      </w:ins>
      <w:ins w:id="9192" w:author="jie sun" w:date="2018-04-16T22:36:00Z">
        <w:del w:id="9193" w:author="JIE  SUN" w:date="2018-06-22T16:32:00Z">
          <w:r w:rsidR="009C02F2" w:rsidRPr="00790EB9" w:rsidDel="00520787">
            <w:rPr>
              <w:color w:val="000000" w:themeColor="text1"/>
              <w:rPrChange w:id="9194" w:author="JIE  SUN" w:date="2018-06-22T18:39:00Z">
                <w:rPr/>
              </w:rPrChange>
            </w:rPr>
            <w:delText>C</w:delText>
          </w:r>
        </w:del>
      </w:ins>
      <w:ins w:id="9195" w:author="像个男人一样" w:date="2018-03-21T02:31:00Z">
        <w:del w:id="9196" w:author="JIE  SUN" w:date="2018-06-22T16:32:00Z">
          <w:r w:rsidRPr="00790EB9" w:rsidDel="00520787">
            <w:rPr>
              <w:color w:val="000000" w:themeColor="text1"/>
              <w:rPrChange w:id="9197" w:author="JIE  SUN" w:date="2018-06-22T18:39:00Z">
                <w:rPr/>
              </w:rPrChange>
            </w:rPr>
            <w:delText xml:space="preserve">changes </w:delText>
          </w:r>
        </w:del>
      </w:ins>
      <w:ins w:id="9198" w:author="jie sun" w:date="2018-04-16T22:36:00Z">
        <w:del w:id="9199" w:author="JIE  SUN" w:date="2018-06-22T16:32:00Z">
          <w:r w:rsidR="009C02F2" w:rsidRPr="00790EB9" w:rsidDel="00520787">
            <w:rPr>
              <w:color w:val="000000" w:themeColor="text1"/>
              <w:rPrChange w:id="9200" w:author="JIE  SUN" w:date="2018-06-22T18:39:00Z">
                <w:rPr/>
              </w:rPrChange>
            </w:rPr>
            <w:delText>I</w:delText>
          </w:r>
        </w:del>
      </w:ins>
      <w:ins w:id="9201" w:author="像个男人一样" w:date="2018-03-21T02:31:00Z">
        <w:del w:id="9202" w:author="JIE  SUN" w:date="2018-06-22T16:32:00Z">
          <w:r w:rsidRPr="00790EB9" w:rsidDel="00520787">
            <w:rPr>
              <w:color w:val="000000" w:themeColor="text1"/>
              <w:rPrChange w:id="9203" w:author="JIE  SUN" w:date="2018-06-22T18:39:00Z">
                <w:rPr/>
              </w:rPrChange>
            </w:rPr>
            <w:delText xml:space="preserve">in </w:delText>
          </w:r>
        </w:del>
      </w:ins>
      <w:ins w:id="9204" w:author="jie sun" w:date="2018-04-16T22:36:00Z">
        <w:del w:id="9205" w:author="JIE  SUN" w:date="2018-06-22T16:32:00Z">
          <w:r w:rsidR="009C02F2" w:rsidRPr="00790EB9" w:rsidDel="00520787">
            <w:rPr>
              <w:color w:val="000000" w:themeColor="text1"/>
              <w:rPrChange w:id="9206" w:author="JIE  SUN" w:date="2018-06-22T18:39:00Z">
                <w:rPr/>
              </w:rPrChange>
            </w:rPr>
            <w:delText>A</w:delText>
          </w:r>
        </w:del>
      </w:ins>
      <w:ins w:id="9207" w:author="像个男人一样" w:date="2018-03-21T02:31:00Z">
        <w:del w:id="9208" w:author="JIE  SUN" w:date="2018-06-22T16:32:00Z">
          <w:r w:rsidRPr="00790EB9" w:rsidDel="00520787">
            <w:rPr>
              <w:color w:val="000000" w:themeColor="text1"/>
              <w:rPrChange w:id="9209" w:author="JIE  SUN" w:date="2018-06-22T18:39:00Z">
                <w:rPr/>
              </w:rPrChange>
            </w:rPr>
            <w:delText>action 3</w:delText>
          </w:r>
        </w:del>
      </w:ins>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p>
    <w:p w14:paraId="57133AA9" w14:textId="77777777" w:rsidR="0087014B" w:rsidRPr="00790EB9" w:rsidDel="00520787" w:rsidRDefault="0087014B">
      <w:pPr>
        <w:rPr>
          <w:ins w:id="9210" w:author="jie sun" w:date="2018-04-19T13:08:00Z"/>
          <w:del w:id="9211" w:author="JIE  SUN" w:date="2018-06-22T16:32:00Z"/>
          <w:color w:val="000000" w:themeColor="text1"/>
          <w:rPrChange w:id="9212" w:author="JIE  SUN" w:date="2018-06-22T18:39:00Z">
            <w:rPr>
              <w:ins w:id="9213" w:author="jie sun" w:date="2018-04-19T13:08:00Z"/>
              <w:del w:id="9214" w:author="JIE  SUN" w:date="2018-06-22T16:32:00Z"/>
            </w:rPr>
          </w:rPrChange>
        </w:rPr>
        <w:pPrChange w:id="9215" w:author="JIE  SUN" w:date="2018-06-22T18:17:00Z">
          <w:pPr>
            <w:jc w:val="center"/>
          </w:pPr>
        </w:pPrChange>
      </w:pPr>
    </w:p>
    <w:p w14:paraId="17BE4D66" w14:textId="77777777" w:rsidR="00862C00" w:rsidRPr="00790EB9" w:rsidRDefault="00862C00">
      <w:pPr>
        <w:rPr>
          <w:ins w:id="9216" w:author="像个男人一样" w:date="2018-03-22T11:48:00Z"/>
          <w:color w:val="000000" w:themeColor="text1"/>
          <w:rPrChange w:id="9217" w:author="JIE  SUN" w:date="2018-06-22T18:39:00Z">
            <w:rPr>
              <w:ins w:id="9218" w:author="像个男人一样" w:date="2018-03-22T11:48:00Z"/>
            </w:rPr>
          </w:rPrChange>
        </w:rPr>
      </w:pPr>
    </w:p>
    <w:p w14:paraId="7AABFA06" w14:textId="77777777" w:rsidR="0087014B" w:rsidRPr="00790EB9" w:rsidDel="00520787" w:rsidRDefault="00D5184D">
      <w:pPr>
        <w:pStyle w:val="Caption"/>
        <w:jc w:val="center"/>
        <w:rPr>
          <w:del w:id="9219" w:author="JIE  SUN" w:date="2018-06-22T16:32:00Z"/>
          <w:color w:val="000000" w:themeColor="text1"/>
          <w:rPrChange w:id="9220" w:author="JIE  SUN" w:date="2018-06-22T18:39:00Z">
            <w:rPr>
              <w:del w:id="9221" w:author="JIE  SUN" w:date="2018-06-22T16:32:00Z"/>
            </w:rPr>
          </w:rPrChange>
        </w:rPr>
        <w:pPrChange w:id="9222" w:author="jie sun" w:date="2018-04-16T21:42:00Z">
          <w:pPr/>
        </w:pPrChange>
      </w:pPr>
      <w:bookmarkStart w:id="9223" w:name="_Toc511906367"/>
      <w:ins w:id="9224" w:author="像个男人一样" w:date="2018-03-22T11:48:00Z">
        <w:del w:id="9225" w:author="JIE  SUN" w:date="2018-06-22T16:32:00Z">
          <w:r w:rsidRPr="00790EB9" w:rsidDel="00520787">
            <w:rPr>
              <w:color w:val="000000" w:themeColor="text1"/>
              <w:rPrChange w:id="9226" w:author="JIE  SUN" w:date="2018-06-22T18:39:00Z">
                <w:rPr/>
              </w:rPrChange>
            </w:rPr>
            <w:delText xml:space="preserve">Table </w:delText>
          </w:r>
          <w:r w:rsidRPr="00790EB9" w:rsidDel="00520787">
            <w:rPr>
              <w:color w:val="000000" w:themeColor="text1"/>
              <w:rPrChange w:id="9227" w:author="JIE  SUN" w:date="2018-06-22T18:39:00Z">
                <w:rPr/>
              </w:rPrChange>
            </w:rPr>
            <w:fldChar w:fldCharType="begin"/>
          </w:r>
          <w:r w:rsidRPr="00790EB9" w:rsidDel="00520787">
            <w:rPr>
              <w:color w:val="000000" w:themeColor="text1"/>
              <w:rPrChange w:id="9228" w:author="JIE  SUN" w:date="2018-06-22T18:39:00Z">
                <w:rPr/>
              </w:rPrChange>
            </w:rPr>
            <w:delInstrText xml:space="preserve"> STYLEREF 1 \s </w:delInstrText>
          </w:r>
          <w:r w:rsidRPr="00790EB9" w:rsidDel="00520787">
            <w:rPr>
              <w:color w:val="000000" w:themeColor="text1"/>
              <w:rPrChange w:id="9229" w:author="JIE  SUN" w:date="2018-06-22T18:39:00Z">
                <w:rPr/>
              </w:rPrChange>
            </w:rPr>
            <w:fldChar w:fldCharType="separate"/>
          </w:r>
          <w:r w:rsidRPr="00790EB9" w:rsidDel="00520787">
            <w:rPr>
              <w:color w:val="000000" w:themeColor="text1"/>
              <w:rPrChange w:id="9230" w:author="JIE  SUN" w:date="2018-06-22T18:39:00Z">
                <w:rPr/>
              </w:rPrChange>
            </w:rPr>
            <w:delText>4</w:delText>
          </w:r>
          <w:r w:rsidRPr="00790EB9" w:rsidDel="00520787">
            <w:rPr>
              <w:color w:val="000000" w:themeColor="text1"/>
              <w:rPrChange w:id="9231" w:author="JIE  SUN" w:date="2018-06-22T18:39:00Z">
                <w:rPr/>
              </w:rPrChange>
            </w:rPr>
            <w:fldChar w:fldCharType="end"/>
          </w:r>
          <w:r w:rsidRPr="00790EB9" w:rsidDel="00520787">
            <w:rPr>
              <w:color w:val="000000" w:themeColor="text1"/>
              <w:rPrChange w:id="9232" w:author="JIE  SUN" w:date="2018-06-22T18:39:00Z">
                <w:rPr/>
              </w:rPrChange>
            </w:rPr>
            <w:delText>.</w:delText>
          </w:r>
          <w:r w:rsidRPr="00790EB9" w:rsidDel="00520787">
            <w:rPr>
              <w:color w:val="000000" w:themeColor="text1"/>
              <w:rPrChange w:id="9233" w:author="JIE  SUN" w:date="2018-06-22T18:39:00Z">
                <w:rPr/>
              </w:rPrChange>
            </w:rPr>
            <w:fldChar w:fldCharType="begin"/>
          </w:r>
          <w:r w:rsidRPr="00790EB9" w:rsidDel="00520787">
            <w:rPr>
              <w:color w:val="000000" w:themeColor="text1"/>
              <w:rPrChange w:id="9234" w:author="JIE  SUN" w:date="2018-06-22T18:39:00Z">
                <w:rPr/>
              </w:rPrChange>
            </w:rPr>
            <w:delInstrText xml:space="preserve"> SEQ Table \* ARABIC \s 1 </w:delInstrText>
          </w:r>
          <w:r w:rsidRPr="00790EB9" w:rsidDel="00520787">
            <w:rPr>
              <w:color w:val="000000" w:themeColor="text1"/>
              <w:rPrChange w:id="9235" w:author="JIE  SUN" w:date="2018-06-22T18:39:00Z">
                <w:rPr/>
              </w:rPrChange>
            </w:rPr>
            <w:fldChar w:fldCharType="separate"/>
          </w:r>
        </w:del>
      </w:ins>
      <w:ins w:id="9236" w:author="像个男人一样" w:date="2018-03-22T11:51:00Z">
        <w:del w:id="9237" w:author="JIE  SUN" w:date="2018-06-22T16:32:00Z">
          <w:r w:rsidRPr="00790EB9" w:rsidDel="00520787">
            <w:rPr>
              <w:color w:val="000000" w:themeColor="text1"/>
              <w:rPrChange w:id="9238" w:author="JIE  SUN" w:date="2018-06-22T18:39:00Z">
                <w:rPr/>
              </w:rPrChange>
            </w:rPr>
            <w:delText>6</w:delText>
          </w:r>
        </w:del>
      </w:ins>
      <w:ins w:id="9239" w:author="像个男人一样" w:date="2018-03-22T11:48:00Z">
        <w:del w:id="9240" w:author="JIE  SUN" w:date="2018-06-22T16:32:00Z">
          <w:r w:rsidRPr="00790EB9" w:rsidDel="00520787">
            <w:rPr>
              <w:color w:val="000000" w:themeColor="text1"/>
              <w:rPrChange w:id="9241" w:author="JIE  SUN" w:date="2018-06-22T18:39:00Z">
                <w:rPr/>
              </w:rPrChange>
            </w:rPr>
            <w:fldChar w:fldCharType="end"/>
          </w:r>
          <w:bookmarkStart w:id="9242" w:name="_Toc20638"/>
          <w:bookmarkStart w:id="9243" w:name="_Toc26921"/>
          <w:bookmarkStart w:id="9244" w:name="_Toc18527"/>
          <w:bookmarkStart w:id="9245" w:name="_Toc13047"/>
          <w:bookmarkStart w:id="9246" w:name="_Toc29456"/>
          <w:bookmarkStart w:id="9247" w:name="_Toc25182"/>
          <w:bookmarkStart w:id="9248" w:name="_Toc6319"/>
          <w:bookmarkStart w:id="9249" w:name="_Toc6162"/>
          <w:bookmarkStart w:id="9250" w:name="_Toc3213"/>
          <w:bookmarkStart w:id="9251" w:name="_Toc8592"/>
          <w:bookmarkStart w:id="9252" w:name="_Toc28122"/>
          <w:bookmarkStart w:id="9253" w:name="_Toc23826"/>
          <w:bookmarkStart w:id="9254" w:name="_Toc9636"/>
          <w:bookmarkStart w:id="9255" w:name="_Toc16747"/>
          <w:bookmarkStart w:id="9256" w:name="_Toc27497"/>
          <w:bookmarkStart w:id="9257" w:name="_Toc2619"/>
          <w:bookmarkStart w:id="9258" w:name="_Toc18202"/>
          <w:bookmarkStart w:id="9259" w:name="_Toc21087"/>
          <w:bookmarkStart w:id="9260" w:name="_Toc25373"/>
          <w:bookmarkStart w:id="9261" w:name="_Toc15965"/>
          <w:bookmarkStart w:id="9262" w:name="_Toc26974"/>
          <w:r w:rsidRPr="00790EB9" w:rsidDel="00520787">
            <w:rPr>
              <w:color w:val="000000" w:themeColor="text1"/>
              <w:rPrChange w:id="9263" w:author="JIE  SUN" w:date="2018-06-22T18:39:00Z">
                <w:rPr/>
              </w:rPrChange>
            </w:rPr>
            <w:delText>:Angles w</w:delText>
          </w:r>
        </w:del>
      </w:ins>
      <w:ins w:id="9264" w:author="jie sun" w:date="2018-04-16T22:37:00Z">
        <w:del w:id="9265" w:author="JIE  SUN" w:date="2018-06-22T16:32:00Z">
          <w:r w:rsidR="009C02F2" w:rsidRPr="00790EB9" w:rsidDel="00520787">
            <w:rPr>
              <w:color w:val="000000" w:themeColor="text1"/>
              <w:rPrChange w:id="9266" w:author="JIE  SUN" w:date="2018-06-22T18:39:00Z">
                <w:rPr/>
              </w:rPrChange>
            </w:rPr>
            <w:delText>W</w:delText>
          </w:r>
        </w:del>
      </w:ins>
      <w:ins w:id="9267" w:author="像个男人一样" w:date="2018-03-22T11:48:00Z">
        <w:del w:id="9268" w:author="JIE  SUN" w:date="2018-06-22T16:32:00Z">
          <w:r w:rsidRPr="00790EB9" w:rsidDel="00520787">
            <w:rPr>
              <w:color w:val="000000" w:themeColor="text1"/>
              <w:rPrChange w:id="9269" w:author="JIE  SUN" w:date="2018-06-22T18:39:00Z">
                <w:rPr/>
              </w:rPrChange>
            </w:rPr>
            <w:delText xml:space="preserve">ith </w:delText>
          </w:r>
        </w:del>
      </w:ins>
      <w:ins w:id="9270" w:author="jie sun" w:date="2018-04-16T22:37:00Z">
        <w:del w:id="9271" w:author="JIE  SUN" w:date="2018-06-22T16:32:00Z">
          <w:r w:rsidR="009C02F2" w:rsidRPr="00790EB9" w:rsidDel="00520787">
            <w:rPr>
              <w:color w:val="000000" w:themeColor="text1"/>
              <w:rPrChange w:id="9272" w:author="JIE  SUN" w:date="2018-06-22T18:39:00Z">
                <w:rPr/>
              </w:rPrChange>
            </w:rPr>
            <w:delText>T</w:delText>
          </w:r>
        </w:del>
      </w:ins>
      <w:ins w:id="9273" w:author="像个男人一样" w:date="2018-03-22T11:48:00Z">
        <w:del w:id="9274" w:author="JIE  SUN" w:date="2018-06-22T16:32:00Z">
          <w:r w:rsidRPr="00790EB9" w:rsidDel="00520787">
            <w:rPr>
              <w:color w:val="000000" w:themeColor="text1"/>
              <w:rPrChange w:id="9275" w:author="JIE  SUN" w:date="2018-06-22T18:39:00Z">
                <w:rPr/>
              </w:rPrChange>
            </w:rPr>
            <w:delText xml:space="preserve">the </w:delText>
          </w:r>
        </w:del>
      </w:ins>
      <w:ins w:id="9276" w:author="jie sun" w:date="2018-04-16T22:37:00Z">
        <w:del w:id="9277" w:author="JIE  SUN" w:date="2018-06-22T16:32:00Z">
          <w:r w:rsidR="009C02F2" w:rsidRPr="00790EB9" w:rsidDel="00520787">
            <w:rPr>
              <w:color w:val="000000" w:themeColor="text1"/>
              <w:rPrChange w:id="9278" w:author="JIE  SUN" w:date="2018-06-22T18:39:00Z">
                <w:rPr/>
              </w:rPrChange>
            </w:rPr>
            <w:delText>G</w:delText>
          </w:r>
        </w:del>
      </w:ins>
      <w:ins w:id="9279" w:author="像个男人一样" w:date="2018-03-22T11:48:00Z">
        <w:del w:id="9280" w:author="JIE  SUN" w:date="2018-06-22T16:32:00Z">
          <w:r w:rsidRPr="00790EB9" w:rsidDel="00520787">
            <w:rPr>
              <w:color w:val="000000" w:themeColor="text1"/>
              <w:rPrChange w:id="9281" w:author="JIE  SUN" w:date="2018-06-22T18:39:00Z">
                <w:rPr/>
              </w:rPrChange>
            </w:rPr>
            <w:delText xml:space="preserve">gravity </w:delText>
          </w:r>
        </w:del>
      </w:ins>
      <w:ins w:id="9282" w:author="jie sun" w:date="2018-04-16T22:37:00Z">
        <w:del w:id="9283" w:author="JIE  SUN" w:date="2018-06-22T16:32:00Z">
          <w:r w:rsidR="009C02F2" w:rsidRPr="00790EB9" w:rsidDel="00520787">
            <w:rPr>
              <w:color w:val="000000" w:themeColor="text1"/>
              <w:rPrChange w:id="9284" w:author="JIE  SUN" w:date="2018-06-22T18:39:00Z">
                <w:rPr/>
              </w:rPrChange>
            </w:rPr>
            <w:delText>R</w:delText>
          </w:r>
        </w:del>
      </w:ins>
      <w:ins w:id="9285" w:author="像个男人一样" w:date="2018-03-22T11:48:00Z">
        <w:del w:id="9286" w:author="JIE  SUN" w:date="2018-06-22T16:32:00Z">
          <w:r w:rsidRPr="00790EB9" w:rsidDel="00520787">
            <w:rPr>
              <w:color w:val="000000" w:themeColor="text1"/>
              <w:rPrChange w:id="9287" w:author="JIE  SUN" w:date="2018-06-22T18:39:00Z">
                <w:rPr/>
              </w:rPrChange>
            </w:rPr>
            <w:delText xml:space="preserve">restrictions </w:delText>
          </w:r>
        </w:del>
      </w:ins>
      <w:ins w:id="9288" w:author="jie sun" w:date="2018-04-16T22:37:00Z">
        <w:del w:id="9289" w:author="JIE  SUN" w:date="2018-06-22T16:32:00Z">
          <w:r w:rsidR="009C02F2" w:rsidRPr="00790EB9" w:rsidDel="00520787">
            <w:rPr>
              <w:color w:val="000000" w:themeColor="text1"/>
              <w:rPrChange w:id="9290" w:author="JIE  SUN" w:date="2018-06-22T18:39:00Z">
                <w:rPr/>
              </w:rPrChange>
            </w:rPr>
            <w:delText>I</w:delText>
          </w:r>
        </w:del>
      </w:ins>
      <w:ins w:id="9291" w:author="像个男人一样" w:date="2018-03-22T11:48:00Z">
        <w:del w:id="9292" w:author="JIE  SUN" w:date="2018-06-22T16:32:00Z">
          <w:r w:rsidRPr="00790EB9" w:rsidDel="00520787">
            <w:rPr>
              <w:color w:val="000000" w:themeColor="text1"/>
              <w:rPrChange w:id="9293" w:author="JIE  SUN" w:date="2018-06-22T18:39:00Z">
                <w:rPr/>
              </w:rPrChange>
            </w:rPr>
            <w:delText xml:space="preserve">in </w:delText>
          </w:r>
        </w:del>
      </w:ins>
      <w:ins w:id="9294" w:author="jie sun" w:date="2018-04-16T22:37:00Z">
        <w:del w:id="9295" w:author="JIE  SUN" w:date="2018-06-22T16:32:00Z">
          <w:r w:rsidR="009C02F2" w:rsidRPr="00790EB9" w:rsidDel="00520787">
            <w:rPr>
              <w:color w:val="000000" w:themeColor="text1"/>
              <w:rPrChange w:id="9296" w:author="JIE  SUN" w:date="2018-06-22T18:39:00Z">
                <w:rPr/>
              </w:rPrChange>
            </w:rPr>
            <w:delText>A</w:delText>
          </w:r>
        </w:del>
      </w:ins>
      <w:ins w:id="9297" w:author="像个男人一样" w:date="2018-03-22T11:48:00Z">
        <w:del w:id="9298" w:author="JIE  SUN" w:date="2018-06-22T16:32:00Z">
          <w:r w:rsidRPr="00790EB9" w:rsidDel="00520787">
            <w:rPr>
              <w:color w:val="000000" w:themeColor="text1"/>
              <w:rPrChange w:id="9299" w:author="JIE  SUN" w:date="2018-06-22T18:39:00Z">
                <w:rPr/>
              </w:rPrChange>
            </w:rPr>
            <w:delText>action 3</w:delText>
          </w:r>
        </w:del>
      </w:ins>
      <w:bookmarkEnd w:id="9223"/>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p>
    <w:tbl>
      <w:tblPr>
        <w:tblStyle w:val="TableGrid"/>
        <w:tblW w:w="0" w:type="auto"/>
        <w:jc w:val="center"/>
        <w:tblLook w:val="04A0" w:firstRow="1" w:lastRow="0" w:firstColumn="1" w:lastColumn="0" w:noHBand="0" w:noVBand="1"/>
      </w:tblPr>
      <w:tblGrid>
        <w:gridCol w:w="2405"/>
        <w:gridCol w:w="3969"/>
        <w:gridCol w:w="1418"/>
        <w:tblGridChange w:id="9300">
          <w:tblGrid>
            <w:gridCol w:w="2405"/>
            <w:gridCol w:w="3969"/>
            <w:gridCol w:w="1418"/>
          </w:tblGrid>
        </w:tblGridChange>
      </w:tblGrid>
      <w:tr w:rsidR="00BF6CCB" w:rsidRPr="00790EB9" w:rsidDel="00520787" w14:paraId="15C0C8A7" w14:textId="77777777" w:rsidTr="009306FF">
        <w:trPr>
          <w:jc w:val="center"/>
          <w:ins w:id="9301" w:author="jie sun" w:date="2018-04-18T21:18:00Z"/>
          <w:del w:id="9302" w:author="JIE  SUN" w:date="2018-06-22T16:32:00Z"/>
        </w:trPr>
        <w:tc>
          <w:tcPr>
            <w:tcW w:w="2405" w:type="dxa"/>
          </w:tcPr>
          <w:p w14:paraId="32A3AC52" w14:textId="77777777" w:rsidR="00BF6CCB" w:rsidRPr="00790EB9" w:rsidDel="00520787" w:rsidRDefault="00BF6CCB" w:rsidP="009306FF">
            <w:pPr>
              <w:rPr>
                <w:ins w:id="9303" w:author="jie sun" w:date="2018-04-18T21:18:00Z"/>
                <w:del w:id="9304" w:author="JIE  SUN" w:date="2018-06-22T16:32:00Z"/>
                <w:color w:val="000000" w:themeColor="text1"/>
                <w:rPrChange w:id="9305" w:author="JIE  SUN" w:date="2018-06-22T18:39:00Z">
                  <w:rPr>
                    <w:ins w:id="9306" w:author="jie sun" w:date="2018-04-18T21:18:00Z"/>
                    <w:del w:id="9307" w:author="JIE  SUN" w:date="2018-06-22T16:32:00Z"/>
                  </w:rPr>
                </w:rPrChange>
              </w:rPr>
            </w:pPr>
            <w:ins w:id="9308" w:author="jie sun" w:date="2018-04-18T21:18:00Z">
              <w:del w:id="9309" w:author="JIE  SUN" w:date="2018-06-22T16:32:00Z">
                <w:r w:rsidRPr="00790EB9" w:rsidDel="00520787">
                  <w:rPr>
                    <w:color w:val="000000" w:themeColor="text1"/>
                    <w:rPrChange w:id="9310"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311" w:author="jie sun" w:date="2018-04-18T21:18:00Z"/>
                <w:del w:id="9312" w:author="JIE  SUN" w:date="2018-06-22T16:32:00Z"/>
                <w:color w:val="000000" w:themeColor="text1"/>
                <w:rPrChange w:id="9313" w:author="JIE  SUN" w:date="2018-06-22T18:39:00Z">
                  <w:rPr>
                    <w:ins w:id="9314" w:author="jie sun" w:date="2018-04-18T21:18:00Z"/>
                    <w:del w:id="9315" w:author="JIE  SUN" w:date="2018-06-22T16:32:00Z"/>
                  </w:rPr>
                </w:rPrChange>
              </w:rPr>
            </w:pPr>
            <w:ins w:id="9316" w:author="jie sun" w:date="2018-04-18T21:18:00Z">
              <w:del w:id="9317" w:author="JIE  SUN" w:date="2018-06-22T16:32:00Z">
                <w:r w:rsidRPr="00790EB9" w:rsidDel="00520787">
                  <w:rPr>
                    <w:color w:val="000000" w:themeColor="text1"/>
                    <w:rPrChange w:id="9318"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319" w:author="jie sun" w:date="2018-04-18T21:18:00Z"/>
                <w:del w:id="9320" w:author="JIE  SUN" w:date="2018-06-22T16:32:00Z"/>
                <w:color w:val="000000" w:themeColor="text1"/>
                <w:rPrChange w:id="9321" w:author="JIE  SUN" w:date="2018-06-22T18:39:00Z">
                  <w:rPr>
                    <w:ins w:id="9322" w:author="jie sun" w:date="2018-04-18T21:18:00Z"/>
                    <w:del w:id="9323" w:author="JIE  SUN" w:date="2018-06-22T16:32:00Z"/>
                  </w:rPr>
                </w:rPrChange>
              </w:rPr>
            </w:pPr>
            <w:ins w:id="9324" w:author="jie sun" w:date="2018-04-18T21:18:00Z">
              <w:del w:id="9325" w:author="JIE  SUN" w:date="2018-06-22T16:32:00Z">
                <w:r w:rsidRPr="00790EB9" w:rsidDel="00520787">
                  <w:rPr>
                    <w:color w:val="000000" w:themeColor="text1"/>
                    <w:rPrChange w:id="9326" w:author="JIE  SUN" w:date="2018-06-22T18:39:00Z">
                      <w:rPr/>
                    </w:rPrChange>
                  </w:rPr>
                  <w:delText>Range</w:delText>
                </w:r>
              </w:del>
            </w:ins>
          </w:p>
        </w:tc>
      </w:tr>
      <w:tr w:rsidR="00BF6CCB" w:rsidRPr="00790EB9" w:rsidDel="00520787" w14:paraId="26593E74" w14:textId="77777777" w:rsidTr="009306FF">
        <w:trPr>
          <w:jc w:val="center"/>
          <w:ins w:id="9327" w:author="jie sun" w:date="2018-04-18T21:18:00Z"/>
          <w:del w:id="9328" w:author="JIE  SUN" w:date="2018-06-22T16:32:00Z"/>
        </w:trPr>
        <w:tc>
          <w:tcPr>
            <w:tcW w:w="2405" w:type="dxa"/>
          </w:tcPr>
          <w:p w14:paraId="1FDE72B5" w14:textId="77777777" w:rsidR="00BF6CCB" w:rsidRPr="00790EB9" w:rsidDel="00520787" w:rsidRDefault="00BF6CCB" w:rsidP="009306FF">
            <w:pPr>
              <w:rPr>
                <w:ins w:id="9329" w:author="jie sun" w:date="2018-04-18T21:18:00Z"/>
                <w:del w:id="9330" w:author="JIE  SUN" w:date="2018-06-22T16:32:00Z"/>
                <w:color w:val="000000" w:themeColor="text1"/>
                <w:rPrChange w:id="9331" w:author="JIE  SUN" w:date="2018-06-22T18:39:00Z">
                  <w:rPr>
                    <w:ins w:id="9332" w:author="jie sun" w:date="2018-04-18T21:18:00Z"/>
                    <w:del w:id="9333" w:author="JIE  SUN" w:date="2018-06-22T16:32:00Z"/>
                  </w:rPr>
                </w:rPrChange>
              </w:rPr>
            </w:pPr>
            <w:ins w:id="9334" w:author="jie sun" w:date="2018-04-18T21:18:00Z">
              <w:del w:id="9335" w:author="JIE  SUN" w:date="2018-06-22T16:32:00Z">
                <w:r w:rsidRPr="00790EB9" w:rsidDel="00520787">
                  <w:rPr>
                    <w:color w:val="000000" w:themeColor="text1"/>
                    <w:rPrChange w:id="9336"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337" w:author="jie sun" w:date="2018-04-18T21:18:00Z"/>
                <w:del w:id="9338" w:author="JIE  SUN" w:date="2018-06-22T16:32:00Z"/>
                <w:color w:val="000000" w:themeColor="text1"/>
                <w:rPrChange w:id="9339" w:author="JIE  SUN" w:date="2018-06-22T18:39:00Z">
                  <w:rPr>
                    <w:ins w:id="9340" w:author="jie sun" w:date="2018-04-18T21:18:00Z"/>
                    <w:del w:id="9341" w:author="JIE  SUN" w:date="2018-06-22T16:32:00Z"/>
                  </w:rPr>
                </w:rPrChange>
              </w:rPr>
            </w:pPr>
            <w:ins w:id="9342" w:author="jie sun" w:date="2018-04-18T21:18:00Z">
              <w:del w:id="9343" w:author="JIE  SUN" w:date="2018-06-22T16:32:00Z">
                <w:r w:rsidRPr="00790EB9" w:rsidDel="00520787">
                  <w:rPr>
                    <w:color w:val="000000" w:themeColor="text1"/>
                    <w:rPrChange w:id="9344" w:author="JIE  SUN" w:date="2018-06-22T18:39:00Z">
                      <w:rPr/>
                    </w:rPrChange>
                  </w:rPr>
                  <w:delText>When X-axis increases, Y-axis angle</w:delText>
                </w:r>
              </w:del>
            </w:ins>
            <w:ins w:id="9345" w:author="jie sun" w:date="2018-04-18T21:20:00Z">
              <w:del w:id="9346" w:author="JIE  SUN" w:date="2018-06-22T16:32:00Z">
                <w:r w:rsidR="001B3E71" w:rsidRPr="00790EB9" w:rsidDel="00520787">
                  <w:rPr>
                    <w:color w:val="000000" w:themeColor="text1"/>
                    <w:rPrChange w:id="9347" w:author="JIE  SUN" w:date="2018-06-22T18:39:00Z">
                      <w:rPr/>
                    </w:rPrChange>
                  </w:rPr>
                  <w:delText xml:space="preserve"> also</w:delText>
                </w:r>
              </w:del>
            </w:ins>
            <w:ins w:id="9348" w:author="jie sun" w:date="2018-04-18T21:18:00Z">
              <w:del w:id="9349" w:author="JIE  SUN" w:date="2018-06-22T16:32:00Z">
                <w:r w:rsidRPr="00790EB9" w:rsidDel="00520787">
                  <w:rPr>
                    <w:color w:val="000000" w:themeColor="text1"/>
                    <w:rPrChange w:id="9350" w:author="JIE  SUN" w:date="2018-06-22T18:39:00Z">
                      <w:rPr/>
                    </w:rPrChange>
                  </w:rPr>
                  <w:delText xml:space="preserve"> </w:delText>
                </w:r>
              </w:del>
            </w:ins>
            <w:ins w:id="9351" w:author="jie sun" w:date="2018-04-18T21:20:00Z">
              <w:del w:id="9352" w:author="JIE  SUN" w:date="2018-06-22T16:32:00Z">
                <w:r w:rsidR="001B3E71" w:rsidRPr="00790EB9" w:rsidDel="00520787">
                  <w:rPr>
                    <w:color w:val="000000" w:themeColor="text1"/>
                    <w:rPrChange w:id="9353" w:author="JIE  SUN" w:date="2018-06-22T18:39:00Z">
                      <w:rPr/>
                    </w:rPrChange>
                  </w:rPr>
                  <w:delText>in</w:delText>
                </w:r>
              </w:del>
            </w:ins>
            <w:ins w:id="9354" w:author="jie sun" w:date="2018-04-18T21:18:00Z">
              <w:del w:id="9355" w:author="JIE  SUN" w:date="2018-06-22T16:32:00Z">
                <w:r w:rsidRPr="00790EB9" w:rsidDel="00520787">
                  <w:rPr>
                    <w:color w:val="000000" w:themeColor="text1"/>
                    <w:rPrChange w:id="9356" w:author="JIE  SUN" w:date="2018-06-22T18:39:00Z">
                      <w:rPr/>
                    </w:rPrChange>
                  </w:rPr>
                  <w:delText>crease</w:delText>
                </w:r>
              </w:del>
            </w:ins>
            <w:ins w:id="9357" w:author="jie sun" w:date="2018-04-18T21:21:00Z">
              <w:del w:id="9358" w:author="JIE  SUN" w:date="2018-06-22T16:32:00Z">
                <w:r w:rsidR="00B90811" w:rsidRPr="00790EB9" w:rsidDel="00520787">
                  <w:rPr>
                    <w:color w:val="000000" w:themeColor="text1"/>
                    <w:rPrChange w:id="9359" w:author="JIE  SUN" w:date="2018-06-22T18:39:00Z">
                      <w:rPr/>
                    </w:rPrChange>
                  </w:rPr>
                  <w:delText>.</w:delText>
                </w:r>
              </w:del>
            </w:ins>
            <w:ins w:id="9360" w:author="jie sun" w:date="2018-04-18T21:20:00Z">
              <w:del w:id="9361" w:author="JIE  SUN" w:date="2018-06-22T16:32:00Z">
                <w:r w:rsidR="001B3E71" w:rsidRPr="00790EB9" w:rsidDel="00520787">
                  <w:rPr>
                    <w:color w:val="000000" w:themeColor="text1"/>
                    <w:rPrChange w:id="9362" w:author="JIE  SUN" w:date="2018-06-22T18:39:00Z">
                      <w:rPr/>
                    </w:rPrChange>
                  </w:rPr>
                  <w:delText xml:space="preserve"> Z-axis almost increase too.</w:delText>
                </w:r>
              </w:del>
            </w:ins>
            <w:ins w:id="9363" w:author="jie sun" w:date="2018-04-18T21:22:00Z">
              <w:del w:id="9364" w:author="JIE  SUN" w:date="2018-06-22T16:32:00Z">
                <w:r w:rsidR="00B90811" w:rsidRPr="00790EB9" w:rsidDel="00520787">
                  <w:rPr>
                    <w:color w:val="000000" w:themeColor="text1"/>
                    <w:rPrChange w:id="9365"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366" w:author="jie sun" w:date="2018-04-18T21:18:00Z"/>
                <w:del w:id="9367" w:author="JIE  SUN" w:date="2018-06-22T16:32:00Z"/>
                <w:color w:val="000000" w:themeColor="text1"/>
                <w:rPrChange w:id="9368" w:author="JIE  SUN" w:date="2018-06-22T18:39:00Z">
                  <w:rPr>
                    <w:ins w:id="9369" w:author="jie sun" w:date="2018-04-18T21:18:00Z"/>
                    <w:del w:id="9370" w:author="JIE  SUN" w:date="2018-06-22T16:32:00Z"/>
                  </w:rPr>
                </w:rPrChange>
              </w:rPr>
            </w:pPr>
            <w:ins w:id="9371" w:author="jie sun" w:date="2018-04-18T21:18:00Z">
              <w:del w:id="9372" w:author="JIE  SUN" w:date="2018-06-22T16:32:00Z">
                <w:r w:rsidRPr="00790EB9" w:rsidDel="00520787">
                  <w:rPr>
                    <w:color w:val="000000" w:themeColor="text1"/>
                    <w:rPrChange w:id="9373" w:author="JIE  SUN" w:date="2018-06-22T18:39:00Z">
                      <w:rPr/>
                    </w:rPrChange>
                  </w:rPr>
                  <w:delText>-80</w:delText>
                </w:r>
                <w:r w:rsidRPr="00790EB9" w:rsidDel="00520787">
                  <w:rPr>
                    <w:rFonts w:hint="eastAsia"/>
                    <w:color w:val="000000" w:themeColor="text1"/>
                    <w:rPrChange w:id="9374" w:author="JIE  SUN" w:date="2018-06-22T18:39:00Z">
                      <w:rPr>
                        <w:rFonts w:hint="eastAsia"/>
                      </w:rPr>
                    </w:rPrChange>
                  </w:rPr>
                  <w:delText>°</w:delText>
                </w:r>
                <w:r w:rsidRPr="00790EB9" w:rsidDel="00520787">
                  <w:rPr>
                    <w:color w:val="000000" w:themeColor="text1"/>
                    <w:rPrChange w:id="9375" w:author="JIE  SUN" w:date="2018-06-22T18:39:00Z">
                      <w:rPr/>
                    </w:rPrChange>
                  </w:rPr>
                  <w:delText>--40</w:delText>
                </w:r>
                <w:r w:rsidRPr="00790EB9" w:rsidDel="00520787">
                  <w:rPr>
                    <w:rFonts w:hint="eastAsia"/>
                    <w:color w:val="000000" w:themeColor="text1"/>
                    <w:rPrChange w:id="9376" w:author="JIE  SUN" w:date="2018-06-22T18:39:00Z">
                      <w:rPr>
                        <w:rFonts w:hint="eastAsia"/>
                      </w:rPr>
                    </w:rPrChange>
                  </w:rPr>
                  <w:delText>°</w:delText>
                </w:r>
              </w:del>
            </w:ins>
          </w:p>
          <w:p w14:paraId="2B924B23" w14:textId="77777777" w:rsidR="00BF6CCB" w:rsidRPr="00790EB9" w:rsidDel="00520787" w:rsidRDefault="00BF6CCB" w:rsidP="009306FF">
            <w:pPr>
              <w:rPr>
                <w:ins w:id="9377" w:author="jie sun" w:date="2018-04-18T21:18:00Z"/>
                <w:del w:id="9378" w:author="JIE  SUN" w:date="2018-06-22T16:32:00Z"/>
                <w:color w:val="000000" w:themeColor="text1"/>
                <w:rPrChange w:id="9379" w:author="JIE  SUN" w:date="2018-06-22T18:39:00Z">
                  <w:rPr>
                    <w:ins w:id="9380" w:author="jie sun" w:date="2018-04-18T21:18:00Z"/>
                    <w:del w:id="9381" w:author="JIE  SUN" w:date="2018-06-22T16:32:00Z"/>
                  </w:rPr>
                </w:rPrChange>
              </w:rPr>
            </w:pPr>
            <w:ins w:id="9382" w:author="jie sun" w:date="2018-04-18T21:18:00Z">
              <w:del w:id="9383" w:author="JIE  SUN" w:date="2018-06-22T16:32:00Z">
                <w:r w:rsidRPr="00790EB9" w:rsidDel="00520787">
                  <w:rPr>
                    <w:color w:val="000000" w:themeColor="text1"/>
                    <w:rPrChange w:id="9384" w:author="JIE  SUN" w:date="2018-06-22T18:39:00Z">
                      <w:rPr/>
                    </w:rPrChange>
                  </w:rPr>
                  <w:delText>40</w:delText>
                </w:r>
                <w:r w:rsidRPr="00790EB9" w:rsidDel="00520787">
                  <w:rPr>
                    <w:rFonts w:hint="eastAsia"/>
                    <w:color w:val="000000" w:themeColor="text1"/>
                    <w:rPrChange w:id="9385" w:author="JIE  SUN" w:date="2018-06-22T18:39:00Z">
                      <w:rPr>
                        <w:rFonts w:hint="eastAsia"/>
                      </w:rPr>
                    </w:rPrChange>
                  </w:rPr>
                  <w:delText>°</w:delText>
                </w:r>
                <w:r w:rsidRPr="00790EB9" w:rsidDel="00520787">
                  <w:rPr>
                    <w:color w:val="000000" w:themeColor="text1"/>
                    <w:rPrChange w:id="9386" w:author="JIE  SUN" w:date="2018-06-22T18:39:00Z">
                      <w:rPr/>
                    </w:rPrChange>
                  </w:rPr>
                  <w:delText>-80</w:delText>
                </w:r>
                <w:r w:rsidRPr="00790EB9" w:rsidDel="00520787">
                  <w:rPr>
                    <w:rFonts w:hint="eastAsia"/>
                    <w:color w:val="000000" w:themeColor="text1"/>
                    <w:rPrChange w:id="9387"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388" w:author="jie sun" w:date="2018-04-18T21:19:00Z">
            <w:tblPrEx>
              <w:tblW w:w="0" w:type="auto"/>
              <w:jc w:val="center"/>
            </w:tblPrEx>
          </w:tblPrExChange>
        </w:tblPrEx>
        <w:trPr>
          <w:trHeight w:val="1091"/>
          <w:jc w:val="center"/>
          <w:ins w:id="9389" w:author="jie sun" w:date="2018-04-18T21:18:00Z"/>
          <w:del w:id="9390" w:author="JIE  SUN" w:date="2018-06-22T16:32:00Z"/>
          <w:trPrChange w:id="9391" w:author="jie sun" w:date="2018-04-18T21:19:00Z">
            <w:trPr>
              <w:jc w:val="center"/>
            </w:trPr>
          </w:trPrChange>
        </w:trPr>
        <w:tc>
          <w:tcPr>
            <w:tcW w:w="2405" w:type="dxa"/>
            <w:tcPrChange w:id="9392" w:author="jie sun" w:date="2018-04-18T21:19:00Z">
              <w:tcPr>
                <w:tcW w:w="2405" w:type="dxa"/>
              </w:tcPr>
            </w:tcPrChange>
          </w:tcPr>
          <w:p w14:paraId="48BDBF95" w14:textId="77777777" w:rsidR="0099567A" w:rsidRPr="00790EB9" w:rsidDel="00520787" w:rsidRDefault="0099567A" w:rsidP="0099567A">
            <w:pPr>
              <w:rPr>
                <w:ins w:id="9393" w:author="jie sun" w:date="2018-04-18T21:19:00Z"/>
                <w:del w:id="9394" w:author="JIE  SUN" w:date="2018-06-22T16:32:00Z"/>
                <w:color w:val="000000" w:themeColor="text1"/>
                <w:rPrChange w:id="9395" w:author="JIE  SUN" w:date="2018-06-22T18:39:00Z">
                  <w:rPr>
                    <w:ins w:id="9396" w:author="jie sun" w:date="2018-04-18T21:19:00Z"/>
                    <w:del w:id="9397" w:author="JIE  SUN" w:date="2018-06-22T16:32:00Z"/>
                  </w:rPr>
                </w:rPrChange>
              </w:rPr>
            </w:pPr>
            <w:ins w:id="9398" w:author="jie sun" w:date="2018-04-18T21:18:00Z">
              <w:del w:id="9399" w:author="JIE  SUN" w:date="2018-06-22T16:32:00Z">
                <w:r w:rsidRPr="00790EB9" w:rsidDel="00520787">
                  <w:rPr>
                    <w:color w:val="000000" w:themeColor="text1"/>
                    <w:rPrChange w:id="9400" w:author="JIE  SUN" w:date="2018-06-22T18:39:00Z">
                      <w:rPr/>
                    </w:rPrChange>
                  </w:rPr>
                  <w:delText>Angle – Y-axis</w:delText>
                </w:r>
              </w:del>
            </w:ins>
          </w:p>
          <w:p w14:paraId="326B8FFF" w14:textId="77777777" w:rsidR="0099567A" w:rsidRPr="00790EB9" w:rsidDel="00520787" w:rsidRDefault="0099567A" w:rsidP="0099567A">
            <w:pPr>
              <w:rPr>
                <w:ins w:id="9401" w:author="jie sun" w:date="2018-04-18T21:18:00Z"/>
                <w:del w:id="9402" w:author="JIE  SUN" w:date="2018-06-22T16:32:00Z"/>
                <w:color w:val="000000" w:themeColor="text1"/>
                <w:rPrChange w:id="9403" w:author="JIE  SUN" w:date="2018-06-22T18:39:00Z">
                  <w:rPr>
                    <w:ins w:id="9404" w:author="jie sun" w:date="2018-04-18T21:18:00Z"/>
                    <w:del w:id="9405" w:author="JIE  SUN" w:date="2018-06-22T16:32:00Z"/>
                  </w:rPr>
                </w:rPrChange>
              </w:rPr>
            </w:pPr>
            <w:ins w:id="9406" w:author="jie sun" w:date="2018-04-18T21:19:00Z">
              <w:del w:id="9407" w:author="JIE  SUN" w:date="2018-06-22T16:32:00Z">
                <w:r w:rsidRPr="00790EB9" w:rsidDel="00520787">
                  <w:rPr>
                    <w:color w:val="000000" w:themeColor="text1"/>
                    <w:rPrChange w:id="9408" w:author="JIE  SUN" w:date="2018-06-22T18:39:00Z">
                      <w:rPr/>
                    </w:rPrChange>
                  </w:rPr>
                  <w:delText>(Centre axis)</w:delText>
                </w:r>
              </w:del>
            </w:ins>
          </w:p>
        </w:tc>
        <w:tc>
          <w:tcPr>
            <w:tcW w:w="3969" w:type="dxa"/>
            <w:tcPrChange w:id="9409" w:author="jie sun" w:date="2018-04-18T21:19:00Z">
              <w:tcPr>
                <w:tcW w:w="3969" w:type="dxa"/>
              </w:tcPr>
            </w:tcPrChange>
          </w:tcPr>
          <w:p w14:paraId="637FED72" w14:textId="77777777" w:rsidR="0099567A" w:rsidRPr="00790EB9" w:rsidDel="00520787" w:rsidRDefault="0099567A" w:rsidP="0099567A">
            <w:pPr>
              <w:rPr>
                <w:ins w:id="9410" w:author="jie sun" w:date="2018-04-18T21:18:00Z"/>
                <w:del w:id="9411" w:author="JIE  SUN" w:date="2018-06-22T16:32:00Z"/>
                <w:color w:val="000000" w:themeColor="text1"/>
                <w:rPrChange w:id="9412" w:author="JIE  SUN" w:date="2018-06-22T18:39:00Z">
                  <w:rPr>
                    <w:ins w:id="9413" w:author="jie sun" w:date="2018-04-18T21:18:00Z"/>
                    <w:del w:id="9414" w:author="JIE  SUN" w:date="2018-06-22T16:32:00Z"/>
                  </w:rPr>
                </w:rPrChange>
              </w:rPr>
            </w:pPr>
            <w:ins w:id="9415" w:author="jie sun" w:date="2018-04-18T21:20:00Z">
              <w:del w:id="9416" w:author="JIE  SUN" w:date="2018-06-22T16:32:00Z">
                <w:r w:rsidRPr="00790EB9" w:rsidDel="00520787">
                  <w:rPr>
                    <w:color w:val="000000" w:themeColor="text1"/>
                    <w:rPrChange w:id="9417" w:author="JIE  SUN" w:date="2018-06-22T18:39:00Z">
                      <w:rPr/>
                    </w:rPrChange>
                  </w:rPr>
                  <w:delText>When X-axis increases, Y-axis angle also increase</w:delText>
                </w:r>
              </w:del>
            </w:ins>
            <w:ins w:id="9418" w:author="jie sun" w:date="2018-04-18T21:22:00Z">
              <w:del w:id="9419" w:author="JIE  SUN" w:date="2018-06-22T16:32:00Z">
                <w:r w:rsidR="00B90811" w:rsidRPr="00790EB9" w:rsidDel="00520787">
                  <w:rPr>
                    <w:color w:val="000000" w:themeColor="text1"/>
                    <w:rPrChange w:id="9420" w:author="JIE  SUN" w:date="2018-06-22T18:39:00Z">
                      <w:rPr/>
                    </w:rPrChange>
                  </w:rPr>
                  <w:delText>.</w:delText>
                </w:r>
              </w:del>
            </w:ins>
            <w:ins w:id="9421" w:author="jie sun" w:date="2018-04-18T21:20:00Z">
              <w:del w:id="9422" w:author="JIE  SUN" w:date="2018-06-22T16:32:00Z">
                <w:r w:rsidRPr="00790EB9" w:rsidDel="00520787">
                  <w:rPr>
                    <w:color w:val="000000" w:themeColor="text1"/>
                    <w:rPrChange w:id="9423" w:author="JIE  SUN" w:date="2018-06-22T18:39:00Z">
                      <w:rPr/>
                    </w:rPrChange>
                  </w:rPr>
                  <w:delText xml:space="preserve"> Z-axis almost increase too.</w:delText>
                </w:r>
              </w:del>
            </w:ins>
          </w:p>
        </w:tc>
        <w:tc>
          <w:tcPr>
            <w:tcW w:w="1418" w:type="dxa"/>
            <w:tcPrChange w:id="9424" w:author="jie sun" w:date="2018-04-18T21:19:00Z">
              <w:tcPr>
                <w:tcW w:w="1418" w:type="dxa"/>
              </w:tcPr>
            </w:tcPrChange>
          </w:tcPr>
          <w:p w14:paraId="3DC51704" w14:textId="77777777" w:rsidR="0099567A" w:rsidRPr="00790EB9" w:rsidDel="00520787" w:rsidRDefault="0099567A" w:rsidP="0099567A">
            <w:pPr>
              <w:rPr>
                <w:ins w:id="9425" w:author="jie sun" w:date="2018-04-18T21:18:00Z"/>
                <w:del w:id="9426" w:author="JIE  SUN" w:date="2018-06-22T16:32:00Z"/>
                <w:color w:val="000000" w:themeColor="text1"/>
                <w:rPrChange w:id="9427" w:author="JIE  SUN" w:date="2018-06-22T18:39:00Z">
                  <w:rPr>
                    <w:ins w:id="9428" w:author="jie sun" w:date="2018-04-18T21:18:00Z"/>
                    <w:del w:id="9429" w:author="JIE  SUN" w:date="2018-06-22T16:32:00Z"/>
                  </w:rPr>
                </w:rPrChange>
              </w:rPr>
            </w:pPr>
            <w:ins w:id="9430" w:author="jie sun" w:date="2018-04-18T21:18:00Z">
              <w:del w:id="9431" w:author="JIE  SUN" w:date="2018-06-22T16:32:00Z">
                <w:r w:rsidRPr="00790EB9" w:rsidDel="00520787">
                  <w:rPr>
                    <w:color w:val="000000" w:themeColor="text1"/>
                    <w:rPrChange w:id="9432" w:author="JIE  SUN" w:date="2018-06-22T18:39:00Z">
                      <w:rPr/>
                    </w:rPrChange>
                  </w:rPr>
                  <w:delText>-</w:delText>
                </w:r>
              </w:del>
            </w:ins>
            <w:ins w:id="9433" w:author="jie sun" w:date="2018-04-18T21:21:00Z">
              <w:del w:id="9434" w:author="JIE  SUN" w:date="2018-06-22T16:32:00Z">
                <w:r w:rsidRPr="00790EB9" w:rsidDel="00520787">
                  <w:rPr>
                    <w:color w:val="000000" w:themeColor="text1"/>
                    <w:rPrChange w:id="9435" w:author="JIE  SUN" w:date="2018-06-22T18:39:00Z">
                      <w:rPr/>
                    </w:rPrChange>
                  </w:rPr>
                  <w:delText>5</w:delText>
                </w:r>
              </w:del>
            </w:ins>
            <w:ins w:id="9436" w:author="jie sun" w:date="2018-04-18T21:18:00Z">
              <w:del w:id="9437" w:author="JIE  SUN" w:date="2018-06-22T16:32:00Z">
                <w:r w:rsidRPr="00790EB9" w:rsidDel="00520787">
                  <w:rPr>
                    <w:color w:val="000000" w:themeColor="text1"/>
                    <w:rPrChange w:id="9438" w:author="JIE  SUN" w:date="2018-06-22T18:39:00Z">
                      <w:rPr/>
                    </w:rPrChange>
                  </w:rPr>
                  <w:delText>0</w:delText>
                </w:r>
                <w:r w:rsidRPr="00790EB9" w:rsidDel="00520787">
                  <w:rPr>
                    <w:rFonts w:hint="eastAsia"/>
                    <w:color w:val="000000" w:themeColor="text1"/>
                    <w:rPrChange w:id="9439" w:author="JIE  SUN" w:date="2018-06-22T18:39:00Z">
                      <w:rPr>
                        <w:rFonts w:hint="eastAsia"/>
                      </w:rPr>
                    </w:rPrChange>
                  </w:rPr>
                  <w:delText>°</w:delText>
                </w:r>
                <w:r w:rsidRPr="00790EB9" w:rsidDel="00520787">
                  <w:rPr>
                    <w:color w:val="000000" w:themeColor="text1"/>
                    <w:rPrChange w:id="9440" w:author="JIE  SUN" w:date="2018-06-22T18:39:00Z">
                      <w:rPr/>
                    </w:rPrChange>
                  </w:rPr>
                  <w:delText>to</w:delText>
                </w:r>
              </w:del>
            </w:ins>
            <w:ins w:id="9441" w:author="jie sun" w:date="2018-04-18T21:21:00Z">
              <w:del w:id="9442" w:author="JIE  SUN" w:date="2018-06-22T16:32:00Z">
                <w:r w:rsidRPr="00790EB9" w:rsidDel="00520787">
                  <w:rPr>
                    <w:color w:val="000000" w:themeColor="text1"/>
                    <w:rPrChange w:id="9443" w:author="JIE  SUN" w:date="2018-06-22T18:39:00Z">
                      <w:rPr/>
                    </w:rPrChange>
                  </w:rPr>
                  <w:delText>5</w:delText>
                </w:r>
              </w:del>
            </w:ins>
            <w:ins w:id="9444" w:author="jie sun" w:date="2018-04-18T21:18:00Z">
              <w:del w:id="9445" w:author="JIE  SUN" w:date="2018-06-22T16:32:00Z">
                <w:r w:rsidRPr="00790EB9" w:rsidDel="00520787">
                  <w:rPr>
                    <w:color w:val="000000" w:themeColor="text1"/>
                    <w:rPrChange w:id="9446" w:author="JIE  SUN" w:date="2018-06-22T18:39:00Z">
                      <w:rPr/>
                    </w:rPrChange>
                  </w:rPr>
                  <w:delText>0</w:delText>
                </w:r>
                <w:r w:rsidRPr="00790EB9" w:rsidDel="00520787">
                  <w:rPr>
                    <w:rFonts w:hint="eastAsia"/>
                    <w:color w:val="000000" w:themeColor="text1"/>
                    <w:rPrChange w:id="9447" w:author="JIE  SUN" w:date="2018-06-22T18:39:00Z">
                      <w:rPr>
                        <w:rFonts w:hint="eastAsia"/>
                      </w:rPr>
                    </w:rPrChange>
                  </w:rPr>
                  <w:delText>°</w:delText>
                </w:r>
              </w:del>
            </w:ins>
          </w:p>
        </w:tc>
      </w:tr>
      <w:tr w:rsidR="0099567A" w:rsidRPr="00790EB9" w:rsidDel="00520787" w14:paraId="17828506" w14:textId="77777777" w:rsidTr="009306FF">
        <w:tblPrEx>
          <w:jc w:val="left"/>
        </w:tblPrEx>
        <w:trPr>
          <w:ins w:id="9448" w:author="jie sun" w:date="2018-04-18T21:18:00Z"/>
          <w:del w:id="9449" w:author="JIE  SUN" w:date="2018-06-22T16:32:00Z"/>
        </w:trPr>
        <w:tc>
          <w:tcPr>
            <w:tcW w:w="2405" w:type="dxa"/>
          </w:tcPr>
          <w:p w14:paraId="164E815F" w14:textId="77777777" w:rsidR="0099567A" w:rsidRPr="00790EB9" w:rsidDel="00520787" w:rsidRDefault="0099567A" w:rsidP="0099567A">
            <w:pPr>
              <w:rPr>
                <w:ins w:id="9450" w:author="jie sun" w:date="2018-04-18T21:18:00Z"/>
                <w:del w:id="9451" w:author="JIE  SUN" w:date="2018-06-22T16:32:00Z"/>
                <w:color w:val="000000" w:themeColor="text1"/>
                <w:rPrChange w:id="9452" w:author="JIE  SUN" w:date="2018-06-22T18:39:00Z">
                  <w:rPr>
                    <w:ins w:id="9453" w:author="jie sun" w:date="2018-04-18T21:18:00Z"/>
                    <w:del w:id="9454" w:author="JIE  SUN" w:date="2018-06-22T16:32:00Z"/>
                  </w:rPr>
                </w:rPrChange>
              </w:rPr>
            </w:pPr>
            <w:ins w:id="9455" w:author="jie sun" w:date="2018-04-18T21:18:00Z">
              <w:del w:id="9456" w:author="JIE  SUN" w:date="2018-06-22T16:32:00Z">
                <w:r w:rsidRPr="00790EB9" w:rsidDel="00520787">
                  <w:rPr>
                    <w:color w:val="000000" w:themeColor="text1"/>
                    <w:rPrChange w:id="9457"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458" w:author="jie sun" w:date="2018-04-18T21:18:00Z"/>
                <w:del w:id="9459" w:author="JIE  SUN" w:date="2018-06-22T16:32:00Z"/>
                <w:color w:val="000000" w:themeColor="text1"/>
                <w:rPrChange w:id="9460" w:author="JIE  SUN" w:date="2018-06-22T18:39:00Z">
                  <w:rPr>
                    <w:ins w:id="9461" w:author="jie sun" w:date="2018-04-18T21:18:00Z"/>
                    <w:del w:id="9462" w:author="JIE  SUN" w:date="2018-06-22T16:32:00Z"/>
                  </w:rPr>
                </w:rPrChange>
              </w:rPr>
            </w:pPr>
            <w:ins w:id="9463" w:author="jie sun" w:date="2018-04-18T21:20:00Z">
              <w:del w:id="9464" w:author="JIE  SUN" w:date="2018-06-22T16:32:00Z">
                <w:r w:rsidRPr="00790EB9" w:rsidDel="00520787">
                  <w:rPr>
                    <w:color w:val="000000" w:themeColor="text1"/>
                    <w:rPrChange w:id="9465" w:author="JIE  SUN" w:date="2018-06-22T18:39:00Z">
                      <w:rPr/>
                    </w:rPrChange>
                  </w:rPr>
                  <w:delText>When X-axis increases, Y-axis angle also increase</w:delText>
                </w:r>
              </w:del>
            </w:ins>
            <w:ins w:id="9466" w:author="jie sun" w:date="2018-04-18T21:23:00Z">
              <w:del w:id="9467" w:author="JIE  SUN" w:date="2018-06-22T16:32:00Z">
                <w:r w:rsidR="00B90811" w:rsidRPr="00790EB9" w:rsidDel="00520787">
                  <w:rPr>
                    <w:color w:val="000000" w:themeColor="text1"/>
                    <w:rPrChange w:id="9468" w:author="JIE  SUN" w:date="2018-06-22T18:39:00Z">
                      <w:rPr/>
                    </w:rPrChange>
                  </w:rPr>
                  <w:delText>.</w:delText>
                </w:r>
              </w:del>
            </w:ins>
            <w:ins w:id="9469" w:author="jie sun" w:date="2018-04-18T21:20:00Z">
              <w:del w:id="9470" w:author="JIE  SUN" w:date="2018-06-22T16:32:00Z">
                <w:r w:rsidRPr="00790EB9" w:rsidDel="00520787">
                  <w:rPr>
                    <w:color w:val="000000" w:themeColor="text1"/>
                    <w:rPrChange w:id="9471"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472" w:author="jie sun" w:date="2018-04-18T21:21:00Z"/>
                <w:del w:id="9473" w:author="JIE  SUN" w:date="2018-06-22T16:32:00Z"/>
                <w:color w:val="000000" w:themeColor="text1"/>
                <w:rPrChange w:id="9474" w:author="JIE  SUN" w:date="2018-06-22T18:39:00Z">
                  <w:rPr>
                    <w:ins w:id="9475" w:author="jie sun" w:date="2018-04-18T21:21:00Z"/>
                    <w:del w:id="9476" w:author="JIE  SUN" w:date="2018-06-22T16:32:00Z"/>
                  </w:rPr>
                </w:rPrChange>
              </w:rPr>
            </w:pPr>
            <w:ins w:id="9477" w:author="jie sun" w:date="2018-04-18T21:21:00Z">
              <w:del w:id="9478" w:author="JIE  SUN" w:date="2018-06-22T16:32:00Z">
                <w:r w:rsidRPr="00790EB9" w:rsidDel="00520787">
                  <w:rPr>
                    <w:color w:val="000000" w:themeColor="text1"/>
                    <w:rPrChange w:id="9479" w:author="JIE  SUN" w:date="2018-06-22T18:39:00Z">
                      <w:rPr/>
                    </w:rPrChange>
                  </w:rPr>
                  <w:delText>-80</w:delText>
                </w:r>
                <w:r w:rsidRPr="00790EB9" w:rsidDel="00520787">
                  <w:rPr>
                    <w:rFonts w:hint="eastAsia"/>
                    <w:color w:val="000000" w:themeColor="text1"/>
                    <w:rPrChange w:id="9480" w:author="JIE  SUN" w:date="2018-06-22T18:39:00Z">
                      <w:rPr>
                        <w:rFonts w:hint="eastAsia"/>
                      </w:rPr>
                    </w:rPrChange>
                  </w:rPr>
                  <w:delText>°</w:delText>
                </w:r>
                <w:r w:rsidRPr="00790EB9" w:rsidDel="00520787">
                  <w:rPr>
                    <w:color w:val="000000" w:themeColor="text1"/>
                    <w:rPrChange w:id="9481" w:author="JIE  SUN" w:date="2018-06-22T18:39:00Z">
                      <w:rPr/>
                    </w:rPrChange>
                  </w:rPr>
                  <w:delText>--40</w:delText>
                </w:r>
                <w:r w:rsidRPr="00790EB9" w:rsidDel="00520787">
                  <w:rPr>
                    <w:rFonts w:hint="eastAsia"/>
                    <w:color w:val="000000" w:themeColor="text1"/>
                    <w:rPrChange w:id="9482" w:author="JIE  SUN" w:date="2018-06-22T18:39:00Z">
                      <w:rPr>
                        <w:rFonts w:hint="eastAsia"/>
                      </w:rPr>
                    </w:rPrChange>
                  </w:rPr>
                  <w:delText>°</w:delText>
                </w:r>
              </w:del>
            </w:ins>
          </w:p>
          <w:p w14:paraId="12B3D1C1" w14:textId="77777777" w:rsidR="0099567A" w:rsidRPr="00790EB9" w:rsidDel="00520787" w:rsidRDefault="0099567A" w:rsidP="0099567A">
            <w:pPr>
              <w:rPr>
                <w:ins w:id="9483" w:author="jie sun" w:date="2018-04-18T21:18:00Z"/>
                <w:del w:id="9484" w:author="JIE  SUN" w:date="2018-06-22T16:32:00Z"/>
                <w:color w:val="000000" w:themeColor="text1"/>
                <w:rPrChange w:id="9485" w:author="JIE  SUN" w:date="2018-06-22T18:39:00Z">
                  <w:rPr>
                    <w:ins w:id="9486" w:author="jie sun" w:date="2018-04-18T21:18:00Z"/>
                    <w:del w:id="9487" w:author="JIE  SUN" w:date="2018-06-22T16:32:00Z"/>
                  </w:rPr>
                </w:rPrChange>
              </w:rPr>
            </w:pPr>
            <w:ins w:id="9488" w:author="jie sun" w:date="2018-04-18T21:21:00Z">
              <w:del w:id="9489" w:author="JIE  SUN" w:date="2018-06-22T16:32:00Z">
                <w:r w:rsidRPr="00790EB9" w:rsidDel="00520787">
                  <w:rPr>
                    <w:color w:val="000000" w:themeColor="text1"/>
                    <w:rPrChange w:id="9490" w:author="JIE  SUN" w:date="2018-06-22T18:39:00Z">
                      <w:rPr/>
                    </w:rPrChange>
                  </w:rPr>
                  <w:delText>40</w:delText>
                </w:r>
                <w:r w:rsidRPr="00790EB9" w:rsidDel="00520787">
                  <w:rPr>
                    <w:rFonts w:hint="eastAsia"/>
                    <w:color w:val="000000" w:themeColor="text1"/>
                    <w:rPrChange w:id="9491" w:author="JIE  SUN" w:date="2018-06-22T18:39:00Z">
                      <w:rPr>
                        <w:rFonts w:hint="eastAsia"/>
                      </w:rPr>
                    </w:rPrChange>
                  </w:rPr>
                  <w:delText>°</w:delText>
                </w:r>
                <w:r w:rsidRPr="00790EB9" w:rsidDel="00520787">
                  <w:rPr>
                    <w:color w:val="000000" w:themeColor="text1"/>
                    <w:rPrChange w:id="9492" w:author="JIE  SUN" w:date="2018-06-22T18:39:00Z">
                      <w:rPr/>
                    </w:rPrChange>
                  </w:rPr>
                  <w:delText>-80</w:delText>
                </w:r>
                <w:r w:rsidRPr="00790EB9" w:rsidDel="00520787">
                  <w:rPr>
                    <w:rFonts w:hint="eastAsia"/>
                    <w:color w:val="000000" w:themeColor="text1"/>
                    <w:rPrChange w:id="9493" w:author="JIE  SUN" w:date="2018-06-22T18:39:00Z">
                      <w:rPr>
                        <w:rFonts w:hint="eastAsia"/>
                      </w:rPr>
                    </w:rPrChange>
                  </w:rPr>
                  <w:delText>°</w:delText>
                </w:r>
              </w:del>
            </w:ins>
          </w:p>
        </w:tc>
      </w:tr>
    </w:tbl>
    <w:p w14:paraId="0535FB98" w14:textId="77777777" w:rsidR="0087014B" w:rsidDel="00937E4F" w:rsidRDefault="0087014B">
      <w:pPr>
        <w:rPr>
          <w:del w:id="9494" w:author="像个男人一样" w:date="2018-03-22T11:48:00Z"/>
          <w:lang w:val="en-US"/>
        </w:rPr>
      </w:pPr>
    </w:p>
    <w:p w14:paraId="0301A37B" w14:textId="77777777" w:rsidR="00937E4F" w:rsidRDefault="00937E4F">
      <w:pPr>
        <w:pStyle w:val="Caption"/>
        <w:rPr>
          <w:ins w:id="9495" w:author="jie sun" w:date="2018-04-11T20:59:00Z"/>
          <w:iCs w:val="0"/>
          <w:color w:val="auto"/>
          <w:sz w:val="24"/>
          <w:szCs w:val="22"/>
          <w:lang w:val="en-US"/>
        </w:rPr>
      </w:pPr>
    </w:p>
    <w:p w14:paraId="70E94E11" w14:textId="7B7F2287" w:rsidR="00937E4F" w:rsidRDefault="00A41C79">
      <w:pPr>
        <w:pStyle w:val="Heading3"/>
        <w:pPrChange w:id="9496" w:author="JIE  SUN" w:date="2018-06-21T22:23:00Z">
          <w:pPr/>
        </w:pPrChange>
      </w:pPr>
      <w:bookmarkStart w:id="9497" w:name="_Toc518334845"/>
      <w:ins w:id="9498" w:author="JIE  SUN" w:date="2018-06-21T22:24:00Z">
        <w:r>
          <w:t xml:space="preserve">Validating the </w:t>
        </w:r>
      </w:ins>
      <w:ins w:id="9499" w:author="JIE  SUN" w:date="2018-06-22T21:01:00Z">
        <w:r w:rsidR="00751489">
          <w:t>Collection Data</w:t>
        </w:r>
      </w:ins>
      <w:bookmarkEnd w:id="9497"/>
    </w:p>
    <w:p w14:paraId="7BC500DA" w14:textId="77777777" w:rsidR="00971A14" w:rsidRPr="00971A14" w:rsidRDefault="00971A14" w:rsidP="00971A14">
      <w:pPr>
        <w:rPr>
          <w:ins w:id="9500" w:author="jie sun" w:date="2018-04-11T20:59:00Z"/>
          <w:rPrChange w:id="9501" w:author="JIE  SUN" w:date="2018-06-21T22:23:00Z">
            <w:rPr>
              <w:ins w:id="9502" w:author="jie sun" w:date="2018-04-11T20:59:00Z"/>
              <w:lang w:val="en-US"/>
            </w:rPr>
          </w:rPrChange>
        </w:rPr>
      </w:pPr>
    </w:p>
    <w:p w14:paraId="4164DEB6" w14:textId="77777777" w:rsidR="00A41C79" w:rsidRDefault="00A41C79">
      <w:pPr>
        <w:rPr>
          <w:ins w:id="9503" w:author="JIE  SUN" w:date="2018-06-22T17:27:00Z"/>
        </w:rPr>
      </w:pPr>
      <w:ins w:id="9504" w:author="JIE  SUN" w:date="2018-06-21T22:24:00Z">
        <w:r>
          <w:t xml:space="preserve">After </w:t>
        </w:r>
      </w:ins>
      <w:ins w:id="9505" w:author="JIE  SUN" w:date="2018-06-22T17:25:00Z">
        <w:r w:rsidR="001010E9">
          <w:t xml:space="preserve">judging the data </w:t>
        </w:r>
      </w:ins>
      <w:ins w:id="9506" w:author="JIE  SUN" w:date="2018-06-22T21:02:00Z">
        <w:r w:rsidR="00CC5BD9">
          <w:t>validity</w:t>
        </w:r>
      </w:ins>
      <w:ins w:id="9507" w:author="JIE  SUN" w:date="2018-06-22T17:26:00Z">
        <w:r w:rsidR="001010E9">
          <w:t xml:space="preserve"> through the threshold values</w:t>
        </w:r>
      </w:ins>
      <w:ins w:id="9508" w:author="JIE  SUN" w:date="2018-06-21T22:24:00Z">
        <w:r>
          <w:t xml:space="preserve">, </w:t>
        </w:r>
      </w:ins>
      <w:ins w:id="9509" w:author="JIE  SUN" w:date="2018-06-21T22:25:00Z">
        <w:r>
          <w:t xml:space="preserve">there is </w:t>
        </w:r>
      </w:ins>
      <w:ins w:id="9510" w:author="JIE  SUN" w:date="2018-06-22T17:26:00Z">
        <w:r w:rsidR="001010E9">
          <w:t>other two</w:t>
        </w:r>
      </w:ins>
      <w:ins w:id="9511" w:author="JIE  SUN" w:date="2018-06-21T22:25:00Z">
        <w:r>
          <w:t xml:space="preserve"> algorithm</w:t>
        </w:r>
      </w:ins>
      <w:ins w:id="9512" w:author="JIE  SUN" w:date="2018-06-22T17:26:00Z">
        <w:r w:rsidR="001010E9">
          <w:t>s</w:t>
        </w:r>
      </w:ins>
      <w:ins w:id="9513" w:author="JIE  SUN" w:date="2018-06-21T22:25:00Z">
        <w:r>
          <w:t xml:space="preserve"> to validate </w:t>
        </w:r>
      </w:ins>
      <w:ins w:id="9514" w:author="JIE  SUN" w:date="2018-06-21T22:23:00Z">
        <w:r>
          <w:t xml:space="preserve">whether </w:t>
        </w:r>
      </w:ins>
      <w:ins w:id="9515" w:author="JIE  SUN" w:date="2018-06-21T22:26:00Z">
        <w:r>
          <w:t xml:space="preserve">it </w:t>
        </w:r>
      </w:ins>
      <w:ins w:id="9516" w:author="JIE  SUN" w:date="2018-06-21T22:23:00Z">
        <w:r>
          <w:t>is a</w:t>
        </w:r>
      </w:ins>
      <w:ins w:id="9517" w:author="JIE  SUN" w:date="2018-06-22T17:31:00Z">
        <w:r w:rsidR="001010E9">
          <w:t xml:space="preserve"> valid</w:t>
        </w:r>
      </w:ins>
      <w:ins w:id="9518" w:author="JIE  SUN" w:date="2018-06-21T22:23:00Z">
        <w:r>
          <w:t xml:space="preserve"> gesture or not. </w:t>
        </w:r>
      </w:ins>
    </w:p>
    <w:p w14:paraId="55C0B253" w14:textId="77777777" w:rsidR="001010E9" w:rsidRDefault="001010E9">
      <w:pPr>
        <w:rPr>
          <w:ins w:id="9519" w:author="JIE  SUN" w:date="2018-06-22T17:35:00Z"/>
        </w:rPr>
      </w:pPr>
      <w:ins w:id="9520" w:author="JIE  SUN" w:date="2018-06-22T17:27:00Z">
        <w:r>
          <w:t xml:space="preserve">First: </w:t>
        </w:r>
      </w:ins>
      <w:ins w:id="9521" w:author="JIE  SUN" w:date="2018-06-22T17:32:00Z">
        <w:r>
          <w:t xml:space="preserve"> a valid gesture happened should be there are more than</w:t>
        </w:r>
      </w:ins>
      <w:ins w:id="9522" w:author="JIE  SUN" w:date="2018-06-22T17:33:00Z">
        <w:r>
          <w:t xml:space="preserve"> </w:t>
        </w:r>
        <w:r w:rsidR="00396BC8">
          <w:t>4</w:t>
        </w:r>
      </w:ins>
      <w:ins w:id="9523" w:author="JIE  SUN" w:date="2018-06-22T17:32:00Z">
        <w:r>
          <w:t xml:space="preserve"> continuous valid data</w:t>
        </w:r>
      </w:ins>
      <w:ins w:id="9524" w:author="JIE  SUN" w:date="2018-06-22T17:33:00Z">
        <w:r w:rsidR="00396BC8">
          <w:t xml:space="preserve"> of the inclination angle meet the standards; in this way, it can avoid some individual abnormal data </w:t>
        </w:r>
      </w:ins>
      <w:ins w:id="9525" w:author="JIE  SUN" w:date="2018-06-22T17:35:00Z">
        <w:r w:rsidR="00396BC8">
          <w:t>affecting</w:t>
        </w:r>
      </w:ins>
      <w:ins w:id="9526" w:author="JIE  SUN" w:date="2018-06-22T17:33:00Z">
        <w:r w:rsidR="00396BC8">
          <w:t xml:space="preserve"> </w:t>
        </w:r>
      </w:ins>
      <w:ins w:id="9527" w:author="JIE  SUN" w:date="2018-06-22T17:35:00Z">
        <w:r w:rsidR="00396BC8">
          <w:t xml:space="preserve">the result. </w:t>
        </w:r>
      </w:ins>
    </w:p>
    <w:p w14:paraId="5C85FB8F" w14:textId="77777777" w:rsidR="00396BC8" w:rsidRDefault="00396BC8">
      <w:pPr>
        <w:rPr>
          <w:ins w:id="9528" w:author="JIE  SUN" w:date="2018-06-21T22:26:00Z"/>
        </w:rPr>
      </w:pPr>
      <w:ins w:id="9529" w:author="JIE  SUN" w:date="2018-06-22T17:35:00Z">
        <w:r>
          <w:t xml:space="preserve">Second: </w:t>
        </w:r>
      </w:ins>
      <w:ins w:id="9530"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531" w:author="JIE  SUN" w:date="2018-06-22T17:41:00Z">
        <w:r w:rsidR="00163D68">
          <w:t>there must be a module change</w:t>
        </w:r>
      </w:ins>
      <w:ins w:id="9532" w:author="JIE  SUN" w:date="2018-06-22T17:43:00Z">
        <w:r w:rsidR="00DD09CC">
          <w:t>,</w:t>
        </w:r>
      </w:ins>
      <w:ins w:id="9533" w:author="JIE  SUN" w:date="2018-06-22T17:46:00Z">
        <w:r w:rsidR="00163D68">
          <w:t xml:space="preserve"> </w:t>
        </w:r>
      </w:ins>
      <w:ins w:id="9534" w:author="JIE  SUN" w:date="2018-06-22T17:43:00Z">
        <w:r w:rsidR="00DD09CC">
          <w:t xml:space="preserve">which means the data </w:t>
        </w:r>
      </w:ins>
      <w:ins w:id="9535" w:author="JIE  SUN" w:date="2018-06-22T17:47:00Z">
        <w:r w:rsidR="00163D68">
          <w:t xml:space="preserve">of Inclination angle must change from invalid range to an invalid range to </w:t>
        </w:r>
      </w:ins>
      <w:ins w:id="9536" w:author="JIE  SUN" w:date="2018-06-22T17:48:00Z">
        <w:r w:rsidR="00163D68">
          <w:t>prove</w:t>
        </w:r>
      </w:ins>
      <w:ins w:id="9537" w:author="JIE  SUN" w:date="2018-06-22T17:47:00Z">
        <w:r w:rsidR="00163D68">
          <w:t xml:space="preserve"> </w:t>
        </w:r>
      </w:ins>
      <w:ins w:id="9538"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539" w:author="JIE  SUN" w:date="2018-06-22T17:48:00Z"/>
        </w:rPr>
      </w:pPr>
      <w:ins w:id="9540" w:author="JIE  SUN" w:date="2018-06-22T17:48:00Z">
        <w:r>
          <w:t>There is a piece of code</w:t>
        </w:r>
      </w:ins>
      <w:ins w:id="9541" w:author="JIE  SUN" w:date="2018-06-22T18:14:00Z">
        <w:r w:rsidR="00325963">
          <w:t xml:space="preserve"> below</w:t>
        </w:r>
      </w:ins>
      <w:ins w:id="9542" w:author="JIE  SUN" w:date="2018-06-22T17:48:00Z">
        <w:r>
          <w:t xml:space="preserve"> realizing the function, </w:t>
        </w:r>
      </w:ins>
      <w:ins w:id="9543"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544" w:author="JIE  SUN" w:date="2018-06-22T17:50:00Z">
              <w:rPr>
                <w:rFonts w:ascii="NSimSun" w:eastAsia="NSimSun" w:hAnsi="Times New Roman" w:cs="NSimSun"/>
                <w:color w:val="000000"/>
                <w:sz w:val="19"/>
                <w:szCs w:val="19"/>
              </w:rPr>
            </w:rPrChange>
          </w:rPr>
          <w:t>Gesture</w:t>
        </w:r>
      </w:ins>
      <w:ins w:id="9545" w:author="JIE  SUN" w:date="2018-06-22T17:50:00Z">
        <w:r>
          <w:t xml:space="preserve"> 1</w:t>
        </w:r>
      </w:ins>
      <w:ins w:id="9546" w:author="JIE  SUN" w:date="2018-06-22T17:49:00Z">
        <w:r w:rsidRPr="00163D68">
          <w:rPr>
            <w:rPrChange w:id="9547" w:author="JIE  SUN" w:date="2018-06-22T17:50:00Z">
              <w:rPr>
                <w:rFonts w:ascii="NSimSun" w:eastAsia="NSimSun" w:hAnsi="Times New Roman" w:cs="NSimSun"/>
                <w:color w:val="000000"/>
                <w:sz w:val="19"/>
                <w:szCs w:val="19"/>
              </w:rPr>
            </w:rPrChange>
          </w:rPr>
          <w:t xml:space="preserve"> flag variable</w:t>
        </w:r>
      </w:ins>
      <w:ins w:id="9548"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549" w:author="JIE  SUN" w:date="2018-06-22T17:52:00Z">
        <w:r>
          <w:rPr>
            <w:rFonts w:ascii="NSimSun" w:eastAsia="NSimSun" w:hAnsi="Times New Roman" w:cs="NSimSun"/>
            <w:color w:val="000000"/>
            <w:sz w:val="19"/>
            <w:szCs w:val="19"/>
          </w:rPr>
          <w:t xml:space="preserve">aflag.previous_time </w:t>
        </w:r>
        <w:r w:rsidRPr="00EF405F">
          <w:rPr>
            <w:rPrChange w:id="9550" w:author="JIE  SUN" w:date="2018-06-22T18:12:00Z">
              <w:rPr>
                <w:rFonts w:ascii="NSimSun" w:eastAsia="NSimSun" w:hAnsi="Times New Roman" w:cs="NSimSun"/>
                <w:color w:val="000000"/>
                <w:sz w:val="19"/>
                <w:szCs w:val="19"/>
              </w:rPr>
            </w:rPrChange>
          </w:rPr>
          <w:t xml:space="preserve">means how many times the </w:t>
        </w:r>
      </w:ins>
      <w:ins w:id="9551" w:author="JIE  SUN" w:date="2018-06-22T17:53:00Z">
        <w:r w:rsidRPr="00EF405F">
          <w:rPr>
            <w:rPrChange w:id="9552" w:author="JIE  SUN" w:date="2018-06-22T18:12:00Z">
              <w:rPr>
                <w:rFonts w:ascii="NSimSun" w:eastAsia="NSimSun" w:hAnsi="Times New Roman" w:cs="NSimSun"/>
                <w:color w:val="000000"/>
                <w:sz w:val="19"/>
                <w:szCs w:val="19"/>
              </w:rPr>
            </w:rPrChange>
          </w:rPr>
          <w:t>data continually meet the condition</w:t>
        </w:r>
      </w:ins>
      <w:ins w:id="9553" w:author="JIE  SUN" w:date="2018-06-22T17:52:00Z">
        <w:r w:rsidRPr="00EF405F">
          <w:rPr>
            <w:rPrChange w:id="9554" w:author="JIE  SUN" w:date="2018-06-22T18:12:00Z">
              <w:rPr>
                <w:rFonts w:ascii="NSimSun" w:eastAsia="NSimSun" w:hAnsi="Times New Roman" w:cs="NSimSun"/>
                <w:color w:val="000000"/>
                <w:sz w:val="19"/>
                <w:szCs w:val="19"/>
              </w:rPr>
            </w:rPrChange>
          </w:rPr>
          <w:t xml:space="preserve">, and  </w:t>
        </w:r>
      </w:ins>
      <w:ins w:id="9555" w:author="JIE  SUN" w:date="2018-06-22T18:12:00Z">
        <w:r w:rsidR="00EF405F">
          <w:rPr>
            <w:rFonts w:ascii="NSimSun" w:eastAsia="NSimSun" w:hAnsi="Times New Roman" w:cs="NSimSun"/>
            <w:color w:val="000000"/>
            <w:sz w:val="19"/>
            <w:szCs w:val="19"/>
          </w:rPr>
          <w:t xml:space="preserve">act </w:t>
        </w:r>
      </w:ins>
      <w:ins w:id="9556" w:author="JIE  SUN" w:date="2018-06-22T17:52:00Z">
        <w:r w:rsidRPr="00EF405F">
          <w:rPr>
            <w:rPrChange w:id="9557" w:author="JIE  SUN" w:date="2018-06-22T18:12:00Z">
              <w:rPr>
                <w:rFonts w:ascii="NSimSun" w:eastAsia="NSimSun" w:hAnsi="Times New Roman" w:cs="NSimSun"/>
                <w:color w:val="000000"/>
                <w:sz w:val="19"/>
                <w:szCs w:val="19"/>
              </w:rPr>
            </w:rPrChange>
          </w:rPr>
          <w:t xml:space="preserve">is a </w:t>
        </w:r>
      </w:ins>
      <w:ins w:id="9558" w:author="JIE  SUN" w:date="2018-06-22T18:12:00Z">
        <w:r w:rsidR="00EF405F">
          <w:t xml:space="preserve">flag for marking a gesture happens or not, if </w:t>
        </w:r>
      </w:ins>
      <w:ins w:id="9559"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560" w:author="JIE  SUN" w:date="2018-06-22T18:14:00Z"/>
          <w:rFonts w:ascii="NSimSun" w:eastAsia="NSimSun" w:hAnsi="Times New Roman" w:cs="NSimSun"/>
          <w:color w:val="000000"/>
          <w:sz w:val="19"/>
          <w:szCs w:val="19"/>
        </w:rPr>
      </w:pPr>
      <w:ins w:id="9561" w:author="JIE  SUN" w:date="2018-06-22T18:13:00Z">
        <w:r>
          <w:rPr>
            <w:rFonts w:ascii="NSimSun" w:eastAsia="NSimSun" w:hAnsi="Times New Roman" w:cs="NSimSun"/>
            <w:color w:val="000000"/>
            <w:sz w:val="19"/>
            <w:szCs w:val="19"/>
          </w:rPr>
          <w:t>== 1</w:t>
        </w:r>
      </w:ins>
      <w:ins w:id="9562" w:author="JIE  SUN" w:date="2018-06-22T17:52:00Z">
        <w:r w:rsidR="00163D68">
          <w:rPr>
            <w:rFonts w:ascii="NSimSun" w:eastAsia="NSimSun" w:hAnsi="Times New Roman" w:cs="NSimSun"/>
            <w:color w:val="000000"/>
            <w:sz w:val="19"/>
            <w:szCs w:val="19"/>
          </w:rPr>
          <w:t xml:space="preserve"> </w:t>
        </w:r>
      </w:ins>
      <w:ins w:id="9563" w:author="JIE  SUN" w:date="2018-06-22T18:13:00Z">
        <w:r w:rsidRPr="00EF405F">
          <w:rPr>
            <w:rPrChange w:id="9564" w:author="JIE  SUN" w:date="2018-06-22T18:13:00Z">
              <w:rPr>
                <w:rFonts w:ascii="NSimSun" w:eastAsia="NSimSun" w:hAnsi="Times New Roman" w:cs="NSimSun"/>
                <w:color w:val="000000"/>
                <w:sz w:val="19"/>
                <w:szCs w:val="19"/>
              </w:rPr>
            </w:rPrChange>
          </w:rPr>
          <w:t xml:space="preserve">means there is a </w:t>
        </w:r>
      </w:ins>
      <w:ins w:id="9565" w:author="JIE  SUN" w:date="2018-06-22T21:03:00Z">
        <w:r w:rsidR="0091419F">
          <w:t xml:space="preserve">correct </w:t>
        </w:r>
      </w:ins>
      <w:ins w:id="9566" w:author="JIE  SUN" w:date="2018-06-22T18:13:00Z">
        <w:r w:rsidRPr="00EF405F">
          <w:rPr>
            <w:rPrChange w:id="9567" w:author="JIE  SUN" w:date="2018-06-22T18:13:00Z">
              <w:rPr>
                <w:rFonts w:ascii="NSimSun" w:eastAsia="NSimSun" w:hAnsi="Times New Roman" w:cs="NSimSun"/>
                <w:color w:val="000000"/>
                <w:sz w:val="19"/>
                <w:szCs w:val="19"/>
              </w:rPr>
            </w:rPrChange>
          </w:rPr>
          <w:t>gesture caught</w:t>
        </w:r>
      </w:ins>
      <w:ins w:id="9568" w:author="JIE  SUN" w:date="2018-06-22T18:15:00Z">
        <w:r w:rsidR="003B5070">
          <w:t>.</w:t>
        </w:r>
      </w:ins>
      <w:ins w:id="9569" w:author="JIE  SUN" w:date="2018-06-22T17:33:00Z">
        <w:r w:rsidR="00396BC8" w:rsidRPr="00EF405F">
          <w:rPr>
            <w:rPrChange w:id="9570" w:author="JIE  SUN" w:date="2018-06-22T18:13:00Z">
              <w:rPr>
                <w:rFonts w:ascii="NSimSun" w:eastAsia="NSimSun" w:hAnsi="Times New Roman" w:cs="NSimSun"/>
                <w:color w:val="000000"/>
                <w:sz w:val="19"/>
                <w:szCs w:val="19"/>
              </w:rPr>
            </w:rPrChange>
          </w:rPr>
          <w:tab/>
        </w:r>
        <w:r w:rsidR="00396BC8" w:rsidRPr="00EF405F">
          <w:rPr>
            <w:rPrChange w:id="9571"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572"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573" w:author="JIE  SUN" w:date="2018-06-22T17:33:00Z"/>
          <w:rFonts w:ascii="NSimSun" w:eastAsia="NSimSun" w:hAnsi="Times New Roman" w:cs="NSimSun"/>
          <w:color w:val="000000"/>
          <w:sz w:val="19"/>
          <w:szCs w:val="19"/>
        </w:rPr>
        <w:pPrChange w:id="9574" w:author="JIE  SUN" w:date="2018-06-22T18:14:00Z">
          <w:pPr>
            <w:autoSpaceDE w:val="0"/>
            <w:autoSpaceDN w:val="0"/>
            <w:adjustRightInd w:val="0"/>
            <w:spacing w:after="0"/>
          </w:pPr>
        </w:pPrChange>
      </w:pPr>
      <w:ins w:id="9575"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576" w:author="JIE  SUN" w:date="2018-06-22T17:33:00Z"/>
          <w:rFonts w:ascii="NSimSun" w:eastAsia="NSimSun" w:hAnsi="Times New Roman" w:cs="NSimSun"/>
          <w:color w:val="000000"/>
          <w:sz w:val="19"/>
          <w:szCs w:val="19"/>
        </w:rPr>
      </w:pPr>
      <w:ins w:id="957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578" w:author="JIE  SUN" w:date="2018-06-22T17:33:00Z"/>
          <w:rFonts w:ascii="NSimSun" w:eastAsia="NSimSun" w:hAnsi="Times New Roman" w:cs="NSimSun"/>
          <w:color w:val="000000"/>
          <w:sz w:val="19"/>
          <w:szCs w:val="19"/>
        </w:rPr>
      </w:pPr>
      <w:ins w:id="957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580" w:author="JIE  SUN" w:date="2018-06-22T17:33:00Z"/>
          <w:rFonts w:ascii="NSimSun" w:eastAsia="NSimSun" w:hAnsi="Times New Roman" w:cs="NSimSun"/>
          <w:color w:val="000000"/>
          <w:sz w:val="19"/>
          <w:szCs w:val="19"/>
        </w:rPr>
      </w:pPr>
      <w:ins w:id="958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582" w:author="JIE  SUN" w:date="2018-06-22T17:33:00Z"/>
          <w:rFonts w:ascii="NSimSun" w:eastAsia="NSimSun" w:hAnsi="Times New Roman" w:cs="NSimSun"/>
          <w:color w:val="000000"/>
          <w:sz w:val="19"/>
          <w:szCs w:val="19"/>
        </w:rPr>
      </w:pPr>
      <w:ins w:id="958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584" w:author="JIE  SUN" w:date="2018-06-22T17:33:00Z"/>
          <w:rFonts w:ascii="NSimSun" w:eastAsia="NSimSun" w:hAnsi="Times New Roman" w:cs="NSimSun"/>
          <w:color w:val="000000"/>
          <w:sz w:val="19"/>
          <w:szCs w:val="19"/>
        </w:rPr>
      </w:pPr>
      <w:ins w:id="95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586" w:author="JIE  SUN" w:date="2018-06-22T17:33:00Z"/>
          <w:rFonts w:ascii="NSimSun" w:eastAsia="NSimSun" w:hAnsi="Times New Roman" w:cs="NSimSun"/>
          <w:color w:val="000000"/>
          <w:sz w:val="19"/>
          <w:szCs w:val="19"/>
        </w:rPr>
      </w:pPr>
      <w:ins w:id="958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588" w:author="JIE  SUN" w:date="2018-06-22T17:33:00Z"/>
          <w:rFonts w:ascii="NSimSun" w:eastAsia="NSimSun" w:hAnsi="Times New Roman" w:cs="NSimSun"/>
          <w:color w:val="000000"/>
          <w:sz w:val="19"/>
          <w:szCs w:val="19"/>
        </w:rPr>
      </w:pPr>
      <w:ins w:id="958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590" w:author="JIE  SUN" w:date="2018-06-22T17:33:00Z"/>
          <w:rFonts w:ascii="NSimSun" w:eastAsia="NSimSun" w:hAnsi="Times New Roman" w:cs="NSimSun"/>
          <w:color w:val="000000"/>
          <w:sz w:val="19"/>
          <w:szCs w:val="19"/>
        </w:rPr>
      </w:pPr>
      <w:ins w:id="959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592" w:author="JIE  SUN" w:date="2018-06-22T17:33:00Z"/>
          <w:rFonts w:ascii="NSimSun" w:eastAsia="NSimSun" w:hAnsi="Times New Roman" w:cs="NSimSun"/>
          <w:color w:val="000000"/>
          <w:sz w:val="19"/>
          <w:szCs w:val="19"/>
        </w:rPr>
      </w:pPr>
      <w:ins w:id="959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594" w:author="JIE  SUN" w:date="2018-06-22T17:33:00Z"/>
          <w:rFonts w:ascii="NSimSun" w:eastAsia="NSimSun" w:hAnsi="Times New Roman" w:cs="NSimSun"/>
          <w:color w:val="000000"/>
          <w:sz w:val="19"/>
          <w:szCs w:val="19"/>
        </w:rPr>
      </w:pPr>
      <w:ins w:id="959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596"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597"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598" w:author="JIE  SUN" w:date="2018-06-22T17:33:00Z"/>
          <w:rFonts w:ascii="NSimSun" w:eastAsia="NSimSun" w:hAnsi="Times New Roman" w:cs="NSimSun"/>
          <w:color w:val="000000"/>
          <w:sz w:val="19"/>
          <w:szCs w:val="19"/>
        </w:rPr>
      </w:pPr>
      <w:ins w:id="959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600" w:author="JIE  SUN" w:date="2018-06-22T17:33:00Z"/>
          <w:rFonts w:ascii="NSimSun" w:eastAsia="NSimSun" w:hAnsi="Times New Roman" w:cs="NSimSun"/>
          <w:color w:val="000000"/>
          <w:sz w:val="19"/>
          <w:szCs w:val="19"/>
        </w:rPr>
      </w:pPr>
      <w:ins w:id="960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602" w:author="JIE  SUN" w:date="2018-06-22T17:33:00Z"/>
          <w:rFonts w:ascii="NSimSun" w:eastAsia="NSimSun" w:hAnsi="Times New Roman" w:cs="NSimSun"/>
          <w:color w:val="000000"/>
          <w:sz w:val="19"/>
          <w:szCs w:val="19"/>
        </w:rPr>
      </w:pPr>
      <w:ins w:id="96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604" w:author="JIE  SUN" w:date="2018-06-22T17:33:00Z"/>
          <w:rFonts w:ascii="NSimSun" w:eastAsia="NSimSun" w:hAnsi="Times New Roman" w:cs="NSimSun"/>
          <w:color w:val="000000"/>
          <w:sz w:val="19"/>
          <w:szCs w:val="19"/>
        </w:rPr>
      </w:pPr>
      <w:ins w:id="960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606" w:author="JIE  SUN" w:date="2018-06-22T17:33:00Z"/>
          <w:rFonts w:ascii="NSimSun" w:eastAsia="NSimSun" w:hAnsi="Times New Roman" w:cs="NSimSun"/>
          <w:color w:val="000000"/>
          <w:sz w:val="19"/>
          <w:szCs w:val="19"/>
        </w:rPr>
      </w:pPr>
      <w:ins w:id="96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608" w:author="JIE  SUN" w:date="2018-06-22T17:33:00Z"/>
          <w:rFonts w:ascii="NSimSun" w:eastAsia="NSimSun" w:hAnsi="Times New Roman" w:cs="NSimSun"/>
          <w:color w:val="000000"/>
          <w:sz w:val="19"/>
          <w:szCs w:val="19"/>
        </w:rPr>
      </w:pPr>
      <w:ins w:id="96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610" w:author="JIE  SUN" w:date="2018-06-22T17:33:00Z"/>
          <w:rFonts w:ascii="NSimSun" w:eastAsia="NSimSun" w:hAnsi="Times New Roman" w:cs="NSimSun"/>
          <w:color w:val="000000"/>
          <w:sz w:val="19"/>
          <w:szCs w:val="19"/>
        </w:rPr>
      </w:pPr>
      <w:ins w:id="96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612" w:author="JIE  SUN" w:date="2018-06-22T17:33:00Z"/>
          <w:rFonts w:ascii="NSimSun" w:eastAsia="NSimSun" w:hAnsi="Times New Roman" w:cs="NSimSun"/>
          <w:color w:val="000000"/>
          <w:sz w:val="19"/>
          <w:szCs w:val="19"/>
        </w:rPr>
      </w:pPr>
      <w:ins w:id="961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614" w:author="像个男人一样" w:date="2018-03-22T12:29:00Z"/>
        </w:rPr>
      </w:pPr>
      <w:ins w:id="9615"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616" w:author="jie sun" w:date="2018-04-11T21:01:00Z"/>
          <w:lang w:val="en-US"/>
        </w:rPr>
      </w:pPr>
      <w:bookmarkStart w:id="9617" w:name="_Toc518334846"/>
      <w:ins w:id="9618" w:author="jie sun" w:date="2018-04-11T20:59:00Z">
        <w:r>
          <w:rPr>
            <w:lang w:val="en-US"/>
          </w:rPr>
          <w:t xml:space="preserve">The </w:t>
        </w:r>
      </w:ins>
      <w:ins w:id="9619" w:author="jie sun" w:date="2018-04-16T21:28:00Z">
        <w:r w:rsidR="0077421C">
          <w:rPr>
            <w:lang w:val="en-US"/>
          </w:rPr>
          <w:t>T</w:t>
        </w:r>
      </w:ins>
      <w:ins w:id="9620" w:author="jie sun" w:date="2018-04-11T20:59:00Z">
        <w:r>
          <w:rPr>
            <w:lang w:val="en-US"/>
          </w:rPr>
          <w:t xml:space="preserve">est </w:t>
        </w:r>
      </w:ins>
      <w:ins w:id="9621" w:author="jie sun" w:date="2018-04-16T21:28:00Z">
        <w:r w:rsidR="0077421C">
          <w:rPr>
            <w:lang w:val="en-US"/>
          </w:rPr>
          <w:t>P</w:t>
        </w:r>
      </w:ins>
      <w:ins w:id="9622" w:author="jie sun" w:date="2018-04-11T20:59:00Z">
        <w:r>
          <w:rPr>
            <w:lang w:val="en-US"/>
          </w:rPr>
          <w:t>rogram</w:t>
        </w:r>
      </w:ins>
      <w:ins w:id="9623" w:author="jie sun" w:date="2018-04-11T21:00:00Z">
        <w:r w:rsidR="000820B3">
          <w:rPr>
            <w:lang w:val="en-US"/>
          </w:rPr>
          <w:t xml:space="preserve"> </w:t>
        </w:r>
      </w:ins>
      <w:ins w:id="9624" w:author="jie sun" w:date="2018-04-18T17:35:00Z">
        <w:r w:rsidR="009C6D16">
          <w:rPr>
            <w:rFonts w:hint="eastAsia"/>
            <w:lang w:val="en-US"/>
          </w:rPr>
          <w:t>o</w:t>
        </w:r>
      </w:ins>
      <w:ins w:id="9625" w:author="jie sun" w:date="2018-04-11T21:00:00Z">
        <w:r w:rsidR="000820B3">
          <w:rPr>
            <w:lang w:val="en-US"/>
          </w:rPr>
          <w:t xml:space="preserve">f </w:t>
        </w:r>
      </w:ins>
      <w:ins w:id="9626" w:author="JIE  SUN" w:date="2018-06-24T18:48:00Z">
        <w:r w:rsidR="009B5EF7">
          <w:rPr>
            <w:rFonts w:hint="eastAsia"/>
            <w:lang w:val="en-US"/>
          </w:rPr>
          <w:t>t</w:t>
        </w:r>
      </w:ins>
      <w:ins w:id="9627" w:author="jie sun" w:date="2018-04-16T21:28:00Z">
        <w:del w:id="9628" w:author="JIE  SUN" w:date="2018-06-24T18:48:00Z">
          <w:r w:rsidR="0077421C" w:rsidDel="009B5EF7">
            <w:rPr>
              <w:lang w:val="en-US"/>
            </w:rPr>
            <w:delText>T</w:delText>
          </w:r>
        </w:del>
      </w:ins>
      <w:ins w:id="9629" w:author="jie sun" w:date="2018-04-11T21:00:00Z">
        <w:r w:rsidR="000820B3">
          <w:rPr>
            <w:lang w:val="en-US"/>
          </w:rPr>
          <w:t xml:space="preserve">he </w:t>
        </w:r>
      </w:ins>
      <w:ins w:id="9630" w:author="jie sun" w:date="2018-04-16T21:28:00Z">
        <w:r w:rsidR="0077421C">
          <w:rPr>
            <w:lang w:val="en-US"/>
          </w:rPr>
          <w:t>A</w:t>
        </w:r>
      </w:ins>
      <w:ins w:id="9631" w:author="jie sun" w:date="2018-04-11T21:00:00Z">
        <w:r w:rsidR="000820B3">
          <w:rPr>
            <w:lang w:val="en-US"/>
          </w:rPr>
          <w:t xml:space="preserve">ction </w:t>
        </w:r>
      </w:ins>
      <w:ins w:id="9632" w:author="jie sun" w:date="2018-04-16T21:29:00Z">
        <w:r w:rsidR="0077421C">
          <w:rPr>
            <w:lang w:val="en-US"/>
          </w:rPr>
          <w:t>R</w:t>
        </w:r>
      </w:ins>
      <w:ins w:id="9633" w:author="jie sun" w:date="2018-04-11T21:00:00Z">
        <w:r w:rsidR="000820B3">
          <w:rPr>
            <w:lang w:val="en-US"/>
          </w:rPr>
          <w:t>ecognition</w:t>
        </w:r>
      </w:ins>
      <w:bookmarkEnd w:id="9617"/>
    </w:p>
    <w:p w14:paraId="7DBA6D8B" w14:textId="77777777" w:rsidR="00195668" w:rsidRPr="00195668" w:rsidRDefault="00195668">
      <w:pPr>
        <w:rPr>
          <w:ins w:id="9634" w:author="jie sun" w:date="2018-04-11T20:59:00Z"/>
          <w:lang w:val="en-US"/>
          <w:rPrChange w:id="9635" w:author="jie sun" w:date="2018-04-11T21:01:00Z">
            <w:rPr>
              <w:ins w:id="9636" w:author="jie sun" w:date="2018-04-11T20:59:00Z"/>
            </w:rPr>
          </w:rPrChange>
        </w:rPr>
        <w:pPrChange w:id="9637" w:author="jie sun" w:date="2018-04-11T21:01:00Z">
          <w:pPr>
            <w:pStyle w:val="Heading2"/>
          </w:pPr>
        </w:pPrChange>
      </w:pPr>
    </w:p>
    <w:p w14:paraId="74097138" w14:textId="3B73F2EA" w:rsidR="0087014B" w:rsidRDefault="007122A6" w:rsidP="00F97A28">
      <w:pPr>
        <w:pStyle w:val="Heading3"/>
        <w:rPr>
          <w:ins w:id="9638" w:author="jie sun" w:date="2018-04-11T21:51:00Z"/>
        </w:rPr>
      </w:pPr>
      <w:bookmarkStart w:id="9639" w:name="_Toc518334847"/>
      <w:ins w:id="9640" w:author="jie sun" w:date="2018-04-11T21:50:00Z">
        <w:r>
          <w:t xml:space="preserve">The </w:t>
        </w:r>
      </w:ins>
      <w:ins w:id="9641" w:author="jie sun" w:date="2018-04-16T21:29:00Z">
        <w:r w:rsidR="0077421C">
          <w:t>I</w:t>
        </w:r>
      </w:ins>
      <w:ins w:id="9642" w:author="jie sun" w:date="2018-04-11T21:50:00Z">
        <w:r>
          <w:t xml:space="preserve">nterface </w:t>
        </w:r>
      </w:ins>
      <w:ins w:id="9643" w:author="jie sun" w:date="2018-04-18T17:35:00Z">
        <w:r w:rsidR="009C6D16">
          <w:t>o</w:t>
        </w:r>
      </w:ins>
      <w:ins w:id="9644" w:author="jie sun" w:date="2018-04-11T21:50:00Z">
        <w:r>
          <w:t xml:space="preserve">f </w:t>
        </w:r>
      </w:ins>
      <w:ins w:id="9645" w:author="JIE  SUN" w:date="2018-06-24T18:49:00Z">
        <w:r w:rsidR="00CA1A44">
          <w:t>t</w:t>
        </w:r>
      </w:ins>
      <w:ins w:id="9646" w:author="jie sun" w:date="2018-04-16T21:29:00Z">
        <w:del w:id="9647" w:author="JIE  SUN" w:date="2018-06-24T18:49:00Z">
          <w:r w:rsidR="0077421C" w:rsidDel="00CA1A44">
            <w:delText>T</w:delText>
          </w:r>
        </w:del>
      </w:ins>
      <w:ins w:id="9648" w:author="jie sun" w:date="2018-04-11T21:50:00Z">
        <w:r>
          <w:t xml:space="preserve">he </w:t>
        </w:r>
      </w:ins>
      <w:ins w:id="9649" w:author="jie sun" w:date="2018-04-16T21:29:00Z">
        <w:r w:rsidR="0077421C">
          <w:t>P</w:t>
        </w:r>
      </w:ins>
      <w:ins w:id="9650" w:author="jie sun" w:date="2018-04-11T21:50:00Z">
        <w:r>
          <w:t>rogram</w:t>
        </w:r>
      </w:ins>
      <w:bookmarkEnd w:id="9639"/>
    </w:p>
    <w:p w14:paraId="294957C6" w14:textId="77777777" w:rsidR="007C70DB" w:rsidRPr="007C70DB" w:rsidRDefault="007739AB">
      <w:ins w:id="9651" w:author="jie sun" w:date="2018-04-12T11:07:00Z">
        <w:r>
          <w:rPr>
            <w:rFonts w:hint="eastAsia"/>
          </w:rPr>
          <w:t>The</w:t>
        </w:r>
        <w:r>
          <w:t xml:space="preserve"> program interface </w:t>
        </w:r>
        <w:r w:rsidR="00D4741C">
          <w:t xml:space="preserve">below </w:t>
        </w:r>
      </w:ins>
      <w:ins w:id="9652" w:author="jie sun" w:date="2018-04-12T11:08:00Z">
        <w:r w:rsidR="00D4741C">
          <w:t>can run two files, Acceleration file and Gyroscope file from iPhone, to calculate how many time</w:t>
        </w:r>
      </w:ins>
      <w:ins w:id="9653" w:author="jie sun" w:date="2018-04-12T11:10:00Z">
        <w:r w:rsidR="00D4741C">
          <w:t>s</w:t>
        </w:r>
      </w:ins>
      <w:ins w:id="9654" w:author="jie sun" w:date="2018-04-12T11:08:00Z">
        <w:r w:rsidR="00D4741C">
          <w:t xml:space="preserve"> those thre</w:t>
        </w:r>
      </w:ins>
      <w:ins w:id="9655" w:author="jie sun" w:date="2018-04-12T11:09:00Z">
        <w:r w:rsidR="00D4741C">
          <w:t>e actions happen</w:t>
        </w:r>
      </w:ins>
      <w:ins w:id="9656" w:author="jie sun" w:date="2018-04-12T11:10:00Z">
        <w:r w:rsidR="00D4741C">
          <w:t>s</w:t>
        </w:r>
      </w:ins>
      <w:ins w:id="9657" w:author="jie sun" w:date="2018-04-12T11:09:00Z">
        <w:r w:rsidR="00D4741C">
          <w:t xml:space="preserve">, so in this way, it can totally show the action recognition </w:t>
        </w:r>
      </w:ins>
      <w:ins w:id="9658" w:author="jie sun" w:date="2018-04-12T11:10:00Z">
        <w:r w:rsidR="00D4741C">
          <w:t>algori</w:t>
        </w:r>
      </w:ins>
      <w:ins w:id="9659" w:author="jie sun" w:date="2018-04-12T11:11:00Z">
        <w:r w:rsidR="00D4741C">
          <w:t xml:space="preserve">thm </w:t>
        </w:r>
      </w:ins>
      <w:ins w:id="9660" w:author="jie sun" w:date="2018-04-12T11:09:00Z">
        <w:r w:rsidR="00D4741C">
          <w:t xml:space="preserve">works and </w:t>
        </w:r>
      </w:ins>
      <w:ins w:id="9661" w:author="jie sun" w:date="2018-04-12T11:11:00Z">
        <w:r w:rsidR="00D4741C">
          <w:t xml:space="preserve">prove those kinds of products which </w:t>
        </w:r>
      </w:ins>
      <w:ins w:id="9662" w:author="jie sun" w:date="2018-04-12T11:13:00Z">
        <w:r w:rsidR="003F7DA4">
          <w:t>will</w:t>
        </w:r>
      </w:ins>
      <w:ins w:id="9663"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664" w:author="jie sun" w:date="2018-04-19T12:52:00Z"/>
          <w:iCs/>
          <w:color w:val="44546A" w:themeColor="text2"/>
          <w:sz w:val="21"/>
          <w:szCs w:val="18"/>
        </w:rPr>
      </w:pPr>
      <w:ins w:id="9665"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666" w:author="jie sun" w:date="2018-04-11T21:50:00Z">
        <w:del w:id="9667"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668" w:author="jie sun" w:date="2018-04-19T12:52:00Z"/>
        </w:rPr>
      </w:pPr>
    </w:p>
    <w:p w14:paraId="2B7077A0" w14:textId="7B787C42" w:rsidR="0087014B" w:rsidRPr="00862C00" w:rsidDel="0043181B" w:rsidRDefault="0043181B">
      <w:pPr>
        <w:pStyle w:val="Caption"/>
        <w:jc w:val="center"/>
        <w:rPr>
          <w:del w:id="9669" w:author="jie sun" w:date="2018-04-12T11:24:00Z"/>
        </w:rPr>
        <w:pPrChange w:id="9670" w:author="jie sun" w:date="2018-04-19T13:08:00Z">
          <w:pPr>
            <w:jc w:val="center"/>
          </w:pPr>
        </w:pPrChange>
      </w:pPr>
      <w:bookmarkStart w:id="9671" w:name="_Toc517801908"/>
      <w:ins w:id="9672" w:author="jie sun" w:date="2018-04-19T12:52:00Z">
        <w:r>
          <w:t xml:space="preserve">Figure </w:t>
        </w:r>
      </w:ins>
      <w:ins w:id="9673" w:author="JIE  SUN" w:date="2018-06-21T13:36:00Z">
        <w:r w:rsidR="00A64E7B">
          <w:fldChar w:fldCharType="begin"/>
        </w:r>
        <w:r w:rsidR="00A64E7B">
          <w:instrText xml:space="preserve"> STYLEREF 1 \s </w:instrText>
        </w:r>
      </w:ins>
      <w:r w:rsidR="00A64E7B">
        <w:fldChar w:fldCharType="separate"/>
      </w:r>
      <w:r w:rsidR="00030772">
        <w:rPr>
          <w:noProof/>
        </w:rPr>
        <w:t>5</w:t>
      </w:r>
      <w:ins w:id="967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16</w:t>
      </w:r>
      <w:ins w:id="9675" w:author="JIE  SUN" w:date="2018-06-21T13:36:00Z">
        <w:r w:rsidR="00A64E7B">
          <w:fldChar w:fldCharType="end"/>
        </w:r>
      </w:ins>
      <w:ins w:id="9676" w:author="jie sun" w:date="2018-04-19T13:00:00Z">
        <w:del w:id="9677" w:author="JIE  SUN" w:date="2018-06-21T13:34:00Z">
          <w:r w:rsidR="00083FE7" w:rsidDel="00A64E7B">
            <w:fldChar w:fldCharType="begin"/>
          </w:r>
          <w:r w:rsidR="00083FE7" w:rsidDel="00A64E7B">
            <w:delInstrText xml:space="preserve"> STYLEREF 1 \s </w:delInstrText>
          </w:r>
        </w:del>
      </w:ins>
      <w:del w:id="9678" w:author="JIE  SUN" w:date="2018-06-21T13:34:00Z">
        <w:r w:rsidR="00083FE7" w:rsidDel="00A64E7B">
          <w:fldChar w:fldCharType="separate"/>
        </w:r>
        <w:r w:rsidR="00083FE7" w:rsidDel="00A64E7B">
          <w:rPr>
            <w:noProof/>
          </w:rPr>
          <w:delText>4</w:delText>
        </w:r>
      </w:del>
      <w:ins w:id="9679" w:author="jie sun" w:date="2018-04-19T13:00:00Z">
        <w:del w:id="968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681" w:author="JIE  SUN" w:date="2018-06-21T13:34:00Z">
        <w:r w:rsidR="00083FE7" w:rsidDel="00A64E7B">
          <w:fldChar w:fldCharType="separate"/>
        </w:r>
      </w:del>
      <w:ins w:id="9682" w:author="jie sun" w:date="2018-04-19T13:00:00Z">
        <w:del w:id="9683" w:author="JIE  SUN" w:date="2018-06-21T13:34:00Z">
          <w:r w:rsidR="00083FE7" w:rsidDel="00A64E7B">
            <w:rPr>
              <w:noProof/>
            </w:rPr>
            <w:delText>17</w:delText>
          </w:r>
          <w:r w:rsidR="00083FE7" w:rsidDel="00A64E7B">
            <w:fldChar w:fldCharType="end"/>
          </w:r>
        </w:del>
      </w:ins>
      <w:ins w:id="9684" w:author="jie sun" w:date="2018-04-19T12:52:00Z">
        <w:r>
          <w:t xml:space="preserve"> Action Report Interface</w:t>
        </w:r>
      </w:ins>
      <w:bookmarkEnd w:id="9671"/>
    </w:p>
    <w:p w14:paraId="14A9FF02" w14:textId="77777777" w:rsidR="0087014B" w:rsidDel="006E5371" w:rsidRDefault="0087014B">
      <w:pPr>
        <w:pStyle w:val="Caption"/>
        <w:jc w:val="center"/>
        <w:rPr>
          <w:ins w:id="9685" w:author="像个男人一样" w:date="2018-03-22T12:30:00Z"/>
          <w:del w:id="9686" w:author="jie sun" w:date="2018-04-12T11:24:00Z"/>
        </w:rPr>
        <w:pPrChange w:id="9687"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688" w:author="像个男人一样" w:date="2018-03-22T12:30:00Z"/>
          <w:del w:id="9689" w:author="jie sun" w:date="2018-04-15T19:38:00Z"/>
        </w:rPr>
        <w:pPrChange w:id="9690"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691" w:author="像个男人一样" w:date="2018-03-22T12:30:00Z"/>
          <w:del w:id="9692" w:author="jie sun" w:date="2018-04-15T19:38:00Z"/>
        </w:rPr>
        <w:pPrChange w:id="9693"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694" w:author="像个男人一样" w:date="2018-03-22T12:31:00Z"/>
          <w:del w:id="9695" w:author="jie sun" w:date="2018-04-15T19:38:00Z"/>
        </w:rPr>
        <w:pPrChange w:id="9696" w:author="jie sun" w:date="2018-04-19T13:08:00Z">
          <w:pPr>
            <w:pStyle w:val="Heading1"/>
            <w:numPr>
              <w:numId w:val="0"/>
            </w:numPr>
            <w:ind w:left="0" w:firstLine="0"/>
          </w:pPr>
        </w:pPrChange>
      </w:pPr>
    </w:p>
    <w:p w14:paraId="69BCB5C0" w14:textId="77777777" w:rsidR="00815F7F" w:rsidRDefault="00815F7F">
      <w:pPr>
        <w:pStyle w:val="Caption"/>
        <w:jc w:val="center"/>
        <w:rPr>
          <w:ins w:id="9697" w:author="jie sun" w:date="2018-04-15T19:38:00Z"/>
        </w:rPr>
        <w:pPrChange w:id="9698" w:author="jie sun" w:date="2018-04-19T13:08:00Z">
          <w:pPr>
            <w:ind w:left="432" w:hanging="432"/>
          </w:pPr>
        </w:pPrChange>
      </w:pPr>
    </w:p>
    <w:p w14:paraId="0795889B" w14:textId="2A74DC45" w:rsidR="0025599D" w:rsidRPr="0025599D" w:rsidRDefault="00B24752">
      <w:pPr>
        <w:pStyle w:val="Heading3"/>
        <w:rPr>
          <w:ins w:id="9699" w:author="jie sun" w:date="2018-04-15T21:11:00Z"/>
        </w:rPr>
      </w:pPr>
      <w:ins w:id="9700" w:author="jie sun" w:date="2018-04-15T19:38:00Z">
        <w:del w:id="9701" w:author="JIE  SUN" w:date="2018-06-25T18:34:00Z">
          <w:r w:rsidRPr="002B2555" w:rsidDel="009C1383">
            <w:delText>Action</w:delText>
          </w:r>
        </w:del>
      </w:ins>
      <w:bookmarkStart w:id="9702" w:name="_Toc518334848"/>
      <w:ins w:id="9703" w:author="JIE  SUN" w:date="2018-06-25T18:34:00Z">
        <w:r w:rsidR="009C1383">
          <w:t xml:space="preserve">Gesture </w:t>
        </w:r>
      </w:ins>
      <w:ins w:id="9704" w:author="jie sun" w:date="2018-04-15T19:38:00Z">
        <w:del w:id="9705" w:author="JIE  SUN" w:date="2018-06-25T18:35:00Z">
          <w:r w:rsidRPr="002B2555" w:rsidDel="009C1383">
            <w:delText xml:space="preserve"> </w:delText>
          </w:r>
        </w:del>
        <w:r w:rsidRPr="002B2555">
          <w:t xml:space="preserve">Recognition </w:t>
        </w:r>
        <w:del w:id="9706" w:author="JIE  SUN" w:date="2018-06-25T20:42:00Z">
          <w:r w:rsidR="00815F7F" w:rsidRPr="002B2555" w:rsidDel="00847D06">
            <w:delText>Algorithms</w:delText>
          </w:r>
        </w:del>
      </w:ins>
      <w:ins w:id="9707" w:author="JIE  SUN" w:date="2018-06-25T20:42:00Z">
        <w:r w:rsidR="00847D06">
          <w:t>Accuracy</w:t>
        </w:r>
      </w:ins>
      <w:r w:rsidR="00442E4E">
        <w:t xml:space="preserve"> Using This To</w:t>
      </w:r>
      <w:r w:rsidR="00442E4E">
        <w:rPr>
          <w:rFonts w:hint="eastAsia"/>
        </w:rPr>
        <w:t>ol</w:t>
      </w:r>
      <w:bookmarkEnd w:id="9702"/>
    </w:p>
    <w:p w14:paraId="0EA64D78" w14:textId="77777777" w:rsidR="006715F5" w:rsidRDefault="00D46A9F" w:rsidP="00F63614">
      <w:pPr>
        <w:rPr>
          <w:ins w:id="9708" w:author="jie sun" w:date="2018-04-19T11:56:00Z"/>
        </w:rPr>
      </w:pPr>
      <w:ins w:id="9709" w:author="jie sun" w:date="2018-04-18T20:56:00Z">
        <w:del w:id="9710" w:author="JIE  SUN" w:date="2018-06-25T18:34:00Z">
          <w:r w:rsidDel="009C1383">
            <w:rPr>
              <w:rFonts w:hint="eastAsia"/>
            </w:rPr>
            <w:delText xml:space="preserve">Action </w:delText>
          </w:r>
        </w:del>
      </w:ins>
      <w:ins w:id="9711" w:author="JIE  SUN" w:date="2018-06-25T18:34:00Z">
        <w:r w:rsidR="009C1383">
          <w:rPr>
            <w:rFonts w:hint="eastAsia"/>
          </w:rPr>
          <w:t>G</w:t>
        </w:r>
        <w:r w:rsidR="009C1383">
          <w:t xml:space="preserve">esture </w:t>
        </w:r>
      </w:ins>
      <w:ins w:id="9712" w:author="jie sun" w:date="2018-04-18T20:56:00Z">
        <w:r>
          <w:t>1</w:t>
        </w:r>
      </w:ins>
      <w:ins w:id="9713" w:author="jie sun" w:date="2018-04-19T12:36:00Z">
        <w:del w:id="9714" w:author="JIE  SUN" w:date="2018-06-25T20:41:00Z">
          <w:r w:rsidR="00776EFA" w:rsidDel="00847D06">
            <w:delText xml:space="preserve"> algorithm</w:delText>
          </w:r>
        </w:del>
      </w:ins>
      <w:ins w:id="9715" w:author="jie sun" w:date="2018-04-18T20:56:00Z">
        <w:r>
          <w:t xml:space="preserve">: </w:t>
        </w:r>
      </w:ins>
      <w:ins w:id="9716" w:author="jie sun" w:date="2018-04-19T11:57:00Z">
        <w:r w:rsidR="00BB0E31">
          <w:t xml:space="preserve"> </w:t>
        </w:r>
        <w:del w:id="9717" w:author="JIE  SUN" w:date="2018-06-25T20:42:00Z">
          <w:r w:rsidR="00BB0E31" w:rsidDel="00847D06">
            <w:rPr>
              <w:rFonts w:hint="eastAsia"/>
            </w:rPr>
            <w:delText xml:space="preserve">Doing </w:delText>
          </w:r>
        </w:del>
        <w:del w:id="9718" w:author="JIE  SUN" w:date="2018-06-25T18:34:00Z">
          <w:r w:rsidR="00BB0E31" w:rsidDel="009C1383">
            <w:rPr>
              <w:rFonts w:hint="eastAsia"/>
            </w:rPr>
            <w:delText>action</w:delText>
          </w:r>
        </w:del>
        <w:del w:id="9719" w:author="JIE  SUN" w:date="2018-06-25T20:42:00Z">
          <w:r w:rsidR="00BB0E31" w:rsidDel="00847D06">
            <w:rPr>
              <w:rFonts w:hint="eastAsia"/>
            </w:rPr>
            <w:delText xml:space="preserve"> 1 </w:delText>
          </w:r>
        </w:del>
      </w:ins>
      <w:ins w:id="9720" w:author="jie sun" w:date="2018-04-19T12:36:00Z">
        <w:del w:id="9721" w:author="JIE  SUN" w:date="2018-06-25T20:42:00Z">
          <w:r w:rsidR="000A09FC" w:rsidDel="00847D06">
            <w:rPr>
              <w:rFonts w:hint="eastAsia"/>
            </w:rPr>
            <w:delText>exact</w:delText>
          </w:r>
        </w:del>
      </w:ins>
      <w:ins w:id="9722" w:author="jie sun" w:date="2018-04-19T11:57:00Z">
        <w:del w:id="9723" w:author="JIE  SUN" w:date="2018-06-25T20:42:00Z">
          <w:r w:rsidR="00BB0E31" w:rsidDel="00847D06">
            <w:rPr>
              <w:rFonts w:hint="eastAsia"/>
            </w:rPr>
            <w:delText xml:space="preserve"> </w:delText>
          </w:r>
        </w:del>
        <w:del w:id="9724" w:author="JIE  SUN" w:date="2018-06-25T18:39:00Z">
          <w:r w:rsidR="00BB0E31" w:rsidDel="00085A56">
            <w:rPr>
              <w:rFonts w:hint="eastAsia"/>
            </w:rPr>
            <w:delText>25</w:delText>
          </w:r>
        </w:del>
        <w:del w:id="9725" w:author="JIE  SUN" w:date="2018-06-25T20:42:00Z">
          <w:r w:rsidR="00BB0E31" w:rsidDel="00847D06">
            <w:rPr>
              <w:rFonts w:hint="eastAsia"/>
            </w:rPr>
            <w:delText xml:space="preserve"> times, get the data below</w:delText>
          </w:r>
        </w:del>
      </w:ins>
      <w:ins w:id="9726" w:author="jie sun" w:date="2018-04-19T12:03:00Z">
        <w:del w:id="9727" w:author="JIE  SUN" w:date="2018-06-25T20:42:00Z">
          <w:r w:rsidR="00617CB5" w:rsidDel="00847D06">
            <w:rPr>
              <w:rFonts w:hint="eastAsia"/>
            </w:rPr>
            <w:delText>.</w:delText>
          </w:r>
        </w:del>
      </w:ins>
      <w:ins w:id="9728"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729" w:author="jie sun" w:date="2018-04-18T21:00:00Z"/>
        </w:rPr>
        <w:pPrChange w:id="9730" w:author="jie sun" w:date="2018-04-19T12:51:00Z">
          <w:pPr/>
        </w:pPrChange>
      </w:pPr>
      <w:ins w:id="9731"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732" w:author="jie sun" w:date="2018-04-19T12:17:00Z">
        <w:del w:id="9733"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67040A88" w:rsidR="00BC5AFE" w:rsidRDefault="0043181B">
      <w:pPr>
        <w:pStyle w:val="Caption"/>
        <w:jc w:val="center"/>
        <w:rPr>
          <w:ins w:id="9734" w:author="JIE  SUN" w:date="2018-06-25T18:39:00Z"/>
        </w:rPr>
        <w:pPrChange w:id="9735" w:author="jie sun" w:date="2018-04-19T12:51:00Z">
          <w:pPr/>
        </w:pPrChange>
      </w:pPr>
      <w:bookmarkStart w:id="9736" w:name="_Toc517801909"/>
      <w:ins w:id="9737" w:author="jie sun" w:date="2018-04-19T12:47:00Z">
        <w:r>
          <w:t xml:space="preserve">Figure </w:t>
        </w:r>
      </w:ins>
      <w:ins w:id="9738" w:author="JIE  SUN" w:date="2018-06-21T13:36:00Z">
        <w:r w:rsidR="00A64E7B">
          <w:fldChar w:fldCharType="begin"/>
        </w:r>
        <w:r w:rsidR="00A64E7B">
          <w:instrText xml:space="preserve"> STYLEREF 1 \s </w:instrText>
        </w:r>
      </w:ins>
      <w:r w:rsidR="00A64E7B">
        <w:fldChar w:fldCharType="separate"/>
      </w:r>
      <w:r w:rsidR="00030772">
        <w:rPr>
          <w:noProof/>
        </w:rPr>
        <w:t>5</w:t>
      </w:r>
      <w:ins w:id="973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17</w:t>
      </w:r>
      <w:ins w:id="9740" w:author="JIE  SUN" w:date="2018-06-21T13:36:00Z">
        <w:r w:rsidR="00A64E7B">
          <w:fldChar w:fldCharType="end"/>
        </w:r>
      </w:ins>
      <w:ins w:id="9741" w:author="jie sun" w:date="2018-04-19T13:00:00Z">
        <w:del w:id="9742" w:author="JIE  SUN" w:date="2018-06-21T13:34:00Z">
          <w:r w:rsidR="00083FE7" w:rsidDel="00A64E7B">
            <w:fldChar w:fldCharType="begin"/>
          </w:r>
          <w:r w:rsidR="00083FE7" w:rsidDel="00A64E7B">
            <w:delInstrText xml:space="preserve"> STYLEREF 1 \s </w:delInstrText>
          </w:r>
        </w:del>
      </w:ins>
      <w:del w:id="9743" w:author="JIE  SUN" w:date="2018-06-21T13:34:00Z">
        <w:r w:rsidR="00083FE7" w:rsidDel="00A64E7B">
          <w:fldChar w:fldCharType="separate"/>
        </w:r>
        <w:r w:rsidR="00083FE7" w:rsidDel="00A64E7B">
          <w:rPr>
            <w:noProof/>
          </w:rPr>
          <w:delText>4</w:delText>
        </w:r>
      </w:del>
      <w:ins w:id="9744" w:author="jie sun" w:date="2018-04-19T13:00:00Z">
        <w:del w:id="974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746" w:author="JIE  SUN" w:date="2018-06-21T13:34:00Z">
        <w:r w:rsidR="00083FE7" w:rsidDel="00A64E7B">
          <w:fldChar w:fldCharType="separate"/>
        </w:r>
      </w:del>
      <w:ins w:id="9747" w:author="jie sun" w:date="2018-04-19T13:00:00Z">
        <w:del w:id="9748" w:author="JIE  SUN" w:date="2018-06-21T13:34:00Z">
          <w:r w:rsidR="00083FE7" w:rsidDel="00A64E7B">
            <w:rPr>
              <w:noProof/>
            </w:rPr>
            <w:delText>18</w:delText>
          </w:r>
          <w:r w:rsidR="00083FE7" w:rsidDel="00A64E7B">
            <w:fldChar w:fldCharType="end"/>
          </w:r>
        </w:del>
      </w:ins>
      <w:ins w:id="9749" w:author="jie sun" w:date="2018-04-19T12:47:00Z">
        <w:r>
          <w:t xml:space="preserve"> </w:t>
        </w:r>
        <w:del w:id="9750" w:author="JIE  SUN" w:date="2018-06-25T18:38:00Z">
          <w:r w:rsidDel="009C1383">
            <w:delText>Action</w:delText>
          </w:r>
        </w:del>
      </w:ins>
      <w:ins w:id="9751" w:author="JIE  SUN" w:date="2018-06-25T18:38:00Z">
        <w:r w:rsidR="009C1383">
          <w:t>Gesture</w:t>
        </w:r>
      </w:ins>
      <w:ins w:id="9752" w:author="jie sun" w:date="2018-04-19T12:47:00Z">
        <w:r>
          <w:t xml:space="preserve"> 1 Gyro Data</w:t>
        </w:r>
      </w:ins>
      <w:bookmarkEnd w:id="9736"/>
    </w:p>
    <w:p w14:paraId="45062A05" w14:textId="77777777" w:rsidR="00085A56" w:rsidRPr="00085A56" w:rsidDel="00527F81" w:rsidRDefault="00085A56">
      <w:pPr>
        <w:jc w:val="center"/>
        <w:rPr>
          <w:ins w:id="9753" w:author="jie sun" w:date="2018-04-18T20:57:00Z"/>
          <w:del w:id="9754" w:author="JIE  SUN" w:date="2018-06-25T18:41:00Z"/>
        </w:rPr>
        <w:pPrChange w:id="9755" w:author="JIE  SUN" w:date="2018-06-25T18:40:00Z">
          <w:pPr/>
        </w:pPrChange>
      </w:pPr>
      <w:ins w:id="9756"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757" w:author="jie sun" w:date="2018-04-19T13:00:00Z"/>
        </w:rPr>
      </w:pPr>
      <w:ins w:id="9758" w:author="jie sun" w:date="2018-04-19T13:00:00Z">
        <w:del w:id="9759"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7B2919EF" w:rsidR="00083FE7" w:rsidRDefault="00083FE7">
      <w:pPr>
        <w:pStyle w:val="Caption"/>
        <w:jc w:val="center"/>
        <w:rPr>
          <w:ins w:id="9760" w:author="jie sun" w:date="2018-04-19T13:00:00Z"/>
        </w:rPr>
        <w:pPrChange w:id="9761" w:author="jie sun" w:date="2018-04-19T13:00:00Z">
          <w:pPr>
            <w:jc w:val="center"/>
          </w:pPr>
        </w:pPrChange>
      </w:pPr>
      <w:bookmarkStart w:id="9762" w:name="_Toc517801910"/>
      <w:ins w:id="9763" w:author="jie sun" w:date="2018-04-19T13:00:00Z">
        <w:r>
          <w:t xml:space="preserve">Figure </w:t>
        </w:r>
      </w:ins>
      <w:ins w:id="9764" w:author="JIE  SUN" w:date="2018-06-21T13:36:00Z">
        <w:r w:rsidR="00A64E7B">
          <w:fldChar w:fldCharType="begin"/>
        </w:r>
        <w:r w:rsidR="00A64E7B">
          <w:instrText xml:space="preserve"> STYLEREF 1 \s </w:instrText>
        </w:r>
      </w:ins>
      <w:r w:rsidR="00A64E7B">
        <w:fldChar w:fldCharType="separate"/>
      </w:r>
      <w:r w:rsidR="00030772">
        <w:rPr>
          <w:noProof/>
        </w:rPr>
        <w:t>5</w:t>
      </w:r>
      <w:ins w:id="976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18</w:t>
      </w:r>
      <w:ins w:id="9766" w:author="JIE  SUN" w:date="2018-06-21T13:36:00Z">
        <w:r w:rsidR="00A64E7B">
          <w:fldChar w:fldCharType="end"/>
        </w:r>
      </w:ins>
      <w:ins w:id="9767" w:author="jie sun" w:date="2018-04-19T13:00:00Z">
        <w:del w:id="9768" w:author="JIE  SUN" w:date="2018-06-21T13:34:00Z">
          <w:r w:rsidDel="00A64E7B">
            <w:fldChar w:fldCharType="begin"/>
          </w:r>
          <w:r w:rsidDel="00A64E7B">
            <w:delInstrText xml:space="preserve"> STYLEREF 1 \s </w:delInstrText>
          </w:r>
        </w:del>
      </w:ins>
      <w:del w:id="9769" w:author="JIE  SUN" w:date="2018-06-21T13:34:00Z">
        <w:r w:rsidDel="00A64E7B">
          <w:fldChar w:fldCharType="separate"/>
        </w:r>
        <w:r w:rsidDel="00A64E7B">
          <w:rPr>
            <w:noProof/>
          </w:rPr>
          <w:delText>4</w:delText>
        </w:r>
      </w:del>
      <w:ins w:id="9770" w:author="jie sun" w:date="2018-04-19T13:00:00Z">
        <w:del w:id="9771"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772" w:author="JIE  SUN" w:date="2018-06-21T13:34:00Z">
        <w:r w:rsidDel="00A64E7B">
          <w:fldChar w:fldCharType="separate"/>
        </w:r>
      </w:del>
      <w:ins w:id="9773" w:author="jie sun" w:date="2018-04-19T13:00:00Z">
        <w:del w:id="9774" w:author="JIE  SUN" w:date="2018-06-21T13:34:00Z">
          <w:r w:rsidDel="00A64E7B">
            <w:rPr>
              <w:noProof/>
            </w:rPr>
            <w:delText>19</w:delText>
          </w:r>
          <w:r w:rsidDel="00A64E7B">
            <w:fldChar w:fldCharType="end"/>
          </w:r>
        </w:del>
        <w:r>
          <w:t xml:space="preserve"> : </w:t>
        </w:r>
        <w:del w:id="9775" w:author="JIE  SUN" w:date="2018-06-25T18:41:00Z">
          <w:r w:rsidDel="00527F81">
            <w:delText>Action</w:delText>
          </w:r>
        </w:del>
      </w:ins>
      <w:ins w:id="9776" w:author="JIE  SUN" w:date="2018-06-25T18:41:00Z">
        <w:r w:rsidR="00527F81">
          <w:t>Gesture</w:t>
        </w:r>
      </w:ins>
      <w:ins w:id="9777" w:author="jie sun" w:date="2018-04-19T13:00:00Z">
        <w:r>
          <w:t xml:space="preserve"> 1 Acceleration Data</w:t>
        </w:r>
        <w:bookmarkEnd w:id="9762"/>
      </w:ins>
    </w:p>
    <w:p w14:paraId="1F3267BB" w14:textId="77777777" w:rsidR="00083FE7" w:rsidRPr="000F5157" w:rsidRDefault="00083FE7">
      <w:pPr>
        <w:jc w:val="center"/>
        <w:rPr>
          <w:ins w:id="9778" w:author="jie sun" w:date="2018-04-17T14:01:00Z"/>
        </w:rPr>
        <w:pPrChange w:id="9779" w:author="jie sun" w:date="2018-04-19T13:00:00Z">
          <w:pPr/>
        </w:pPrChange>
      </w:pPr>
    </w:p>
    <w:p w14:paraId="6BC2436D" w14:textId="77777777" w:rsidR="00C30F16" w:rsidRDefault="00776EFA">
      <w:pPr>
        <w:jc w:val="center"/>
        <w:rPr>
          <w:ins w:id="9780" w:author="jie sun" w:date="2018-04-17T14:01:00Z"/>
        </w:rPr>
        <w:pPrChange w:id="9781" w:author="jie sun" w:date="2018-04-19T12:51:00Z">
          <w:pPr/>
        </w:pPrChange>
      </w:pPr>
      <w:ins w:id="9782" w:author="jie sun" w:date="2018-04-19T12:36:00Z">
        <w:del w:id="9783"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784"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2795806F" w:rsidR="00C30F16" w:rsidRDefault="0043181B">
      <w:pPr>
        <w:pStyle w:val="Caption"/>
        <w:jc w:val="center"/>
        <w:rPr>
          <w:ins w:id="9785" w:author="JIE  SUN" w:date="2018-06-25T20:56:00Z"/>
        </w:rPr>
        <w:pPrChange w:id="9786" w:author="jie sun" w:date="2018-04-19T12:51:00Z">
          <w:pPr/>
        </w:pPrChange>
      </w:pPr>
      <w:bookmarkStart w:id="9787" w:name="_Toc517801911"/>
      <w:ins w:id="9788" w:author="jie sun" w:date="2018-04-19T12:51:00Z">
        <w:r>
          <w:t xml:space="preserve">Figure </w:t>
        </w:r>
      </w:ins>
      <w:ins w:id="9789" w:author="JIE  SUN" w:date="2018-06-21T13:36:00Z">
        <w:r w:rsidR="00A64E7B">
          <w:fldChar w:fldCharType="begin"/>
        </w:r>
        <w:r w:rsidR="00A64E7B">
          <w:instrText xml:space="preserve"> STYLEREF 1 \s </w:instrText>
        </w:r>
      </w:ins>
      <w:r w:rsidR="00A64E7B">
        <w:fldChar w:fldCharType="separate"/>
      </w:r>
      <w:r w:rsidR="00030772">
        <w:rPr>
          <w:noProof/>
        </w:rPr>
        <w:t>5</w:t>
      </w:r>
      <w:ins w:id="979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030772">
        <w:rPr>
          <w:noProof/>
        </w:rPr>
        <w:t>19</w:t>
      </w:r>
      <w:ins w:id="9791" w:author="JIE  SUN" w:date="2018-06-21T13:36:00Z">
        <w:r w:rsidR="00A64E7B">
          <w:fldChar w:fldCharType="end"/>
        </w:r>
      </w:ins>
      <w:ins w:id="9792" w:author="jie sun" w:date="2018-04-19T13:00:00Z">
        <w:del w:id="9793" w:author="JIE  SUN" w:date="2018-06-21T13:34:00Z">
          <w:r w:rsidR="00083FE7" w:rsidDel="00A64E7B">
            <w:fldChar w:fldCharType="begin"/>
          </w:r>
          <w:r w:rsidR="00083FE7" w:rsidDel="00A64E7B">
            <w:delInstrText xml:space="preserve"> STYLEREF 1 \s </w:delInstrText>
          </w:r>
        </w:del>
      </w:ins>
      <w:del w:id="9794" w:author="JIE  SUN" w:date="2018-06-21T13:34:00Z">
        <w:r w:rsidR="00083FE7" w:rsidDel="00A64E7B">
          <w:fldChar w:fldCharType="separate"/>
        </w:r>
        <w:r w:rsidR="00083FE7" w:rsidDel="00A64E7B">
          <w:rPr>
            <w:noProof/>
          </w:rPr>
          <w:delText>4</w:delText>
        </w:r>
      </w:del>
      <w:ins w:id="9795" w:author="jie sun" w:date="2018-04-19T13:00:00Z">
        <w:del w:id="979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797" w:author="JIE  SUN" w:date="2018-06-21T13:34:00Z">
        <w:r w:rsidR="00083FE7" w:rsidDel="00A64E7B">
          <w:fldChar w:fldCharType="separate"/>
        </w:r>
      </w:del>
      <w:ins w:id="9798" w:author="jie sun" w:date="2018-04-19T13:00:00Z">
        <w:del w:id="9799" w:author="JIE  SUN" w:date="2018-06-21T13:34:00Z">
          <w:r w:rsidR="00083FE7" w:rsidDel="00A64E7B">
            <w:rPr>
              <w:noProof/>
            </w:rPr>
            <w:delText>20</w:delText>
          </w:r>
          <w:r w:rsidR="00083FE7" w:rsidDel="00A64E7B">
            <w:fldChar w:fldCharType="end"/>
          </w:r>
        </w:del>
      </w:ins>
      <w:ins w:id="9800" w:author="jie sun" w:date="2018-04-19T12:51:00Z">
        <w:r>
          <w:t xml:space="preserve"> Action 1 Calculation</w:t>
        </w:r>
      </w:ins>
      <w:ins w:id="9801" w:author="jie sun" w:date="2018-04-19T13:08:00Z">
        <w:r w:rsidR="00833C88">
          <w:t xml:space="preserve"> Result</w:t>
        </w:r>
      </w:ins>
      <w:bookmarkEnd w:id="9787"/>
    </w:p>
    <w:p w14:paraId="535AE70D" w14:textId="77777777" w:rsidR="0025599D" w:rsidRDefault="0025599D">
      <w:pPr>
        <w:rPr>
          <w:ins w:id="9802" w:author="JIE  SUN" w:date="2018-06-25T20:56:00Z"/>
        </w:rPr>
      </w:pPr>
      <w:bookmarkStart w:id="9803" w:name="OLE_LINK43"/>
      <w:bookmarkStart w:id="9804" w:name="OLE_LINK44"/>
      <w:ins w:id="9805" w:author="JIE  SUN" w:date="2018-06-25T20:56:00Z">
        <w:r>
          <w:t>The accuracy of this gesture tool can be calculated below:</w:t>
        </w:r>
      </w:ins>
    </w:p>
    <w:tbl>
      <w:tblPr>
        <w:tblStyle w:val="TableGrid"/>
        <w:tblW w:w="0" w:type="auto"/>
        <w:tblLook w:val="04A0" w:firstRow="1" w:lastRow="0" w:firstColumn="1" w:lastColumn="0" w:noHBand="0" w:noVBand="1"/>
        <w:tblPrChange w:id="9806"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807">
          <w:tblGrid>
            <w:gridCol w:w="2254"/>
            <w:gridCol w:w="2254"/>
            <w:gridCol w:w="2254"/>
            <w:gridCol w:w="2254"/>
          </w:tblGrid>
        </w:tblGridChange>
      </w:tblGrid>
      <w:tr w:rsidR="0025599D" w14:paraId="02F33730" w14:textId="77777777" w:rsidTr="0025599D">
        <w:trPr>
          <w:ins w:id="9808" w:author="JIE  SUN" w:date="2018-06-25T20:58:00Z"/>
        </w:trPr>
        <w:tc>
          <w:tcPr>
            <w:tcW w:w="2122" w:type="dxa"/>
            <w:tcPrChange w:id="9809" w:author="JIE  SUN" w:date="2018-06-25T20:58:00Z">
              <w:tcPr>
                <w:tcW w:w="2254" w:type="dxa"/>
              </w:tcPr>
            </w:tcPrChange>
          </w:tcPr>
          <w:p w14:paraId="615EAD98" w14:textId="77777777" w:rsidR="0025599D" w:rsidRDefault="0025599D">
            <w:pPr>
              <w:jc w:val="center"/>
              <w:rPr>
                <w:ins w:id="9810" w:author="JIE  SUN" w:date="2018-06-25T20:58:00Z"/>
              </w:rPr>
              <w:pPrChange w:id="9811" w:author="JIE  SUN" w:date="2018-06-25T21:00:00Z">
                <w:pPr/>
              </w:pPrChange>
            </w:pPr>
            <w:ins w:id="9812" w:author="JIE  SUN" w:date="2018-06-25T20:58:00Z">
              <w:r>
                <w:t>Gesture Number</w:t>
              </w:r>
            </w:ins>
          </w:p>
        </w:tc>
        <w:tc>
          <w:tcPr>
            <w:tcW w:w="2551" w:type="dxa"/>
            <w:tcPrChange w:id="9813" w:author="JIE  SUN" w:date="2018-06-25T20:58:00Z">
              <w:tcPr>
                <w:tcW w:w="2254" w:type="dxa"/>
              </w:tcPr>
            </w:tcPrChange>
          </w:tcPr>
          <w:p w14:paraId="08369230" w14:textId="77777777" w:rsidR="0025599D" w:rsidRDefault="0025599D">
            <w:pPr>
              <w:jc w:val="center"/>
              <w:rPr>
                <w:ins w:id="9814" w:author="JIE  SUN" w:date="2018-06-25T20:58:00Z"/>
              </w:rPr>
              <w:pPrChange w:id="9815" w:author="JIE  SUN" w:date="2018-06-25T21:00:00Z">
                <w:pPr/>
              </w:pPrChange>
            </w:pPr>
            <w:ins w:id="9816" w:author="JIE  SUN" w:date="2018-06-25T20:58:00Z">
              <w:r>
                <w:t>Exact Shaking times</w:t>
              </w:r>
            </w:ins>
          </w:p>
        </w:tc>
        <w:tc>
          <w:tcPr>
            <w:tcW w:w="2268" w:type="dxa"/>
            <w:tcPrChange w:id="9817" w:author="JIE  SUN" w:date="2018-06-25T20:58:00Z">
              <w:tcPr>
                <w:tcW w:w="2254" w:type="dxa"/>
              </w:tcPr>
            </w:tcPrChange>
          </w:tcPr>
          <w:p w14:paraId="3092F97B" w14:textId="77777777" w:rsidR="0025599D" w:rsidRDefault="0025599D">
            <w:pPr>
              <w:jc w:val="center"/>
              <w:rPr>
                <w:ins w:id="9818" w:author="JIE  SUN" w:date="2018-06-25T20:58:00Z"/>
              </w:rPr>
              <w:pPrChange w:id="9819" w:author="JIE  SUN" w:date="2018-06-25T21:00:00Z">
                <w:pPr/>
              </w:pPrChange>
            </w:pPr>
            <w:ins w:id="9820" w:author="JIE  SUN" w:date="2018-06-25T20:59:00Z">
              <w:r>
                <w:t>Testers tests</w:t>
              </w:r>
            </w:ins>
          </w:p>
        </w:tc>
        <w:tc>
          <w:tcPr>
            <w:tcW w:w="2075" w:type="dxa"/>
            <w:tcPrChange w:id="9821" w:author="JIE  SUN" w:date="2018-06-25T20:58:00Z">
              <w:tcPr>
                <w:tcW w:w="2254" w:type="dxa"/>
              </w:tcPr>
            </w:tcPrChange>
          </w:tcPr>
          <w:p w14:paraId="1179A673" w14:textId="77777777" w:rsidR="0025599D" w:rsidRDefault="0025599D">
            <w:pPr>
              <w:jc w:val="center"/>
              <w:rPr>
                <w:ins w:id="9822" w:author="JIE  SUN" w:date="2018-06-25T20:58:00Z"/>
              </w:rPr>
              <w:pPrChange w:id="9823" w:author="JIE  SUN" w:date="2018-06-25T21:00:00Z">
                <w:pPr/>
              </w:pPrChange>
            </w:pPr>
            <w:ins w:id="9824" w:author="JIE  SUN" w:date="2018-06-25T20:59:00Z">
              <w:r>
                <w:t>Accuracy</w:t>
              </w:r>
            </w:ins>
          </w:p>
        </w:tc>
      </w:tr>
      <w:tr w:rsidR="0025599D" w14:paraId="32CB3732" w14:textId="77777777" w:rsidTr="0025599D">
        <w:trPr>
          <w:ins w:id="9825" w:author="JIE  SUN" w:date="2018-06-25T20:58:00Z"/>
        </w:trPr>
        <w:tc>
          <w:tcPr>
            <w:tcW w:w="2122" w:type="dxa"/>
            <w:tcPrChange w:id="9826" w:author="JIE  SUN" w:date="2018-06-25T20:58:00Z">
              <w:tcPr>
                <w:tcW w:w="2254" w:type="dxa"/>
              </w:tcPr>
            </w:tcPrChange>
          </w:tcPr>
          <w:p w14:paraId="4798E2C3" w14:textId="77777777" w:rsidR="0025599D" w:rsidRDefault="0025599D">
            <w:pPr>
              <w:jc w:val="center"/>
              <w:rPr>
                <w:ins w:id="9827" w:author="JIE  SUN" w:date="2018-06-25T20:58:00Z"/>
              </w:rPr>
              <w:pPrChange w:id="9828" w:author="JIE  SUN" w:date="2018-06-25T21:00:00Z">
                <w:pPr/>
              </w:pPrChange>
            </w:pPr>
            <w:ins w:id="9829" w:author="JIE  SUN" w:date="2018-06-25T20:58:00Z">
              <w:r>
                <w:t>1</w:t>
              </w:r>
            </w:ins>
          </w:p>
        </w:tc>
        <w:tc>
          <w:tcPr>
            <w:tcW w:w="2551" w:type="dxa"/>
            <w:tcPrChange w:id="9830" w:author="JIE  SUN" w:date="2018-06-25T20:58:00Z">
              <w:tcPr>
                <w:tcW w:w="2254" w:type="dxa"/>
              </w:tcPr>
            </w:tcPrChange>
          </w:tcPr>
          <w:p w14:paraId="4F4020C4" w14:textId="77777777" w:rsidR="0025599D" w:rsidRDefault="0025599D">
            <w:pPr>
              <w:jc w:val="center"/>
              <w:rPr>
                <w:ins w:id="9831" w:author="JIE  SUN" w:date="2018-06-25T20:58:00Z"/>
              </w:rPr>
              <w:pPrChange w:id="9832" w:author="JIE  SUN" w:date="2018-06-25T21:00:00Z">
                <w:pPr/>
              </w:pPrChange>
            </w:pPr>
            <w:ins w:id="9833" w:author="JIE  SUN" w:date="2018-06-25T20:58:00Z">
              <w:r>
                <w:t>20</w:t>
              </w:r>
            </w:ins>
          </w:p>
        </w:tc>
        <w:tc>
          <w:tcPr>
            <w:tcW w:w="2268" w:type="dxa"/>
            <w:tcPrChange w:id="9834" w:author="JIE  SUN" w:date="2018-06-25T20:58:00Z">
              <w:tcPr>
                <w:tcW w:w="2254" w:type="dxa"/>
              </w:tcPr>
            </w:tcPrChange>
          </w:tcPr>
          <w:p w14:paraId="6A35EC72" w14:textId="77777777" w:rsidR="0025599D" w:rsidRDefault="0025599D">
            <w:pPr>
              <w:jc w:val="center"/>
              <w:rPr>
                <w:ins w:id="9835" w:author="JIE  SUN" w:date="2018-06-25T20:58:00Z"/>
              </w:rPr>
              <w:pPrChange w:id="9836" w:author="JIE  SUN" w:date="2018-06-25T21:00:00Z">
                <w:pPr/>
              </w:pPrChange>
            </w:pPr>
            <w:ins w:id="9837" w:author="JIE  SUN" w:date="2018-06-25T20:59:00Z">
              <w:r>
                <w:t>18</w:t>
              </w:r>
            </w:ins>
          </w:p>
        </w:tc>
        <w:tc>
          <w:tcPr>
            <w:tcW w:w="2075" w:type="dxa"/>
            <w:tcPrChange w:id="9838" w:author="JIE  SUN" w:date="2018-06-25T20:58:00Z">
              <w:tcPr>
                <w:tcW w:w="2254" w:type="dxa"/>
              </w:tcPr>
            </w:tcPrChange>
          </w:tcPr>
          <w:p w14:paraId="31BCCB2C" w14:textId="77777777" w:rsidR="0025599D" w:rsidRDefault="0025599D">
            <w:pPr>
              <w:jc w:val="center"/>
              <w:rPr>
                <w:ins w:id="9839" w:author="JIE  SUN" w:date="2018-06-25T20:58:00Z"/>
              </w:rPr>
              <w:pPrChange w:id="9840" w:author="JIE  SUN" w:date="2018-06-25T21:00:00Z">
                <w:pPr/>
              </w:pPrChange>
            </w:pPr>
            <w:ins w:id="9841" w:author="JIE  SUN" w:date="2018-06-25T20:59:00Z">
              <w:r>
                <w:t>90%</w:t>
              </w:r>
            </w:ins>
          </w:p>
        </w:tc>
      </w:tr>
      <w:bookmarkEnd w:id="9803"/>
      <w:bookmarkEnd w:id="9804"/>
    </w:tbl>
    <w:p w14:paraId="39113555" w14:textId="77777777" w:rsidR="0025599D" w:rsidRPr="0025599D" w:rsidRDefault="0025599D">
      <w:pPr>
        <w:rPr>
          <w:ins w:id="9842" w:author="jie sun" w:date="2018-04-17T14:01:00Z"/>
        </w:rPr>
      </w:pPr>
    </w:p>
    <w:p w14:paraId="6437D23F" w14:textId="77777777" w:rsidR="00C30F16" w:rsidDel="00BF34BB" w:rsidRDefault="00C30F16" w:rsidP="00806241">
      <w:pPr>
        <w:rPr>
          <w:del w:id="9843" w:author="jie sun" w:date="2018-04-18T00:14:00Z"/>
          <w:b/>
        </w:rPr>
      </w:pPr>
    </w:p>
    <w:p w14:paraId="4C89A8F5" w14:textId="77777777" w:rsidR="00BF34BB" w:rsidDel="0025599D" w:rsidRDefault="00BF34BB">
      <w:pPr>
        <w:pStyle w:val="Heading1"/>
        <w:numPr>
          <w:ilvl w:val="0"/>
          <w:numId w:val="0"/>
        </w:numPr>
        <w:rPr>
          <w:ins w:id="9844" w:author="jie sun" w:date="2018-06-09T18:10:00Z"/>
          <w:del w:id="9845" w:author="JIE  SUN" w:date="2018-06-25T20:56:00Z"/>
          <w:rFonts w:eastAsiaTheme="minorEastAsia" w:cstheme="minorBidi"/>
          <w:sz w:val="24"/>
          <w:szCs w:val="22"/>
        </w:rPr>
      </w:pPr>
    </w:p>
    <w:p w14:paraId="58239253" w14:textId="77777777" w:rsidR="00BF34BB" w:rsidDel="0025599D" w:rsidRDefault="00BF34BB" w:rsidP="00BF34BB">
      <w:pPr>
        <w:rPr>
          <w:ins w:id="9846" w:author="jie sun" w:date="2018-06-09T18:10:00Z"/>
          <w:del w:id="9847" w:author="JIE  SUN" w:date="2018-06-25T20:56:00Z"/>
        </w:rPr>
      </w:pPr>
    </w:p>
    <w:p w14:paraId="67B15364" w14:textId="77777777" w:rsidR="00BF34BB" w:rsidDel="0025599D" w:rsidRDefault="00BF34BB" w:rsidP="00BF34BB">
      <w:pPr>
        <w:rPr>
          <w:ins w:id="9848" w:author="jie sun" w:date="2018-06-09T18:10:00Z"/>
          <w:del w:id="9849" w:author="JIE  SUN" w:date="2018-06-25T20:56:00Z"/>
        </w:rPr>
      </w:pPr>
      <w:ins w:id="9850" w:author="jie sun" w:date="2018-06-09T18:10:00Z">
        <w:del w:id="9851"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852" w:author="jie sun" w:date="2018-06-09T18:10:00Z"/>
          <w:del w:id="9853" w:author="JIE  SUN" w:date="2018-06-25T20:56:00Z"/>
        </w:rPr>
      </w:pPr>
      <w:ins w:id="9854" w:author="jie sun" w:date="2018-06-09T18:10:00Z">
        <w:del w:id="9855" w:author="JIE  SUN" w:date="2018-06-25T20:56:00Z">
          <w:r w:rsidDel="0025599D">
            <w:delText>Action judge algorithm:</w:delText>
          </w:r>
        </w:del>
      </w:ins>
    </w:p>
    <w:p w14:paraId="5960B62D" w14:textId="77777777" w:rsidR="006A4A14" w:rsidDel="0025599D" w:rsidRDefault="006A4A14" w:rsidP="00BF34BB">
      <w:pPr>
        <w:rPr>
          <w:ins w:id="9856" w:author="jie sun" w:date="2018-06-09T18:11:00Z"/>
          <w:del w:id="9857" w:author="JIE  SUN" w:date="2018-06-25T20:52:00Z"/>
        </w:rPr>
      </w:pPr>
      <w:ins w:id="9858" w:author="jie sun" w:date="2018-06-09T18:10:00Z">
        <w:del w:id="9859" w:author="JIE  SUN" w:date="2018-06-25T20:52:00Z">
          <w:r w:rsidDel="0025599D">
            <w:tab/>
            <w:delText>There are some conditions it m</w:delText>
          </w:r>
        </w:del>
      </w:ins>
      <w:ins w:id="9860" w:author="jie sun" w:date="2018-06-09T18:11:00Z">
        <w:del w:id="9861"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862" w:author="jie sun" w:date="2018-06-09T18:11:00Z"/>
          <w:del w:id="9863" w:author="JIE  SUN" w:date="2018-06-25T20:52:00Z"/>
        </w:trPr>
        <w:tc>
          <w:tcPr>
            <w:tcW w:w="4508" w:type="dxa"/>
          </w:tcPr>
          <w:p w14:paraId="6E39CDF0" w14:textId="77777777" w:rsidR="00573551" w:rsidDel="0025599D" w:rsidRDefault="00573551" w:rsidP="00BF34BB">
            <w:pPr>
              <w:rPr>
                <w:ins w:id="9864" w:author="jie sun" w:date="2018-06-09T18:11:00Z"/>
                <w:del w:id="9865" w:author="JIE  SUN" w:date="2018-06-25T20:52:00Z"/>
              </w:rPr>
            </w:pPr>
            <w:ins w:id="9866" w:author="jie sun" w:date="2018-06-09T18:11:00Z">
              <w:del w:id="9867" w:author="JIE  SUN" w:date="2018-06-25T20:52:00Z">
                <w:r w:rsidDel="0025599D">
                  <w:delText>1. Z get an position w</w:delText>
                </w:r>
              </w:del>
            </w:ins>
            <w:ins w:id="9868" w:author="jie sun" w:date="2018-06-09T18:12:00Z">
              <w:del w:id="9869"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870" w:author="jie sun" w:date="2018-06-09T18:11:00Z"/>
                <w:del w:id="9871" w:author="JIE  SUN" w:date="2018-06-25T20:52:00Z"/>
              </w:rPr>
            </w:pPr>
            <w:ins w:id="9872" w:author="jie sun" w:date="2018-06-09T18:12:00Z">
              <w:del w:id="9873" w:author="JIE  SUN" w:date="2018-06-25T20:52:00Z">
                <w:r w:rsidDel="0025599D">
                  <w:delText xml:space="preserve"> Angle Z must be bigger than </w:delText>
                </w:r>
              </w:del>
            </w:ins>
            <w:ins w:id="9874" w:author="jie sun" w:date="2018-06-09T18:13:00Z">
              <w:del w:id="9875"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876" w:author="jie sun" w:date="2018-06-09T18:11:00Z"/>
          <w:del w:id="9877" w:author="JIE  SUN" w:date="2018-06-25T20:52:00Z"/>
        </w:trPr>
        <w:tc>
          <w:tcPr>
            <w:tcW w:w="4508" w:type="dxa"/>
          </w:tcPr>
          <w:p w14:paraId="12B57AB0" w14:textId="77777777" w:rsidR="00573551" w:rsidDel="0025599D" w:rsidRDefault="00EE241A">
            <w:pPr>
              <w:rPr>
                <w:ins w:id="9878" w:author="jie sun" w:date="2018-06-09T18:11:00Z"/>
                <w:del w:id="9879" w:author="JIE  SUN" w:date="2018-06-25T20:52:00Z"/>
              </w:rPr>
            </w:pPr>
            <w:ins w:id="9880" w:author="jie sun" w:date="2018-06-09T18:15:00Z">
              <w:del w:id="9881" w:author="JIE  SUN" w:date="2018-06-25T20:52:00Z">
                <w:r w:rsidDel="0025599D">
                  <w:delText xml:space="preserve">2. </w:delText>
                </w:r>
              </w:del>
            </w:ins>
            <w:ins w:id="9882" w:author="jie sun" w:date="2018-06-09T18:13:00Z">
              <w:del w:id="9883" w:author="JIE  SUN" w:date="2018-06-25T20:52:00Z">
                <w:r w:rsidR="00B04DDB" w:rsidDel="0025599D">
                  <w:delText>And then</w:delText>
                </w:r>
              </w:del>
            </w:ins>
            <w:ins w:id="9884" w:author="jie sun" w:date="2018-06-09T18:17:00Z">
              <w:del w:id="9885" w:author="JIE  SUN" w:date="2018-06-25T20:52:00Z">
                <w:r w:rsidR="00511EB4" w:rsidDel="0025599D">
                  <w:delText xml:space="preserve"> Y</w:delText>
                </w:r>
              </w:del>
            </w:ins>
            <w:ins w:id="9886" w:author="jie sun" w:date="2018-06-09T18:18:00Z">
              <w:del w:id="9887" w:author="JIE  SUN" w:date="2018-06-25T20:52:00Z">
                <w:r w:rsidR="00535D4E" w:rsidDel="0025599D">
                  <w:delText xml:space="preserve"> must be</w:delText>
                </w:r>
              </w:del>
            </w:ins>
            <w:ins w:id="9888" w:author="jie sun" w:date="2018-06-09T18:13:00Z">
              <w:del w:id="9889" w:author="JIE  SUN" w:date="2018-06-25T20:52:00Z">
                <w:r w:rsidR="00B04DDB" w:rsidDel="0025599D">
                  <w:delText xml:space="preserve"> </w:delText>
                </w:r>
              </w:del>
            </w:ins>
            <w:ins w:id="9890" w:author="jie sun" w:date="2018-06-09T18:14:00Z">
              <w:del w:id="9891"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892" w:author="jie sun" w:date="2018-06-09T18:11:00Z"/>
                <w:del w:id="9893" w:author="JIE  SUN" w:date="2018-06-25T20:52:00Z"/>
              </w:rPr>
            </w:pPr>
            <w:ins w:id="9894" w:author="jie sun" w:date="2018-06-09T18:14:00Z">
              <w:del w:id="9895" w:author="JIE  SUN" w:date="2018-06-25T20:52:00Z">
                <w:r w:rsidDel="0025599D">
                  <w:delText xml:space="preserve">Angle Y must be bigger than -20 and </w:delText>
                </w:r>
              </w:del>
            </w:ins>
            <w:ins w:id="9896" w:author="jie sun" w:date="2018-06-09T18:15:00Z">
              <w:del w:id="9897" w:author="JIE  SUN" w:date="2018-06-25T20:52:00Z">
                <w:r w:rsidDel="0025599D">
                  <w:delText>less 20</w:delText>
                </w:r>
              </w:del>
            </w:ins>
          </w:p>
        </w:tc>
      </w:tr>
      <w:tr w:rsidR="00573551" w:rsidDel="0025599D" w14:paraId="3EDF068D" w14:textId="77777777" w:rsidTr="00573551">
        <w:trPr>
          <w:ins w:id="9898" w:author="jie sun" w:date="2018-06-09T18:11:00Z"/>
          <w:del w:id="9899" w:author="JIE  SUN" w:date="2018-06-25T20:52:00Z"/>
        </w:trPr>
        <w:tc>
          <w:tcPr>
            <w:tcW w:w="4508" w:type="dxa"/>
          </w:tcPr>
          <w:p w14:paraId="29BF9B44" w14:textId="77777777" w:rsidR="00573551" w:rsidDel="0025599D" w:rsidRDefault="00773046">
            <w:pPr>
              <w:rPr>
                <w:ins w:id="9900" w:author="jie sun" w:date="2018-06-09T18:11:00Z"/>
                <w:del w:id="9901" w:author="JIE  SUN" w:date="2018-06-25T20:52:00Z"/>
              </w:rPr>
            </w:pPr>
            <w:ins w:id="9902" w:author="jie sun" w:date="2018-06-09T18:17:00Z">
              <w:del w:id="9903" w:author="JIE  SUN" w:date="2018-06-25T20:52:00Z">
                <w:r w:rsidDel="0025599D">
                  <w:delText xml:space="preserve">3. </w:delText>
                </w:r>
              </w:del>
            </w:ins>
            <w:ins w:id="9904" w:author="jie sun" w:date="2018-06-09T18:15:00Z">
              <w:del w:id="9905" w:author="JIE  SUN" w:date="2018-06-25T20:52:00Z">
                <w:r w:rsidR="00EE241A" w:rsidDel="0025599D">
                  <w:delText xml:space="preserve">X is </w:delText>
                </w:r>
              </w:del>
            </w:ins>
            <w:ins w:id="9906" w:author="jie sun" w:date="2018-06-09T18:16:00Z">
              <w:del w:id="9907"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908" w:author="jie sun" w:date="2018-06-09T18:11:00Z"/>
                <w:del w:id="9909" w:author="JIE  SUN" w:date="2018-06-25T20:52:00Z"/>
              </w:rPr>
            </w:pPr>
            <w:ins w:id="9910" w:author="jie sun" w:date="2018-06-09T18:17:00Z">
              <w:del w:id="9911" w:author="JIE  SUN" w:date="2018-06-25T20:52:00Z">
                <w:r w:rsidDel="0025599D">
                  <w:delText>Angle X must be bigger than -20 and less 20</w:delText>
                </w:r>
              </w:del>
            </w:ins>
          </w:p>
        </w:tc>
      </w:tr>
    </w:tbl>
    <w:p w14:paraId="0D0B13A3" w14:textId="77777777" w:rsidR="0025599D" w:rsidRPr="000B317B" w:rsidRDefault="0025599D" w:rsidP="0025599D">
      <w:pPr>
        <w:rPr>
          <w:ins w:id="9912" w:author="JIE  SUN" w:date="2018-06-25T21:01:00Z"/>
        </w:rPr>
      </w:pPr>
    </w:p>
    <w:p w14:paraId="7CFD0178" w14:textId="77777777" w:rsidR="0025599D" w:rsidRDefault="0025599D" w:rsidP="0025599D">
      <w:pPr>
        <w:rPr>
          <w:ins w:id="9913" w:author="JIE  SUN" w:date="2018-06-25T21:04:00Z"/>
        </w:rPr>
      </w:pPr>
      <w:ins w:id="9914"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915" w:author="JIE  SUN" w:date="2018-06-25T21:04:00Z"/>
        </w:rPr>
      </w:pPr>
      <w:ins w:id="9916"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75E9AD9B" w:rsidR="005106E4" w:rsidRDefault="005106E4" w:rsidP="005106E4">
      <w:pPr>
        <w:pStyle w:val="Caption"/>
        <w:jc w:val="center"/>
        <w:rPr>
          <w:ins w:id="9917" w:author="JIE  SUN" w:date="2018-06-25T21:38:00Z"/>
        </w:rPr>
      </w:pPr>
      <w:bookmarkStart w:id="9918" w:name="_Toc517801912"/>
      <w:ins w:id="9919" w:author="JIE  SUN" w:date="2018-06-25T21:38:00Z">
        <w:r>
          <w:t xml:space="preserve">Figure </w:t>
        </w:r>
        <w:r>
          <w:fldChar w:fldCharType="begin"/>
        </w:r>
        <w:r>
          <w:instrText xml:space="preserve"> STYLEREF 1 \s </w:instrText>
        </w:r>
        <w:r>
          <w:fldChar w:fldCharType="separate"/>
        </w:r>
      </w:ins>
      <w:r w:rsidR="00030772">
        <w:rPr>
          <w:noProof/>
        </w:rPr>
        <w:t>5</w:t>
      </w:r>
      <w:ins w:id="9920" w:author="JIE  SUN" w:date="2018-06-25T21:38:00Z">
        <w:r>
          <w:fldChar w:fldCharType="end"/>
        </w:r>
        <w:r>
          <w:noBreakHyphen/>
        </w:r>
        <w:r>
          <w:fldChar w:fldCharType="begin"/>
        </w:r>
        <w:r>
          <w:instrText xml:space="preserve"> SEQ Figure \* ARABIC \s 1 </w:instrText>
        </w:r>
        <w:r>
          <w:fldChar w:fldCharType="separate"/>
        </w:r>
      </w:ins>
      <w:r w:rsidR="00030772">
        <w:rPr>
          <w:noProof/>
        </w:rPr>
        <w:t>20</w:t>
      </w:r>
      <w:ins w:id="9921" w:author="JIE  SUN" w:date="2018-06-25T21:38:00Z">
        <w:r>
          <w:fldChar w:fldCharType="end"/>
        </w:r>
        <w:r>
          <w:t xml:space="preserve"> Gesture </w:t>
        </w:r>
      </w:ins>
      <w:ins w:id="9922" w:author="JIE  SUN" w:date="2018-06-25T21:40:00Z">
        <w:r w:rsidR="003736DB">
          <w:t>2</w:t>
        </w:r>
      </w:ins>
      <w:ins w:id="9923" w:author="JIE  SUN" w:date="2018-06-25T21:38:00Z">
        <w:r>
          <w:t xml:space="preserve"> Gyro Data</w:t>
        </w:r>
        <w:bookmarkEnd w:id="9918"/>
      </w:ins>
    </w:p>
    <w:p w14:paraId="0648891A" w14:textId="77777777" w:rsidR="00424186" w:rsidRDefault="00E87F72" w:rsidP="0025599D">
      <w:pPr>
        <w:rPr>
          <w:ins w:id="9924" w:author="JIE  SUN" w:date="2018-06-25T21:04:00Z"/>
        </w:rPr>
      </w:pPr>
      <w:ins w:id="9925"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7AB973E5" w:rsidR="00981D22" w:rsidRDefault="00981D22" w:rsidP="00981D22">
      <w:pPr>
        <w:pStyle w:val="Caption"/>
        <w:jc w:val="center"/>
        <w:rPr>
          <w:ins w:id="9926" w:author="JIE  SUN" w:date="2018-06-25T21:40:00Z"/>
        </w:rPr>
      </w:pPr>
      <w:bookmarkStart w:id="9927" w:name="_Toc517801913"/>
      <w:ins w:id="9928" w:author="JIE  SUN" w:date="2018-06-25T21:40:00Z">
        <w:r>
          <w:t xml:space="preserve">Figure </w:t>
        </w:r>
        <w:r>
          <w:fldChar w:fldCharType="begin"/>
        </w:r>
        <w:r>
          <w:instrText xml:space="preserve"> STYLEREF 1 \s </w:instrText>
        </w:r>
        <w:r>
          <w:fldChar w:fldCharType="separate"/>
        </w:r>
      </w:ins>
      <w:r w:rsidR="00030772">
        <w:rPr>
          <w:noProof/>
        </w:rPr>
        <w:t>5</w:t>
      </w:r>
      <w:ins w:id="9929" w:author="JIE  SUN" w:date="2018-06-25T21:40:00Z">
        <w:r>
          <w:fldChar w:fldCharType="end"/>
        </w:r>
        <w:r>
          <w:noBreakHyphen/>
        </w:r>
        <w:r>
          <w:fldChar w:fldCharType="begin"/>
        </w:r>
        <w:r>
          <w:instrText xml:space="preserve"> SEQ Figure \* ARABIC \s 1 </w:instrText>
        </w:r>
        <w:r>
          <w:fldChar w:fldCharType="separate"/>
        </w:r>
      </w:ins>
      <w:r w:rsidR="00030772">
        <w:rPr>
          <w:noProof/>
        </w:rPr>
        <w:t>21</w:t>
      </w:r>
      <w:ins w:id="9930" w:author="JIE  SUN" w:date="2018-06-25T21:40:00Z">
        <w:r>
          <w:fldChar w:fldCharType="end"/>
        </w:r>
        <w:r>
          <w:t xml:space="preserve"> : Gesture</w:t>
        </w:r>
        <w:r w:rsidR="003736DB">
          <w:t xml:space="preserve"> 2</w:t>
        </w:r>
        <w:r>
          <w:t xml:space="preserve"> Acceleration Data</w:t>
        </w:r>
        <w:bookmarkEnd w:id="9927"/>
      </w:ins>
    </w:p>
    <w:p w14:paraId="1AB4AED7" w14:textId="77777777" w:rsidR="00424186" w:rsidRDefault="00424186" w:rsidP="0025599D">
      <w:pPr>
        <w:rPr>
          <w:ins w:id="9931" w:author="JIE  SUN" w:date="2018-06-25T21:04:00Z"/>
        </w:rPr>
      </w:pPr>
    </w:p>
    <w:p w14:paraId="20A42315" w14:textId="77777777" w:rsidR="00424186" w:rsidRDefault="00424186" w:rsidP="0025599D">
      <w:pPr>
        <w:rPr>
          <w:ins w:id="9932" w:author="JIE  SUN" w:date="2018-06-25T21:01:00Z"/>
        </w:rPr>
      </w:pPr>
    </w:p>
    <w:p w14:paraId="53E2A037" w14:textId="77777777" w:rsidR="006A4A14" w:rsidRPr="00BF34BB" w:rsidRDefault="0086065B">
      <w:pPr>
        <w:rPr>
          <w:ins w:id="9933" w:author="jie sun" w:date="2018-06-09T18:10:00Z"/>
        </w:rPr>
        <w:pPrChange w:id="9934" w:author="jie sun" w:date="2018-06-09T18:10:00Z">
          <w:pPr>
            <w:pStyle w:val="Heading1"/>
            <w:numPr>
              <w:numId w:val="0"/>
            </w:numPr>
            <w:ind w:left="0" w:firstLine="0"/>
          </w:pPr>
        </w:pPrChange>
      </w:pPr>
      <w:ins w:id="9935"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51C980E4" w:rsidR="0086065B" w:rsidRDefault="003D2A8D" w:rsidP="0086065B">
      <w:pPr>
        <w:pStyle w:val="Caption"/>
        <w:jc w:val="center"/>
        <w:rPr>
          <w:ins w:id="9936" w:author="JIE  SUN" w:date="2018-06-25T21:57:00Z"/>
        </w:rPr>
      </w:pPr>
      <w:ins w:id="9937" w:author="JIE  SUN" w:date="2018-06-25T21:18:00Z">
        <w:r>
          <w:tab/>
        </w:r>
      </w:ins>
      <w:bookmarkStart w:id="9938" w:name="_Toc517801914"/>
      <w:ins w:id="9939" w:author="JIE  SUN" w:date="2018-06-25T21:57:00Z">
        <w:r w:rsidR="0086065B">
          <w:t xml:space="preserve">Figure </w:t>
        </w:r>
        <w:r w:rsidR="0086065B">
          <w:fldChar w:fldCharType="begin"/>
        </w:r>
        <w:r w:rsidR="0086065B">
          <w:instrText xml:space="preserve"> STYLEREF 1 \s </w:instrText>
        </w:r>
        <w:r w:rsidR="0086065B">
          <w:fldChar w:fldCharType="separate"/>
        </w:r>
      </w:ins>
      <w:r w:rsidR="00030772">
        <w:rPr>
          <w:noProof/>
        </w:rPr>
        <w:t>5</w:t>
      </w:r>
      <w:ins w:id="9940"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030772">
        <w:rPr>
          <w:noProof/>
        </w:rPr>
        <w:t>22</w:t>
      </w:r>
      <w:ins w:id="9941" w:author="JIE  SUN" w:date="2018-06-25T21:57:00Z">
        <w:r w:rsidR="0086065B">
          <w:fldChar w:fldCharType="end"/>
        </w:r>
        <w:r w:rsidR="0086065B">
          <w:t xml:space="preserve"> Action 2 Calculation Result</w:t>
        </w:r>
        <w:bookmarkEnd w:id="9938"/>
      </w:ins>
    </w:p>
    <w:p w14:paraId="1F638F91" w14:textId="77777777" w:rsidR="009D68D0" w:rsidRDefault="009D68D0" w:rsidP="009D68D0">
      <w:pPr>
        <w:rPr>
          <w:ins w:id="9942" w:author="JIE  SUN" w:date="2018-06-25T21:57:00Z"/>
        </w:rPr>
      </w:pPr>
      <w:ins w:id="9943"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944" w:author="JIE  SUN" w:date="2018-06-25T21:57:00Z"/>
        </w:trPr>
        <w:tc>
          <w:tcPr>
            <w:tcW w:w="2122" w:type="dxa"/>
          </w:tcPr>
          <w:p w14:paraId="49877FB9" w14:textId="77777777" w:rsidR="009D68D0" w:rsidRDefault="009D68D0" w:rsidP="008B2622">
            <w:pPr>
              <w:jc w:val="center"/>
              <w:rPr>
                <w:ins w:id="9945" w:author="JIE  SUN" w:date="2018-06-25T21:57:00Z"/>
              </w:rPr>
            </w:pPr>
            <w:ins w:id="9946" w:author="JIE  SUN" w:date="2018-06-25T21:57:00Z">
              <w:r>
                <w:t>Gesture Number</w:t>
              </w:r>
            </w:ins>
          </w:p>
        </w:tc>
        <w:tc>
          <w:tcPr>
            <w:tcW w:w="2551" w:type="dxa"/>
          </w:tcPr>
          <w:p w14:paraId="6E3BB213" w14:textId="77777777" w:rsidR="009D68D0" w:rsidRDefault="009D68D0" w:rsidP="008B2622">
            <w:pPr>
              <w:jc w:val="center"/>
              <w:rPr>
                <w:ins w:id="9947" w:author="JIE  SUN" w:date="2018-06-25T21:57:00Z"/>
              </w:rPr>
            </w:pPr>
            <w:ins w:id="9948" w:author="JIE  SUN" w:date="2018-06-25T21:57:00Z">
              <w:r>
                <w:t>Exact Shaking times</w:t>
              </w:r>
            </w:ins>
          </w:p>
        </w:tc>
        <w:tc>
          <w:tcPr>
            <w:tcW w:w="2268" w:type="dxa"/>
          </w:tcPr>
          <w:p w14:paraId="032B62E4" w14:textId="77777777" w:rsidR="009D68D0" w:rsidRDefault="009D68D0" w:rsidP="008B2622">
            <w:pPr>
              <w:jc w:val="center"/>
              <w:rPr>
                <w:ins w:id="9949" w:author="JIE  SUN" w:date="2018-06-25T21:57:00Z"/>
              </w:rPr>
            </w:pPr>
            <w:ins w:id="9950" w:author="JIE  SUN" w:date="2018-06-25T21:57:00Z">
              <w:r>
                <w:t>Testers tests</w:t>
              </w:r>
            </w:ins>
          </w:p>
        </w:tc>
        <w:tc>
          <w:tcPr>
            <w:tcW w:w="2075" w:type="dxa"/>
          </w:tcPr>
          <w:p w14:paraId="327D6C2B" w14:textId="77777777" w:rsidR="009D68D0" w:rsidRDefault="009D68D0" w:rsidP="008B2622">
            <w:pPr>
              <w:jc w:val="center"/>
              <w:rPr>
                <w:ins w:id="9951" w:author="JIE  SUN" w:date="2018-06-25T21:57:00Z"/>
              </w:rPr>
            </w:pPr>
            <w:ins w:id="9952" w:author="JIE  SUN" w:date="2018-06-25T21:57:00Z">
              <w:r>
                <w:t>Accuracy</w:t>
              </w:r>
            </w:ins>
          </w:p>
        </w:tc>
      </w:tr>
      <w:tr w:rsidR="009D68D0" w14:paraId="4419D51F" w14:textId="77777777" w:rsidTr="008B2622">
        <w:trPr>
          <w:ins w:id="9953" w:author="JIE  SUN" w:date="2018-06-25T21:57:00Z"/>
        </w:trPr>
        <w:tc>
          <w:tcPr>
            <w:tcW w:w="2122" w:type="dxa"/>
          </w:tcPr>
          <w:p w14:paraId="1BCCACD6" w14:textId="77777777" w:rsidR="009D68D0" w:rsidRDefault="005630A6" w:rsidP="008B2622">
            <w:pPr>
              <w:jc w:val="center"/>
              <w:rPr>
                <w:ins w:id="9954" w:author="JIE  SUN" w:date="2018-06-25T21:57:00Z"/>
              </w:rPr>
            </w:pPr>
            <w:r>
              <w:t>2</w:t>
            </w:r>
          </w:p>
        </w:tc>
        <w:tc>
          <w:tcPr>
            <w:tcW w:w="2551" w:type="dxa"/>
          </w:tcPr>
          <w:p w14:paraId="160F3C93" w14:textId="77777777" w:rsidR="009D68D0" w:rsidRDefault="009D68D0" w:rsidP="008B2622">
            <w:pPr>
              <w:jc w:val="center"/>
              <w:rPr>
                <w:ins w:id="9955" w:author="JIE  SUN" w:date="2018-06-25T21:57:00Z"/>
              </w:rPr>
            </w:pPr>
            <w:ins w:id="9956" w:author="JIE  SUN" w:date="2018-06-25T21:57:00Z">
              <w:r>
                <w:t>20</w:t>
              </w:r>
            </w:ins>
          </w:p>
        </w:tc>
        <w:tc>
          <w:tcPr>
            <w:tcW w:w="2268" w:type="dxa"/>
          </w:tcPr>
          <w:p w14:paraId="61939B08" w14:textId="77777777" w:rsidR="009D68D0" w:rsidRDefault="009D68D0" w:rsidP="008B2622">
            <w:pPr>
              <w:jc w:val="center"/>
              <w:rPr>
                <w:ins w:id="9957" w:author="JIE  SUN" w:date="2018-06-25T21:57:00Z"/>
              </w:rPr>
            </w:pPr>
            <w:ins w:id="9958" w:author="JIE  SUN" w:date="2018-06-25T21:57:00Z">
              <w:r>
                <w:t>1</w:t>
              </w:r>
            </w:ins>
            <w:r w:rsidR="005630A6">
              <w:t>7</w:t>
            </w:r>
          </w:p>
        </w:tc>
        <w:tc>
          <w:tcPr>
            <w:tcW w:w="2075" w:type="dxa"/>
          </w:tcPr>
          <w:p w14:paraId="76AF749E" w14:textId="77777777" w:rsidR="009D68D0" w:rsidRDefault="005630A6" w:rsidP="008B2622">
            <w:pPr>
              <w:jc w:val="center"/>
              <w:rPr>
                <w:ins w:id="9959" w:author="JIE  SUN" w:date="2018-06-25T21:57:00Z"/>
              </w:rPr>
            </w:pPr>
            <w:r>
              <w:t>85</w:t>
            </w:r>
            <w:ins w:id="9960" w:author="JIE  SUN" w:date="2018-06-25T21:57:00Z">
              <w:r w:rsidR="009D68D0">
                <w:t>%</w:t>
              </w:r>
            </w:ins>
          </w:p>
        </w:tc>
      </w:tr>
    </w:tbl>
    <w:p w14:paraId="2E11ECB1" w14:textId="77777777" w:rsidR="001264EE" w:rsidRDefault="001264EE" w:rsidP="00806241">
      <w:pPr>
        <w:rPr>
          <w:ins w:id="9961"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962" w:name="_Toc518334849"/>
      <w:r w:rsidRPr="004D21D7">
        <w:rPr>
          <w:lang w:val="en-US"/>
        </w:rPr>
        <w:t>Summary</w:t>
      </w:r>
      <w:bookmarkEnd w:id="9962"/>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963" w:name="_Toc518334850"/>
      <w:r w:rsidRPr="00716BF2">
        <w:t>Conclusion and future work</w:t>
      </w:r>
      <w:bookmarkEnd w:id="9963"/>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964" w:name="_Toc518334851"/>
      <w:r>
        <w:rPr>
          <w:lang w:val="en-US"/>
        </w:rPr>
        <w:t>The Summary of Research</w:t>
      </w:r>
      <w:bookmarkEnd w:id="9964"/>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965" w:name="OLE_LINK47"/>
      <w:bookmarkStart w:id="9966" w:name="OLE_LINK48"/>
      <w:r w:rsidR="00FC38F9">
        <w:rPr>
          <w:lang w:val="en-US"/>
        </w:rPr>
        <w:t xml:space="preserve">for </w:t>
      </w:r>
      <w:r w:rsidR="00822372">
        <w:rPr>
          <w:lang w:val="en-US"/>
        </w:rPr>
        <w:t xml:space="preserve">the number of shaking times. </w:t>
      </w:r>
    </w:p>
    <w:bookmarkEnd w:id="9965"/>
    <w:bookmarkEnd w:id="9966"/>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967" w:author="JIE  SUN" w:date="2018-06-25T21:58:00Z"/>
        </w:rPr>
      </w:pPr>
    </w:p>
    <w:p w14:paraId="60CB87C0" w14:textId="77777777" w:rsidR="00806241" w:rsidDel="0025599D" w:rsidRDefault="002A4CE9" w:rsidP="00806241">
      <w:pPr>
        <w:rPr>
          <w:ins w:id="9968" w:author="jie sun" w:date="2018-06-09T18:20:00Z"/>
          <w:del w:id="9969" w:author="JIE  SUN" w:date="2018-06-25T21:01:00Z"/>
        </w:rPr>
      </w:pPr>
      <w:ins w:id="9970" w:author="jie sun" w:date="2018-06-09T18:20:00Z">
        <w:del w:id="9971" w:author="JIE  SUN" w:date="2018-06-25T21:01:00Z">
          <w:r w:rsidDel="0025599D">
            <w:delText>Action mode algorithm:</w:delText>
          </w:r>
        </w:del>
      </w:ins>
    </w:p>
    <w:p w14:paraId="7B23C0D7" w14:textId="77777777" w:rsidR="002A4CE9" w:rsidDel="0025599D" w:rsidRDefault="002A4CE9" w:rsidP="00806241">
      <w:pPr>
        <w:rPr>
          <w:ins w:id="9972" w:author="jie sun" w:date="2018-04-18T00:14:00Z"/>
          <w:del w:id="9973" w:author="JIE  SUN" w:date="2018-06-25T21:01:00Z"/>
        </w:rPr>
      </w:pPr>
      <w:ins w:id="9974" w:author="jie sun" w:date="2018-06-09T18:20:00Z">
        <w:del w:id="9975" w:author="JIE  SUN" w:date="2018-06-25T21:01:00Z">
          <w:r w:rsidDel="0025599D">
            <w:delText xml:space="preserve">If it is in a static condition, it should </w:delText>
          </w:r>
        </w:del>
      </w:ins>
      <w:ins w:id="9976" w:author="jie sun" w:date="2018-06-09T18:21:00Z">
        <w:del w:id="9977" w:author="JIE  SUN" w:date="2018-06-25T21:01:00Z">
          <w:r w:rsidDel="0025599D">
            <w:delText>not be recorded as an action.</w:delText>
          </w:r>
        </w:del>
      </w:ins>
    </w:p>
    <w:p w14:paraId="25A9EE1F" w14:textId="77777777" w:rsidR="00806241" w:rsidRDefault="00806241" w:rsidP="00806241">
      <w:pPr>
        <w:rPr>
          <w:ins w:id="9978" w:author="jie sun" w:date="2018-04-18T00:14:00Z"/>
        </w:rPr>
      </w:pPr>
    </w:p>
    <w:customXmlInsRangeStart w:id="9979" w:author="jie sun" w:date="2018-04-18T15:21:00Z"/>
    <w:bookmarkStart w:id="9980" w:name="_Toc518334852" w:displacedByCustomXml="next"/>
    <w:sdt>
      <w:sdtPr>
        <w:rPr>
          <w:rFonts w:eastAsiaTheme="minorEastAsia" w:cstheme="minorBidi"/>
          <w:b w:val="0"/>
          <w:sz w:val="24"/>
          <w:szCs w:val="22"/>
        </w:rPr>
        <w:id w:val="1299875541"/>
        <w:docPartObj>
          <w:docPartGallery w:val="Bibliographies"/>
          <w:docPartUnique/>
        </w:docPartObj>
      </w:sdtPr>
      <w:sdtContent>
        <w:customXmlInsRangeEnd w:id="9979"/>
        <w:p w14:paraId="0320D20A" w14:textId="77777777" w:rsidR="00D149CF" w:rsidRDefault="00D149CF">
          <w:pPr>
            <w:pStyle w:val="Heading1"/>
            <w:rPr>
              <w:ins w:id="9981" w:author="jie sun" w:date="2018-04-18T15:21:00Z"/>
            </w:rPr>
          </w:pPr>
          <w:ins w:id="9982" w:author="jie sun" w:date="2018-04-18T15:21:00Z">
            <w:r>
              <w:t>Bibliography</w:t>
            </w:r>
            <w:bookmarkEnd w:id="9980"/>
          </w:ins>
        </w:p>
        <w:customXmlInsRangeStart w:id="9983" w:author="jie sun" w:date="2018-04-18T15:21:00Z"/>
        <w:sdt>
          <w:sdtPr>
            <w:id w:val="111145805"/>
            <w:bibliography/>
          </w:sdtPr>
          <w:sdtContent>
            <w:customXmlInsRangeEnd w:id="9983"/>
            <w:p w14:paraId="31D92B1F" w14:textId="53E4CE91" w:rsidR="00D5282A" w:rsidRDefault="00D149CF" w:rsidP="00D5282A">
              <w:pPr>
                <w:pStyle w:val="Bibliography"/>
                <w:ind w:left="720" w:hanging="720"/>
                <w:rPr>
                  <w:noProof/>
                  <w:szCs w:val="24"/>
                  <w:lang w:val="en-US"/>
                </w:rPr>
              </w:pPr>
              <w:ins w:id="9984" w:author="jie sun" w:date="2018-04-18T15:21:00Z">
                <w:r>
                  <w:fldChar w:fldCharType="begin"/>
                </w:r>
                <w:r>
                  <w:instrText xml:space="preserve"> BIBLIOGRAPHY </w:instrText>
                </w:r>
                <w:r>
                  <w:fldChar w:fldCharType="separate"/>
                </w:r>
              </w:ins>
            </w:p>
            <w:p w14:paraId="7357FFD4" w14:textId="77777777" w:rsidR="00D5282A" w:rsidRDefault="00D5282A" w:rsidP="00D5282A">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11FE515E" w14:textId="77777777" w:rsidR="00D5282A" w:rsidRDefault="00D5282A" w:rsidP="00D5282A">
              <w:pPr>
                <w:pStyle w:val="Bibliography"/>
                <w:ind w:left="720" w:hanging="720"/>
                <w:rPr>
                  <w:noProof/>
                </w:rPr>
              </w:pPr>
              <w:r>
                <w:rPr>
                  <w:noProof/>
                </w:rPr>
                <w:t xml:space="preserve">Derick A. Johnson, Mohan M. Trivedi. (2011). Driving Style Recognition Using a Smartphone as a Sensor Platform. </w:t>
              </w:r>
              <w:r>
                <w:rPr>
                  <w:i/>
                  <w:iCs/>
                  <w:noProof/>
                </w:rPr>
                <w:t>14th International IEEE Conference</w:t>
              </w:r>
              <w:r>
                <w:rPr>
                  <w:noProof/>
                </w:rPr>
                <w:t xml:space="preserve"> (pp. 1-7). Washington: Laboratory for Intelligent and Safe Automobiles.</w:t>
              </w:r>
            </w:p>
            <w:p w14:paraId="6484459C" w14:textId="77777777" w:rsidR="00D5282A" w:rsidRDefault="00D5282A" w:rsidP="00D5282A">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416F4FEF" w14:textId="77777777" w:rsidR="00D5282A" w:rsidRDefault="00D5282A" w:rsidP="00D5282A">
              <w:pPr>
                <w:pStyle w:val="Bibliography"/>
                <w:ind w:left="720" w:hanging="720"/>
                <w:rPr>
                  <w:noProof/>
                </w:rPr>
              </w:pPr>
              <w:r>
                <w:rPr>
                  <w:noProof/>
                </w:rPr>
                <w:t xml:space="preserve">H. J. Luinge P.H. Veltink. (2005). Measuring orientation of human body segments using miniature gyroscopes and accelerometers. </w:t>
              </w:r>
              <w:r>
                <w:rPr>
                  <w:i/>
                  <w:iCs/>
                  <w:noProof/>
                </w:rPr>
                <w:t>Med. Biol. Eng. Comput.</w:t>
              </w:r>
              <w:r>
                <w:rPr>
                  <w:noProof/>
                </w:rPr>
                <w:t>, 273-282.</w:t>
              </w:r>
            </w:p>
            <w:p w14:paraId="665A4AA1" w14:textId="77777777" w:rsidR="00D5282A" w:rsidRDefault="00D5282A" w:rsidP="00D5282A">
              <w:pPr>
                <w:pStyle w:val="Bibliography"/>
                <w:ind w:left="720" w:hanging="720"/>
                <w:rPr>
                  <w:noProof/>
                </w:rPr>
              </w:pPr>
              <w:r>
                <w:rPr>
                  <w:noProof/>
                </w:rPr>
                <w:t xml:space="preserve">Kealy, A. (2017, 7 28). </w:t>
              </w:r>
              <w:r>
                <w:rPr>
                  <w:i/>
                  <w:iCs/>
                  <w:noProof/>
                </w:rPr>
                <w:t>MEMS and wireless options: User localization in cellular phones</w:t>
              </w:r>
              <w:r>
                <w:rPr>
                  <w:noProof/>
                </w:rPr>
                <w:t>. Retrieved from GPSworld: http://gpsworld.com/mems-and-wireless-options-user-localization-in-cellular-phones/</w:t>
              </w:r>
            </w:p>
            <w:p w14:paraId="30EDF548" w14:textId="77777777" w:rsidR="00D5282A" w:rsidRDefault="00D5282A" w:rsidP="00D5282A">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33E7891F" w14:textId="77777777" w:rsidR="00D5282A" w:rsidRDefault="00D5282A" w:rsidP="00D5282A">
              <w:pPr>
                <w:pStyle w:val="Bibliography"/>
                <w:ind w:left="720" w:hanging="720"/>
                <w:rPr>
                  <w:noProof/>
                  <w:lang w:val="en-US"/>
                </w:rPr>
              </w:pPr>
              <w:r>
                <w:rPr>
                  <w:noProof/>
                  <w:lang w:val="en-US"/>
                </w:rPr>
                <w:t xml:space="preserve">Nisticò, A. (2013). </w:t>
              </w:r>
              <w:r>
                <w:rPr>
                  <w:i/>
                  <w:iCs/>
                  <w:noProof/>
                  <w:lang w:val="en-US"/>
                </w:rPr>
                <w:t>Working principle of a capacitive accelerometer.</w:t>
              </w:r>
              <w:r>
                <w:rPr>
                  <w:noProof/>
                  <w:lang w:val="en-US"/>
                </w:rPr>
                <w:t xml:space="preserve"> Retrieved from Working principle of a capacitive accelerometer: http://engineering-sciences.uniroma2.it/MENU/DOC/TESI/2013/2013_tesi%20NISTICO%20Andrea.pdf</w:t>
              </w:r>
            </w:p>
            <w:p w14:paraId="54844C6B" w14:textId="77777777" w:rsidR="00D5282A" w:rsidRDefault="00D5282A" w:rsidP="00D5282A">
              <w:pPr>
                <w:pStyle w:val="Bibliography"/>
                <w:ind w:left="720" w:hanging="720"/>
                <w:rPr>
                  <w:noProof/>
                  <w:lang w:val="en-US"/>
                </w:rPr>
              </w:pPr>
              <w:r>
                <w:rPr>
                  <w:noProof/>
                  <w:lang w:val="en-US"/>
                </w:rPr>
                <w:t xml:space="preserve">Oxforddictionaries. (Mid 19th century). </w:t>
              </w:r>
              <w:r>
                <w:rPr>
                  <w:i/>
                  <w:iCs/>
                  <w:noProof/>
                  <w:lang w:val="en-US"/>
                </w:rPr>
                <w:t>gyroscope definition</w:t>
              </w:r>
              <w:r>
                <w:rPr>
                  <w:noProof/>
                  <w:lang w:val="en-US"/>
                </w:rPr>
                <w:t>. Retrieved from oxforddictionaries: https://en.oxforddictionaries.com/definition/gyroscope</w:t>
              </w:r>
            </w:p>
            <w:p w14:paraId="72747CC2" w14:textId="77777777" w:rsidR="00D5282A" w:rsidRDefault="00D5282A" w:rsidP="00D5282A">
              <w:pPr>
                <w:pStyle w:val="Bibliography"/>
                <w:ind w:left="720" w:hanging="720"/>
                <w:rPr>
                  <w:noProof/>
                  <w:lang w:val="en-US"/>
                </w:rPr>
              </w:pPr>
              <w:r>
                <w:rPr>
                  <w:noProof/>
                  <w:lang w:val="en-US"/>
                </w:rPr>
                <w:t xml:space="preserve">Pieter-Jan. (2016, 9 6). </w:t>
              </w:r>
              <w:r>
                <w:rPr>
                  <w:i/>
                  <w:iCs/>
                  <w:noProof/>
                  <w:lang w:val="en-US"/>
                </w:rPr>
                <w:t>Getting the angular position from gyroscope data</w:t>
              </w:r>
              <w:r>
                <w:rPr>
                  <w:noProof/>
                  <w:lang w:val="en-US"/>
                </w:rPr>
                <w:t>. Retrieved from http://www.pieter-jan.com/node/7: http://www.pieter-jan.com/node/7</w:t>
              </w:r>
            </w:p>
            <w:p w14:paraId="79E32126" w14:textId="77777777" w:rsidR="00D5282A" w:rsidRDefault="00D5282A" w:rsidP="00D5282A">
              <w:pPr>
                <w:pStyle w:val="Bibliography"/>
                <w:ind w:left="720" w:hanging="720"/>
                <w:rPr>
                  <w:noProof/>
                  <w:lang w:val="en-US"/>
                </w:rPr>
              </w:pPr>
              <w:r>
                <w:rPr>
                  <w:noProof/>
                  <w:lang w:val="en-US"/>
                </w:rPr>
                <w:t xml:space="preserve">Pigeon's nest. (n.d.). </w:t>
              </w:r>
              <w:r>
                <w:rPr>
                  <w:i/>
                  <w:iCs/>
                  <w:noProof/>
                  <w:lang w:val="en-US"/>
                </w:rPr>
                <w:t>Gyroscope</w:t>
              </w:r>
              <w:r>
                <w:rPr>
                  <w:noProof/>
                  <w:lang w:val="en-US"/>
                </w:rPr>
                <w:t>. Retrieved from Pigeonsnest: http://pigeonsnest.co.uk/stuff/howards-stuff/gyro/gyro.html</w:t>
              </w:r>
            </w:p>
            <w:p w14:paraId="197BA69E" w14:textId="77777777" w:rsidR="00D5282A" w:rsidRDefault="00D5282A" w:rsidP="00D5282A">
              <w:pPr>
                <w:pStyle w:val="Bibliography"/>
                <w:ind w:left="720" w:hanging="720"/>
                <w:rPr>
                  <w:noProof/>
                  <w:lang w:val="en-US"/>
                </w:rPr>
              </w:pPr>
              <w:r>
                <w:rPr>
                  <w:noProof/>
                  <w:lang w:val="en-US"/>
                </w:rPr>
                <w:t xml:space="preserve">Przemek. (2014, 11 27). </w:t>
              </w:r>
              <w:r>
                <w:rPr>
                  <w:i/>
                  <w:iCs/>
                  <w:noProof/>
                  <w:lang w:val="en-US"/>
                </w:rPr>
                <w:t>Scanning rooms with an iPhone</w:t>
              </w:r>
              <w:r>
                <w:rPr>
                  <w:noProof/>
                  <w:lang w:val="en-US"/>
                </w:rPr>
                <w:t>. Retrieved from nomtek: https://www.nomtek.com/scanning-rooms-with-an-iphone/</w:t>
              </w:r>
            </w:p>
            <w:p w14:paraId="37B3BFF5" w14:textId="77777777" w:rsidR="00D5282A" w:rsidRDefault="00D5282A" w:rsidP="00D5282A">
              <w:pPr>
                <w:pStyle w:val="Bibliography"/>
                <w:ind w:left="720" w:hanging="720"/>
                <w:rPr>
                  <w:noProof/>
                </w:rPr>
              </w:pPr>
              <w:r>
                <w:rPr>
                  <w:noProof/>
                </w:rPr>
                <w:t xml:space="preserve">Stefan Dernbach,Barnan Das, Narayanan C. Krishnan,Brian L. Thomas, Diane J. Cook. (2012). Simple and Complex Activity Recognition Through Smart Phone. </w:t>
              </w:r>
              <w:r>
                <w:rPr>
                  <w:i/>
                  <w:iCs/>
                  <w:noProof/>
                </w:rPr>
                <w:t>2012 Eighth International Conference on Intelligent Environments</w:t>
              </w:r>
              <w:r>
                <w:rPr>
                  <w:noProof/>
                </w:rPr>
                <w:t xml:space="preserve"> (pp. 1-8). USA: IEEE Computer Science.</w:t>
              </w:r>
            </w:p>
            <w:p w14:paraId="05D7FB90" w14:textId="77777777" w:rsidR="00D5282A" w:rsidRDefault="00D5282A" w:rsidP="00D5282A">
              <w:pPr>
                <w:pStyle w:val="Bibliography"/>
                <w:ind w:left="720" w:hanging="720"/>
                <w:rPr>
                  <w:noProof/>
                  <w:lang w:val="en-US"/>
                </w:rPr>
              </w:pPr>
              <w:r>
                <w:rPr>
                  <w:noProof/>
                  <w:lang w:val="en-US"/>
                </w:rPr>
                <w:t xml:space="preserve">Wilimedia. (2006, Oct 4). </w:t>
              </w:r>
              <w:r>
                <w:rPr>
                  <w:i/>
                  <w:iCs/>
                  <w:noProof/>
                  <w:lang w:val="en-US"/>
                </w:rPr>
                <w:t>3D Gyroscope.png</w:t>
              </w:r>
              <w:r>
                <w:rPr>
                  <w:noProof/>
                  <w:lang w:val="en-US"/>
                </w:rPr>
                <w:t>. Retrieved from Wilimedia: https://commons.wikimedia.org/wiki/File:3D_Gyroscope.png</w:t>
              </w:r>
            </w:p>
            <w:p w14:paraId="49DA89D2" w14:textId="77777777" w:rsidR="00D5282A" w:rsidRDefault="00D5282A" w:rsidP="00D5282A">
              <w:pPr>
                <w:pStyle w:val="Bibliography"/>
                <w:ind w:left="720" w:hanging="720"/>
                <w:rPr>
                  <w:noProof/>
                  <w:lang w:val="en-US"/>
                </w:rPr>
              </w:pPr>
              <w:r>
                <w:rPr>
                  <w:noProof/>
                  <w:lang w:val="en-US"/>
                </w:rPr>
                <w:t xml:space="preserve">YingWen, B. (2014). </w:t>
              </w:r>
              <w:r>
                <w:rPr>
                  <w:i/>
                  <w:iCs/>
                  <w:noProof/>
                  <w:lang w:val="en-US"/>
                </w:rPr>
                <w:t>http://ieeexplore.ieee.org/document/6901041/.</w:t>
              </w:r>
              <w:r>
                <w:rPr>
                  <w:noProof/>
                  <w:lang w:val="en-US"/>
                </w:rPr>
                <w:t xml:space="preserve"> Retrieved from ieeexplore.ieee.org: http://ieeexplore.ieee.org/document/6901041/</w:t>
              </w:r>
            </w:p>
            <w:p w14:paraId="5FE61434" w14:textId="77777777" w:rsidR="00D5282A" w:rsidRDefault="00D5282A" w:rsidP="00D5282A">
              <w:pPr>
                <w:pStyle w:val="Bibliography"/>
                <w:ind w:left="720" w:hanging="720"/>
                <w:rPr>
                  <w:noProof/>
                  <w:lang w:val="en-US"/>
                </w:rPr>
              </w:pPr>
              <w:r>
                <w:rPr>
                  <w:noProof/>
                  <w:lang w:val="en-US"/>
                </w:rPr>
                <w:t xml:space="preserve">Zhao, N. (2008). </w:t>
              </w:r>
              <w:r>
                <w:rPr>
                  <w:i/>
                  <w:iCs/>
                  <w:noProof/>
                  <w:lang w:val="en-US"/>
                </w:rPr>
                <w:t>Understanding the Model.</w:t>
              </w:r>
              <w:r>
                <w:rPr>
                  <w:noProof/>
                  <w:lang w:val="en-US"/>
                </w:rPr>
                <w:t xml:space="preserve"> Retrieved from Analog dialogue: http://www.analog.com/en/analog-dialogue/articles/pedometer-design-3-axis-digital-acceler.html</w:t>
              </w:r>
            </w:p>
            <w:p w14:paraId="05D9DCE7" w14:textId="2B765922" w:rsidR="00D149CF" w:rsidRDefault="00D149CF" w:rsidP="00D5282A">
              <w:pPr>
                <w:rPr>
                  <w:ins w:id="9985" w:author="jie sun" w:date="2018-04-18T15:21:00Z"/>
                </w:rPr>
              </w:pPr>
              <w:ins w:id="9986" w:author="jie sun" w:date="2018-04-18T15:21:00Z">
                <w:r>
                  <w:rPr>
                    <w:b/>
                    <w:bCs/>
                    <w:noProof/>
                  </w:rPr>
                  <w:fldChar w:fldCharType="end"/>
                </w:r>
              </w:ins>
            </w:p>
            <w:customXmlInsRangeStart w:id="9987" w:author="jie sun" w:date="2018-04-18T15:21:00Z"/>
          </w:sdtContent>
        </w:sdt>
        <w:customXmlInsRangeEnd w:id="9987"/>
        <w:customXmlInsRangeStart w:id="9988" w:author="jie sun" w:date="2018-04-18T15:21:00Z"/>
      </w:sdtContent>
    </w:sdt>
    <w:customXmlInsRangeEnd w:id="9988"/>
    <w:p w14:paraId="11FC46FD" w14:textId="77777777" w:rsidR="00806241" w:rsidRDefault="00806241" w:rsidP="00806241">
      <w:pPr>
        <w:rPr>
          <w:ins w:id="9989" w:author="jie sun" w:date="2018-04-18T00:14:00Z"/>
        </w:rPr>
      </w:pPr>
    </w:p>
    <w:p w14:paraId="163C0CD0" w14:textId="77777777" w:rsidR="00806241" w:rsidRPr="00CD4D88" w:rsidRDefault="00806241">
      <w:pPr>
        <w:rPr>
          <w:ins w:id="9990" w:author="jie sun" w:date="2018-04-18T00:14:00Z"/>
        </w:rPr>
        <w:pPrChange w:id="9991" w:author="jie sun" w:date="2018-04-18T00:14:00Z">
          <w:pPr>
            <w:pStyle w:val="Heading1"/>
            <w:numPr>
              <w:numId w:val="0"/>
            </w:numPr>
            <w:ind w:left="0" w:firstLine="0"/>
          </w:pPr>
        </w:pPrChange>
      </w:pPr>
    </w:p>
    <w:p w14:paraId="18C4442F" w14:textId="77777777" w:rsidR="0087014B" w:rsidDel="00806241" w:rsidRDefault="0087014B">
      <w:pPr>
        <w:ind w:left="432" w:hanging="432"/>
        <w:rPr>
          <w:ins w:id="9992" w:author="像个男人一样" w:date="2018-03-22T12:31:00Z"/>
          <w:del w:id="9993" w:author="jie sun" w:date="2018-04-18T00:14:00Z"/>
        </w:rPr>
        <w:pPrChange w:id="9994"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9995" w:author="像个男人一样" w:date="2018-03-22T12:34:00Z"/>
        </w:numPr>
        <w:rPr>
          <w:del w:id="9996" w:author="jie sun" w:date="2018-04-17T14:01:00Z"/>
        </w:rPr>
      </w:pPr>
      <w:ins w:id="9997" w:author="像个男人一样" w:date="2018-03-22T12:34:00Z">
        <w:del w:id="9998" w:author="jie sun" w:date="2018-04-08T15:36:00Z">
          <w:r w:rsidDel="00DA0F8B">
            <w:rPr>
              <w:rFonts w:hint="eastAsia"/>
              <w:lang w:val="en-US"/>
            </w:rPr>
            <w:delText>Re</w:delText>
          </w:r>
        </w:del>
        <w:del w:id="9999"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000" w:author="像个男人一样" w:date="2018-03-22T12:34:00Z"/>
        </w:numPr>
        <w:rPr>
          <w:del w:id="10001" w:author="像个男人一样" w:date="2018-03-22T12:33:00Z"/>
        </w:rPr>
        <w:pPrChange w:id="10002" w:author="jie sun" w:date="2018-04-17T14:01:00Z">
          <w:pPr>
            <w:pStyle w:val="Heading1"/>
          </w:pPr>
        </w:pPrChange>
      </w:pPr>
      <w:bookmarkStart w:id="10003" w:name="_Toc20792"/>
      <w:bookmarkStart w:id="10004" w:name="_Toc18981"/>
      <w:bookmarkStart w:id="10005" w:name="_Toc16999"/>
      <w:bookmarkStart w:id="10006" w:name="_Toc12205"/>
      <w:bookmarkStart w:id="10007" w:name="_Toc16877"/>
      <w:bookmarkStart w:id="10008" w:name="_Toc28373"/>
      <w:bookmarkStart w:id="10009" w:name="_Toc4344"/>
      <w:bookmarkStart w:id="10010" w:name="_Toc11207"/>
      <w:bookmarkStart w:id="10011" w:name="_Toc19636"/>
      <w:del w:id="10012" w:author="像个男人一样" w:date="2018-03-22T12:33:00Z">
        <w:r>
          <w:delText>References</w:delText>
        </w:r>
        <w:bookmarkEnd w:id="10003"/>
        <w:bookmarkEnd w:id="10004"/>
        <w:bookmarkEnd w:id="10005"/>
        <w:bookmarkEnd w:id="10006"/>
        <w:bookmarkEnd w:id="10007"/>
        <w:bookmarkEnd w:id="10008"/>
        <w:bookmarkEnd w:id="10009"/>
        <w:bookmarkEnd w:id="10010"/>
        <w:bookmarkEnd w:id="10011"/>
      </w:del>
    </w:p>
    <w:bookmarkStart w:id="10013" w:name="_Toc10134"/>
    <w:bookmarkStart w:id="10014" w:name="_Toc31032"/>
    <w:bookmarkStart w:id="10015" w:name="_Toc13970"/>
    <w:p w14:paraId="53BE6B88" w14:textId="77777777" w:rsidR="0087014B" w:rsidRDefault="00D5184D">
      <w:pPr>
        <w:pStyle w:val="Heading1"/>
        <w:numPr>
          <w:ilvl w:val="0"/>
          <w:numId w:val="0"/>
        </w:numPr>
        <w:rPr>
          <w:del w:id="10016" w:author="像个男人一样" w:date="2018-03-22T12:33:00Z"/>
        </w:rPr>
        <w:pPrChange w:id="10017" w:author="jie sun" w:date="2018-04-17T14:01:00Z">
          <w:pPr>
            <w:pStyle w:val="Bibliography1"/>
            <w:ind w:left="720" w:hanging="720"/>
          </w:pPr>
        </w:pPrChange>
      </w:pPr>
      <w:del w:id="10018"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10019" w:name="OLE_LINK21"/>
        <w:r>
          <w:delText>https://uk.mathworks.com/hardware-support/android-sensor.html?s_tid=test</w:delText>
        </w:r>
        <w:bookmarkEnd w:id="10013"/>
        <w:bookmarkEnd w:id="10014"/>
        <w:bookmarkEnd w:id="10015"/>
        <w:bookmarkEnd w:id="10019"/>
      </w:del>
    </w:p>
    <w:bookmarkStart w:id="10020" w:name="_Toc10533"/>
    <w:bookmarkStart w:id="10021" w:name="_Toc19748"/>
    <w:bookmarkStart w:id="10022" w:name="_Toc3650"/>
    <w:p w14:paraId="4B302B07" w14:textId="77777777" w:rsidR="0087014B" w:rsidRDefault="00D5184D">
      <w:pPr>
        <w:pStyle w:val="Heading1"/>
        <w:numPr>
          <w:ilvl w:val="0"/>
          <w:numId w:val="0"/>
        </w:numPr>
        <w:rPr>
          <w:del w:id="10023" w:author="像个男人一样" w:date="2018-03-22T12:33:00Z"/>
        </w:rPr>
        <w:pPrChange w:id="10024" w:author="jie sun" w:date="2018-04-17T14:01:00Z">
          <w:pPr/>
        </w:pPrChange>
      </w:pPr>
      <w:del w:id="10025" w:author="像个男人一样" w:date="2018-03-22T12:33:00Z">
        <w:r>
          <w:rPr>
            <w:b w:val="0"/>
          </w:rPr>
          <w:fldChar w:fldCharType="end"/>
        </w:r>
        <w:r>
          <w:delText>Uk.mathworks.com. (2018). Android Sensor Support from MATLAB. [online]</w:delText>
        </w:r>
        <w:bookmarkEnd w:id="10020"/>
        <w:bookmarkEnd w:id="10021"/>
        <w:bookmarkEnd w:id="10022"/>
      </w:del>
    </w:p>
    <w:p w14:paraId="11EF9798" w14:textId="77777777" w:rsidR="0087014B" w:rsidRDefault="00D5184D">
      <w:pPr>
        <w:pStyle w:val="Heading1"/>
        <w:numPr>
          <w:ilvl w:val="0"/>
          <w:numId w:val="0"/>
        </w:numPr>
        <w:rPr>
          <w:del w:id="10026" w:author="像个男人一样" w:date="2018-03-22T12:33:00Z"/>
        </w:rPr>
        <w:pPrChange w:id="10027" w:author="jie sun" w:date="2018-04-17T14:01:00Z">
          <w:pPr/>
        </w:pPrChange>
      </w:pPr>
      <w:del w:id="10028" w:author="像个男人一样" w:date="2018-03-22T12:33:00Z">
        <w:r>
          <w:delText xml:space="preserve"> </w:delText>
        </w:r>
        <w:bookmarkStart w:id="10029" w:name="_Toc3121"/>
        <w:bookmarkStart w:id="10030" w:name="_Toc28999"/>
        <w:bookmarkStart w:id="10031"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10029"/>
        <w:bookmarkEnd w:id="10030"/>
        <w:bookmarkEnd w:id="10031"/>
      </w:del>
    </w:p>
    <w:p w14:paraId="2F9752D9" w14:textId="77777777" w:rsidR="0087014B" w:rsidRDefault="00D5184D">
      <w:pPr>
        <w:pStyle w:val="Heading1"/>
        <w:numPr>
          <w:ilvl w:val="0"/>
          <w:numId w:val="0"/>
        </w:numPr>
        <w:pPrChange w:id="10032" w:author="jie sun" w:date="2018-04-17T14:01:00Z">
          <w:pPr/>
        </w:pPrChange>
      </w:pPr>
      <w:del w:id="10033" w:author="像个男人一样" w:date="2018-03-22T12:33:00Z">
        <w:r>
          <w:delText xml:space="preserve"> </w:delText>
        </w:r>
        <w:bookmarkStart w:id="10034" w:name="_Toc2394"/>
        <w:bookmarkStart w:id="10035" w:name="_Toc6950"/>
        <w:bookmarkStart w:id="10036" w:name="_Toc28330"/>
        <w:r>
          <w:delText>[Accessed 20 Mar. 2018].</w:delText>
        </w:r>
      </w:del>
      <w:bookmarkEnd w:id="10034"/>
      <w:bookmarkEnd w:id="10035"/>
      <w:bookmarkEnd w:id="10036"/>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702CF3" w:rsidRDefault="00702CF3"/>
  </w:endnote>
  <w:endnote w:type="continuationSeparator" w:id="0">
    <w:p w14:paraId="2316AAD5" w14:textId="77777777" w:rsidR="00702CF3" w:rsidRDefault="00702CF3">
      <w:r>
        <w:continuationSeparator/>
      </w:r>
    </w:p>
  </w:endnote>
  <w:endnote w:id="1">
    <w:p w14:paraId="134DB80D" w14:textId="77777777" w:rsidR="00702CF3" w:rsidRPr="00DA0F8B" w:rsidDel="00DA0F8B" w:rsidRDefault="00702CF3" w:rsidP="00553580">
      <w:pPr>
        <w:pStyle w:val="Bibliography"/>
        <w:ind w:left="720" w:hanging="720"/>
        <w:rPr>
          <w:ins w:id="720" w:author="jie sun" w:date="2018-04-08T15:34:00Z"/>
          <w:del w:id="721" w:author="jie sun" w:date="2018-04-08T15:38:00Z"/>
          <w:iCs/>
          <w:color w:val="44546A" w:themeColor="text2"/>
          <w:sz w:val="21"/>
          <w:szCs w:val="18"/>
          <w:rPrChange w:id="722" w:author="jie sun" w:date="2018-04-08T15:34:00Z">
            <w:rPr>
              <w:ins w:id="723" w:author="jie sun" w:date="2018-04-08T15:34:00Z"/>
              <w:del w:id="724" w:author="jie sun" w:date="2018-04-08T15:38:00Z"/>
              <w:noProof/>
              <w:szCs w:val="24"/>
            </w:rPr>
          </w:rPrChange>
        </w:rPr>
      </w:pPr>
      <w:ins w:id="725" w:author="jie sun" w:date="2018-04-08T15:34:00Z">
        <w:del w:id="726"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27" w:author="jie sun" w:date="2018-04-08T15:34:00Z">
                <w:rPr/>
              </w:rPrChange>
            </w:rPr>
            <w:delInstrText xml:space="preserve"> BIBLIOGRAPHY  \l 2052 </w:delInstrText>
          </w:r>
        </w:del>
      </w:ins>
      <w:del w:id="728" w:author="jie sun" w:date="2018-04-08T15:38:00Z">
        <w:r w:rsidRPr="00F0688D" w:rsidDel="00DA0F8B">
          <w:rPr>
            <w:iCs/>
            <w:color w:val="44546A" w:themeColor="text2"/>
            <w:sz w:val="21"/>
            <w:szCs w:val="18"/>
            <w:rPrChange w:id="729" w:author="jie sun" w:date="2018-04-08T15:34:00Z">
              <w:rPr>
                <w:vertAlign w:val="superscript"/>
              </w:rPr>
            </w:rPrChange>
          </w:rPr>
          <w:fldChar w:fldCharType="separate"/>
        </w:r>
      </w:del>
      <w:ins w:id="730" w:author="jie sun" w:date="2018-04-08T15:34:00Z">
        <w:del w:id="731" w:author="jie sun" w:date="2018-04-08T15:38:00Z">
          <w:r w:rsidRPr="00DA0F8B" w:rsidDel="00DA0F8B">
            <w:rPr>
              <w:iCs/>
              <w:color w:val="44546A" w:themeColor="text2"/>
              <w:sz w:val="21"/>
              <w:szCs w:val="18"/>
              <w:rPrChange w:id="732" w:author="jie sun" w:date="2018-04-08T15:34:00Z">
                <w:rPr>
                  <w:noProof/>
                </w:rPr>
              </w:rPrChange>
            </w:rPr>
            <w:delText>AndreaNistic</w:delText>
          </w:r>
          <w:r w:rsidRPr="00DA0F8B" w:rsidDel="00DA0F8B">
            <w:rPr>
              <w:rFonts w:hint="eastAsia"/>
              <w:iCs/>
              <w:color w:val="44546A" w:themeColor="text2"/>
              <w:sz w:val="21"/>
              <w:szCs w:val="18"/>
              <w:rPrChange w:id="733" w:author="jie sun" w:date="2018-04-08T15:34:00Z">
                <w:rPr>
                  <w:rFonts w:hint="eastAsia"/>
                  <w:noProof/>
                </w:rPr>
              </w:rPrChange>
            </w:rPr>
            <w:delText>ò</w:delText>
          </w:r>
          <w:r w:rsidRPr="00DA0F8B" w:rsidDel="00DA0F8B">
            <w:rPr>
              <w:iCs/>
              <w:color w:val="44546A" w:themeColor="text2"/>
              <w:sz w:val="21"/>
              <w:szCs w:val="18"/>
              <w:rPrChange w:id="734" w:author="jie sun" w:date="2018-04-08T15:34:00Z">
                <w:rPr>
                  <w:noProof/>
                </w:rPr>
              </w:rPrChange>
            </w:rPr>
            <w:delText>. (</w:delText>
          </w:r>
          <w:r w:rsidRPr="00DA0F8B" w:rsidDel="00DA0F8B">
            <w:rPr>
              <w:rFonts w:hint="eastAsia"/>
              <w:iCs/>
              <w:color w:val="44546A" w:themeColor="text2"/>
              <w:sz w:val="21"/>
              <w:szCs w:val="18"/>
              <w:rPrChange w:id="735" w:author="jie sun" w:date="2018-04-08T15:34:00Z">
                <w:rPr>
                  <w:rFonts w:hint="eastAsia"/>
                  <w:noProof/>
                </w:rPr>
              </w:rPrChange>
            </w:rPr>
            <w:delText>无日期</w:delText>
          </w:r>
          <w:r w:rsidRPr="00DA0F8B" w:rsidDel="00DA0F8B">
            <w:rPr>
              <w:iCs/>
              <w:color w:val="44546A" w:themeColor="text2"/>
              <w:sz w:val="21"/>
              <w:szCs w:val="18"/>
              <w:rPrChange w:id="736"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37" w:author="jie sun" w:date="2018-04-08T15:34:00Z">
                <w:rPr>
                  <w:rFonts w:hint="eastAsia"/>
                  <w:noProof/>
                </w:rPr>
              </w:rPrChange>
            </w:rPr>
            <w:delText>检索来源</w:delText>
          </w:r>
          <w:r w:rsidRPr="00DA0F8B" w:rsidDel="00DA0F8B">
            <w:rPr>
              <w:iCs/>
              <w:color w:val="44546A" w:themeColor="text2"/>
              <w:sz w:val="21"/>
              <w:szCs w:val="18"/>
              <w:rPrChange w:id="738" w:author="jie sun" w:date="2018-04-08T15:34:00Z">
                <w:rPr>
                  <w:noProof/>
                </w:rPr>
              </w:rPrChange>
            </w:rPr>
            <w:delText>: Working principle of a capacitive accelerometer: http://engineering-sciences.uniroma2.it/MENU/DOC/TESI/2013/2013_tesi%20NISTICO%20Andrea.pdf</w:delText>
          </w:r>
        </w:del>
      </w:ins>
    </w:p>
    <w:p w14:paraId="279A92A8" w14:textId="77777777" w:rsidR="00702CF3" w:rsidRPr="00DA0F8B" w:rsidDel="00DA0F8B" w:rsidRDefault="00702CF3" w:rsidP="00553580">
      <w:pPr>
        <w:pStyle w:val="Bibliography"/>
        <w:ind w:left="720" w:hanging="720"/>
        <w:rPr>
          <w:ins w:id="739" w:author="jie sun" w:date="2018-04-08T15:34:00Z"/>
          <w:del w:id="740" w:author="jie sun" w:date="2018-04-08T15:38:00Z"/>
          <w:iCs/>
          <w:color w:val="44546A" w:themeColor="text2"/>
          <w:sz w:val="21"/>
          <w:szCs w:val="18"/>
          <w:rPrChange w:id="741" w:author="jie sun" w:date="2018-04-08T15:34:00Z">
            <w:rPr>
              <w:ins w:id="742" w:author="jie sun" w:date="2018-04-08T15:34:00Z"/>
              <w:del w:id="743" w:author="jie sun" w:date="2018-04-08T15:38:00Z"/>
              <w:noProof/>
            </w:rPr>
          </w:rPrChange>
        </w:rPr>
      </w:pPr>
      <w:ins w:id="744" w:author="jie sun" w:date="2018-04-08T15:34:00Z">
        <w:del w:id="745" w:author="jie sun" w:date="2018-04-08T15:38:00Z">
          <w:r w:rsidRPr="00DA0F8B" w:rsidDel="00DA0F8B">
            <w:rPr>
              <w:iCs/>
              <w:color w:val="44546A" w:themeColor="text2"/>
              <w:sz w:val="21"/>
              <w:szCs w:val="18"/>
              <w:rPrChange w:id="746" w:author="jie sun" w:date="2018-04-08T15:34:00Z">
                <w:rPr>
                  <w:noProof/>
                </w:rPr>
              </w:rPrChange>
            </w:rPr>
            <w:delText>uk.mathworks.com. (2018</w:delText>
          </w:r>
          <w:r w:rsidRPr="00DA0F8B" w:rsidDel="00DA0F8B">
            <w:rPr>
              <w:rFonts w:hint="eastAsia"/>
              <w:iCs/>
              <w:color w:val="44546A" w:themeColor="text2"/>
              <w:sz w:val="21"/>
              <w:szCs w:val="18"/>
              <w:rPrChange w:id="747" w:author="jie sun" w:date="2018-04-08T15:34:00Z">
                <w:rPr>
                  <w:rFonts w:hint="eastAsia"/>
                  <w:noProof/>
                </w:rPr>
              </w:rPrChange>
            </w:rPr>
            <w:delText>年</w:delText>
          </w:r>
          <w:r w:rsidRPr="00DA0F8B" w:rsidDel="00DA0F8B">
            <w:rPr>
              <w:iCs/>
              <w:color w:val="44546A" w:themeColor="text2"/>
              <w:sz w:val="21"/>
              <w:szCs w:val="18"/>
              <w:rPrChange w:id="748" w:author="jie sun" w:date="2018-04-08T15:34:00Z">
                <w:rPr>
                  <w:noProof/>
                </w:rPr>
              </w:rPrChange>
            </w:rPr>
            <w:delText>Feb</w:delText>
          </w:r>
          <w:r w:rsidRPr="00DA0F8B" w:rsidDel="00DA0F8B">
            <w:rPr>
              <w:rFonts w:hint="eastAsia"/>
              <w:iCs/>
              <w:color w:val="44546A" w:themeColor="text2"/>
              <w:sz w:val="21"/>
              <w:szCs w:val="18"/>
              <w:rPrChange w:id="749" w:author="jie sun" w:date="2018-04-08T15:34:00Z">
                <w:rPr>
                  <w:rFonts w:hint="eastAsia"/>
                  <w:noProof/>
                </w:rPr>
              </w:rPrChange>
            </w:rPr>
            <w:delText>月</w:delText>
          </w:r>
          <w:r w:rsidRPr="00DA0F8B" w:rsidDel="00DA0F8B">
            <w:rPr>
              <w:iCs/>
              <w:color w:val="44546A" w:themeColor="text2"/>
              <w:sz w:val="21"/>
              <w:szCs w:val="18"/>
              <w:rPrChange w:id="750" w:author="jie sun" w:date="2018-04-08T15:34:00Z">
                <w:rPr>
                  <w:noProof/>
                </w:rPr>
              </w:rPrChange>
            </w:rPr>
            <w:delText>1</w:delText>
          </w:r>
          <w:r w:rsidRPr="00DA0F8B" w:rsidDel="00DA0F8B">
            <w:rPr>
              <w:rFonts w:hint="eastAsia"/>
              <w:iCs/>
              <w:color w:val="44546A" w:themeColor="text2"/>
              <w:sz w:val="21"/>
              <w:szCs w:val="18"/>
              <w:rPrChange w:id="751" w:author="jie sun" w:date="2018-04-08T15:34:00Z">
                <w:rPr>
                  <w:rFonts w:hint="eastAsia"/>
                  <w:noProof/>
                </w:rPr>
              </w:rPrChange>
            </w:rPr>
            <w:delText>日</w:delText>
          </w:r>
          <w:r w:rsidRPr="00DA0F8B" w:rsidDel="00DA0F8B">
            <w:rPr>
              <w:iCs/>
              <w:color w:val="44546A" w:themeColor="text2"/>
              <w:sz w:val="21"/>
              <w:szCs w:val="18"/>
              <w:rPrChange w:id="752" w:author="jie sun" w:date="2018-04-08T15:34:00Z">
                <w:rPr>
                  <w:noProof/>
                </w:rPr>
              </w:rPrChange>
            </w:rPr>
            <w:delText xml:space="preserve">). uk.mathworks.com. </w:delText>
          </w:r>
          <w:r w:rsidRPr="00DA0F8B" w:rsidDel="00DA0F8B">
            <w:rPr>
              <w:rFonts w:hint="eastAsia"/>
              <w:iCs/>
              <w:color w:val="44546A" w:themeColor="text2"/>
              <w:sz w:val="21"/>
              <w:szCs w:val="18"/>
              <w:rPrChange w:id="753" w:author="jie sun" w:date="2018-04-08T15:34:00Z">
                <w:rPr>
                  <w:rFonts w:hint="eastAsia"/>
                  <w:noProof/>
                </w:rPr>
              </w:rPrChange>
            </w:rPr>
            <w:delText>检索来源</w:delText>
          </w:r>
          <w:r w:rsidRPr="00DA0F8B" w:rsidDel="00DA0F8B">
            <w:rPr>
              <w:iCs/>
              <w:color w:val="44546A" w:themeColor="text2"/>
              <w:sz w:val="21"/>
              <w:szCs w:val="18"/>
              <w:rPrChange w:id="754" w:author="jie sun" w:date="2018-04-08T15:34:00Z">
                <w:rPr>
                  <w:noProof/>
                </w:rPr>
              </w:rPrChange>
            </w:rPr>
            <w:delText>: uk.mathworks.com: https://uk.mathworks.com/hardware-support/android-sensor.html?s_tid=test</w:delText>
          </w:r>
        </w:del>
      </w:ins>
    </w:p>
    <w:p w14:paraId="6FF8F8E4" w14:textId="77777777" w:rsidR="00702CF3" w:rsidRPr="00F0688D" w:rsidDel="00DA0F8B" w:rsidRDefault="00702CF3" w:rsidP="00553580">
      <w:pPr>
        <w:pStyle w:val="Bibliography"/>
        <w:ind w:left="720" w:hanging="720"/>
        <w:rPr>
          <w:ins w:id="755" w:author="像个男人一样" w:date="2018-03-22T12:30:00Z"/>
          <w:del w:id="756" w:author="jie sun" w:date="2018-04-08T15:38:00Z"/>
          <w:iCs/>
          <w:color w:val="44546A" w:themeColor="text2"/>
          <w:sz w:val="21"/>
          <w:szCs w:val="18"/>
          <w:rPrChange w:id="757" w:author="jie sun" w:date="2018-04-11T17:41:00Z">
            <w:rPr>
              <w:ins w:id="758" w:author="像个男人一样" w:date="2018-03-22T12:30:00Z"/>
              <w:del w:id="759" w:author="jie sun" w:date="2018-04-08T15:38:00Z"/>
              <w:rStyle w:val="EndnoteReference"/>
            </w:rPr>
          </w:rPrChange>
        </w:rPr>
        <w:pPrChange w:id="760" w:author="jie sun" w:date="2018-04-11T17:41:00Z">
          <w:pPr>
            <w:pStyle w:val="EndnoteText"/>
          </w:pPr>
        </w:pPrChange>
      </w:pPr>
      <w:ins w:id="761" w:author="jie sun" w:date="2018-04-08T15:34:00Z">
        <w:del w:id="762" w:author="jie sun" w:date="2018-04-08T15:38:00Z">
          <w:r w:rsidRPr="00F0688D" w:rsidDel="00DA0F8B">
            <w:rPr>
              <w:iCs/>
              <w:color w:val="44546A" w:themeColor="text2"/>
              <w:sz w:val="21"/>
              <w:szCs w:val="18"/>
              <w:rPrChange w:id="763" w:author="jie sun" w:date="2018-04-11T17:41:00Z">
                <w:rPr>
                  <w:vertAlign w:val="superscript"/>
                </w:rPr>
              </w:rPrChange>
            </w:rPr>
            <w:fldChar w:fldCharType="end"/>
          </w:r>
        </w:del>
      </w:ins>
    </w:p>
    <w:p w14:paraId="3D713611" w14:textId="77777777" w:rsidR="00702CF3" w:rsidRPr="00F0688D" w:rsidDel="00DA0F8B" w:rsidRDefault="00702CF3" w:rsidP="00553580">
      <w:pPr>
        <w:pStyle w:val="Bibliography"/>
        <w:ind w:left="720" w:hanging="720"/>
        <w:rPr>
          <w:del w:id="764" w:author="jie sun" w:date="2018-04-08T15:38:00Z"/>
          <w:iCs/>
          <w:color w:val="44546A" w:themeColor="text2"/>
          <w:sz w:val="21"/>
          <w:szCs w:val="18"/>
          <w:rPrChange w:id="765" w:author="jie sun" w:date="2018-04-11T17:41:00Z">
            <w:rPr>
              <w:del w:id="766" w:author="jie sun" w:date="2018-04-08T15:38:00Z"/>
            </w:rPr>
          </w:rPrChange>
        </w:rPr>
        <w:pPrChange w:id="767" w:author="jie sun" w:date="2018-04-11T17:41:00Z">
          <w:pPr>
            <w:pStyle w:val="EndnoteText"/>
          </w:pPr>
        </w:pPrChange>
      </w:pPr>
      <w:ins w:id="768" w:author="像个男人一样" w:date="2018-03-22T12:06:00Z">
        <w:del w:id="769" w:author="jie sun" w:date="2018-04-08T15:38:00Z">
          <w:r w:rsidRPr="00F0688D" w:rsidDel="00DA0F8B">
            <w:rPr>
              <w:iCs/>
              <w:color w:val="44546A" w:themeColor="text2"/>
              <w:sz w:val="21"/>
              <w:szCs w:val="18"/>
              <w:rPrChange w:id="770" w:author="jie sun" w:date="2018-04-11T17:41:00Z">
                <w:rPr>
                  <w:rStyle w:val="EndnoteReference"/>
                </w:rPr>
              </w:rPrChange>
            </w:rPr>
            <w:delText>[</w:delText>
          </w:r>
        </w:del>
      </w:ins>
      <w:ins w:id="771" w:author="像个男人一样" w:date="2018-03-22T12:05:00Z">
        <w:del w:id="772" w:author="jie sun" w:date="2018-04-08T15:38:00Z">
          <w:r w:rsidRPr="00F0688D" w:rsidDel="00DA0F8B">
            <w:rPr>
              <w:iCs/>
              <w:color w:val="44546A" w:themeColor="text2"/>
              <w:sz w:val="21"/>
              <w:szCs w:val="18"/>
              <w:rPrChange w:id="773" w:author="jie sun" w:date="2018-04-11T17:41:00Z">
                <w:rPr>
                  <w:rStyle w:val="EndnoteReference"/>
                </w:rPr>
              </w:rPrChange>
            </w:rPr>
            <w:endnoteRef/>
          </w:r>
        </w:del>
      </w:ins>
      <w:ins w:id="774" w:author="像个男人一样" w:date="2018-03-22T12:06:00Z">
        <w:del w:id="775" w:author="jie sun" w:date="2018-04-08T15:38:00Z">
          <w:r w:rsidRPr="00F0688D" w:rsidDel="00DA0F8B">
            <w:rPr>
              <w:iCs/>
              <w:color w:val="44546A" w:themeColor="text2"/>
              <w:sz w:val="21"/>
              <w:szCs w:val="18"/>
              <w:rPrChange w:id="776" w:author="jie sun" w:date="2018-04-11T17:41:00Z">
                <w:rPr>
                  <w:rStyle w:val="EndnoteReference"/>
                </w:rPr>
              </w:rPrChange>
            </w:rPr>
            <w:delText>]</w:delText>
          </w:r>
        </w:del>
      </w:ins>
      <w:ins w:id="777" w:author="像个男人一样" w:date="2018-03-22T12:05:00Z">
        <w:del w:id="778" w:author="jie sun" w:date="2018-04-08T15:38:00Z">
          <w:r w:rsidRPr="00F0688D" w:rsidDel="00DA0F8B">
            <w:rPr>
              <w:iCs/>
              <w:color w:val="44546A" w:themeColor="text2"/>
              <w:sz w:val="21"/>
              <w:szCs w:val="18"/>
              <w:rPrChange w:id="779" w:author="jie sun" w:date="2018-04-11T17:41:00Z">
                <w:rPr/>
              </w:rPrChange>
            </w:rPr>
            <w:delText xml:space="preserve"> </w:delText>
          </w:r>
        </w:del>
      </w:ins>
      <w:ins w:id="780" w:author="像个男人一样" w:date="2018-03-22T12:06:00Z">
        <w:del w:id="781" w:author="jie sun" w:date="2018-04-08T15:38:00Z">
          <w:r w:rsidRPr="00F0688D" w:rsidDel="00DA0F8B">
            <w:rPr>
              <w:iCs/>
              <w:color w:val="44546A" w:themeColor="text2"/>
              <w:sz w:val="21"/>
              <w:szCs w:val="18"/>
              <w:rPrChange w:id="782"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83" w:author="jie sun" w:date="2018-04-11T17:41:00Z">
                <w:rPr>
                  <w:iCs/>
                </w:rPr>
              </w:rPrChange>
            </w:rPr>
            <w:delText>http://engineering-sciences.uniroma2.it/MENU/DOC/TESI/2013/2013_tesi%20NISTICO%20Andrea.pdf [Accessed 21 Mar. 2018].</w:delText>
          </w:r>
        </w:del>
      </w:ins>
    </w:p>
  </w:endnote>
  <w:endnote w:id="2">
    <w:p w14:paraId="523E39E0" w14:textId="77777777" w:rsidR="00702CF3" w:rsidRPr="00F0688D" w:rsidDel="005C2108" w:rsidRDefault="00702CF3" w:rsidP="006018DD">
      <w:pPr>
        <w:pStyle w:val="Bibliography"/>
        <w:ind w:left="720" w:hanging="720"/>
        <w:rPr>
          <w:del w:id="1296" w:author="jie sun" w:date="2018-04-08T19:01:00Z"/>
          <w:iCs/>
          <w:color w:val="44546A" w:themeColor="text2"/>
          <w:sz w:val="21"/>
          <w:szCs w:val="18"/>
          <w:rPrChange w:id="1297" w:author="jie sun" w:date="2018-04-11T17:41:00Z">
            <w:rPr>
              <w:del w:id="1298" w:author="jie sun" w:date="2018-04-08T19:01:00Z"/>
            </w:rPr>
          </w:rPrChange>
        </w:rPr>
        <w:pPrChange w:id="1299" w:author="jie sun" w:date="2018-04-11T17:41:00Z">
          <w:pPr>
            <w:pStyle w:val="EndnoteText"/>
          </w:pPr>
        </w:pPrChange>
      </w:pPr>
      <w:ins w:id="1300" w:author="像个男人一样" w:date="2018-03-22T12:11:00Z">
        <w:del w:id="1301" w:author="jie sun" w:date="2018-04-08T19:01:00Z">
          <w:r w:rsidRPr="00F0688D" w:rsidDel="005C2108">
            <w:rPr>
              <w:iCs/>
              <w:color w:val="44546A" w:themeColor="text2"/>
              <w:sz w:val="21"/>
              <w:szCs w:val="18"/>
              <w:rPrChange w:id="1302" w:author="jie sun" w:date="2018-04-11T17:41:00Z">
                <w:rPr>
                  <w:rStyle w:val="EndnoteReference"/>
                </w:rPr>
              </w:rPrChange>
            </w:rPr>
            <w:delText>[</w:delText>
          </w:r>
          <w:r w:rsidRPr="00F0688D" w:rsidDel="005C2108">
            <w:rPr>
              <w:iCs/>
              <w:color w:val="44546A" w:themeColor="text2"/>
              <w:sz w:val="21"/>
              <w:szCs w:val="18"/>
              <w:rPrChange w:id="1303" w:author="jie sun" w:date="2018-04-11T17:41:00Z">
                <w:rPr>
                  <w:rStyle w:val="EndnoteReference"/>
                </w:rPr>
              </w:rPrChange>
            </w:rPr>
            <w:endnoteRef/>
          </w:r>
          <w:r w:rsidRPr="00F0688D" w:rsidDel="005C2108">
            <w:rPr>
              <w:iCs/>
              <w:color w:val="44546A" w:themeColor="text2"/>
              <w:sz w:val="21"/>
              <w:szCs w:val="18"/>
              <w:rPrChange w:id="1304" w:author="jie sun" w:date="2018-04-11T17:41:00Z">
                <w:rPr>
                  <w:rStyle w:val="EndnoteReference"/>
                </w:rPr>
              </w:rPrChange>
            </w:rPr>
            <w:delText>]</w:delText>
          </w:r>
          <w:r w:rsidRPr="00F0688D" w:rsidDel="005C2108">
            <w:rPr>
              <w:iCs/>
              <w:color w:val="44546A" w:themeColor="text2"/>
              <w:sz w:val="21"/>
              <w:szCs w:val="18"/>
              <w:rPrChange w:id="1305"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702CF3" w:rsidRPr="00F0688D" w:rsidDel="00321759" w:rsidRDefault="00702CF3" w:rsidP="006018DD">
      <w:pPr>
        <w:pStyle w:val="Bibliography"/>
        <w:ind w:left="720" w:hanging="720"/>
        <w:rPr>
          <w:ins w:id="1620" w:author="jie sun" w:date="2018-04-08T20:17:00Z"/>
          <w:del w:id="1621" w:author="jie sun" w:date="2018-04-16T22:45:00Z"/>
          <w:iCs/>
          <w:color w:val="44546A" w:themeColor="text2"/>
          <w:sz w:val="21"/>
          <w:szCs w:val="18"/>
          <w:rPrChange w:id="1622" w:author="jie sun" w:date="2018-04-11T17:41:00Z">
            <w:rPr>
              <w:ins w:id="1623" w:author="jie sun" w:date="2018-04-08T20:17:00Z"/>
              <w:del w:id="1624" w:author="jie sun" w:date="2018-04-16T22:45:00Z"/>
            </w:rPr>
          </w:rPrChange>
        </w:rPr>
      </w:pPr>
      <w:ins w:id="1625" w:author="像个男人一样" w:date="2018-03-22T12:12:00Z">
        <w:del w:id="1626" w:author="jie sun" w:date="2018-04-16T22:45:00Z">
          <w:r w:rsidRPr="00F0688D" w:rsidDel="00321759">
            <w:rPr>
              <w:iCs/>
              <w:color w:val="44546A" w:themeColor="text2"/>
              <w:sz w:val="21"/>
              <w:szCs w:val="18"/>
              <w:rPrChange w:id="1627" w:author="jie sun" w:date="2018-04-11T17:41:00Z">
                <w:rPr>
                  <w:rStyle w:val="EndnoteReference"/>
                </w:rPr>
              </w:rPrChange>
            </w:rPr>
            <w:delText>[</w:delText>
          </w:r>
          <w:r w:rsidRPr="00F0688D" w:rsidDel="00321759">
            <w:rPr>
              <w:iCs/>
              <w:color w:val="44546A" w:themeColor="text2"/>
              <w:sz w:val="21"/>
              <w:szCs w:val="18"/>
              <w:rPrChange w:id="1628" w:author="jie sun" w:date="2018-04-11T17:41:00Z">
                <w:rPr>
                  <w:rStyle w:val="EndnoteReference"/>
                </w:rPr>
              </w:rPrChange>
            </w:rPr>
            <w:endnoteRef/>
          </w:r>
          <w:r w:rsidRPr="00F0688D" w:rsidDel="00321759">
            <w:rPr>
              <w:iCs/>
              <w:color w:val="44546A" w:themeColor="text2"/>
              <w:sz w:val="21"/>
              <w:szCs w:val="18"/>
              <w:rPrChange w:id="1629" w:author="jie sun" w:date="2018-04-11T17:41:00Z">
                <w:rPr>
                  <w:rStyle w:val="EndnoteReference"/>
                </w:rPr>
              </w:rPrChange>
            </w:rPr>
            <w:delText>]</w:delText>
          </w:r>
          <w:r w:rsidRPr="00F0688D" w:rsidDel="00321759">
            <w:rPr>
              <w:iCs/>
              <w:color w:val="44546A" w:themeColor="text2"/>
              <w:sz w:val="21"/>
              <w:szCs w:val="18"/>
              <w:rPrChange w:id="1630" w:author="jie sun" w:date="2018-04-11T17:41:00Z">
                <w:rPr/>
              </w:rPrChange>
            </w:rPr>
            <w:delText xml:space="preserve"> Uk.mathworks.com. (2018). Android Sensor Support from MATLAB. [online] Available at: https://uk.mathworks.com/hardware-support/android-sensor.html?s_tid=test [Accessed 20 Mar. 2018].</w:delText>
          </w:r>
        </w:del>
      </w:ins>
      <w:ins w:id="1631" w:author="jie sun" w:date="2018-04-08T20:17:00Z">
        <w:del w:id="1632" w:author="jie sun" w:date="2018-04-16T22:45:00Z">
          <w:r w:rsidRPr="00F0688D" w:rsidDel="00321759">
            <w:rPr>
              <w:iCs/>
              <w:color w:val="44546A" w:themeColor="text2"/>
              <w:sz w:val="21"/>
              <w:szCs w:val="18"/>
              <w:rPrChange w:id="1633" w:author="jie sun" w:date="2018-04-11T17:41:00Z">
                <w:rPr/>
              </w:rPrChange>
            </w:rPr>
            <w:fldChar w:fldCharType="begin"/>
          </w:r>
          <w:r w:rsidRPr="00F0688D" w:rsidDel="00321759">
            <w:rPr>
              <w:iCs/>
              <w:color w:val="44546A" w:themeColor="text2"/>
              <w:sz w:val="21"/>
              <w:szCs w:val="18"/>
              <w:rPrChange w:id="1634" w:author="jie sun" w:date="2018-04-11T17:41:00Z">
                <w:rPr/>
              </w:rPrChange>
            </w:rPr>
            <w:delInstrText xml:space="preserve"> BIBLIOGRAPHY  \l 2052 </w:delInstrText>
          </w:r>
        </w:del>
      </w:ins>
      <w:del w:id="1635" w:author="jie sun" w:date="2018-04-16T22:45:00Z">
        <w:r w:rsidRPr="00F0688D" w:rsidDel="00321759">
          <w:rPr>
            <w:iCs/>
            <w:color w:val="44546A" w:themeColor="text2"/>
            <w:sz w:val="21"/>
            <w:szCs w:val="18"/>
            <w:rPrChange w:id="1636" w:author="jie sun" w:date="2018-04-11T17:41:00Z">
              <w:rPr/>
            </w:rPrChange>
          </w:rPr>
          <w:fldChar w:fldCharType="separate"/>
        </w:r>
      </w:del>
      <w:ins w:id="1637" w:author="jie sun" w:date="2018-04-08T20:17:00Z">
        <w:del w:id="1638" w:author="jie sun" w:date="2018-04-16T22:45:00Z">
          <w:r w:rsidRPr="00F0688D" w:rsidDel="00321759">
            <w:rPr>
              <w:iCs/>
              <w:color w:val="44546A" w:themeColor="text2"/>
              <w:sz w:val="21"/>
              <w:szCs w:val="18"/>
              <w:rPrChange w:id="1639" w:author="jie sun" w:date="2018-04-11T17:41:00Z">
                <w:rPr/>
              </w:rPrChange>
            </w:rPr>
            <w:delText xml:space="preserve">Nisticò, A. (2013). </w:delText>
          </w:r>
          <w:r w:rsidRPr="00F0688D" w:rsidDel="00321759">
            <w:rPr>
              <w:iCs/>
              <w:color w:val="44546A" w:themeColor="text2"/>
              <w:sz w:val="21"/>
              <w:szCs w:val="18"/>
              <w:rPrChange w:id="1640" w:author="jie sun" w:date="2018-04-11T17:41:00Z">
                <w:rPr>
                  <w:i/>
                  <w:iCs/>
                  <w:noProof/>
                </w:rPr>
              </w:rPrChange>
            </w:rPr>
            <w:delText>Working principle of a capacitive accelerometer.</w:delText>
          </w:r>
          <w:r w:rsidRPr="00F0688D" w:rsidDel="00321759">
            <w:rPr>
              <w:iCs/>
              <w:color w:val="44546A" w:themeColor="text2"/>
              <w:sz w:val="21"/>
              <w:szCs w:val="18"/>
              <w:rPrChange w:id="1641" w:author="jie sun" w:date="2018-04-11T17:41:00Z">
                <w:rPr/>
              </w:rPrChange>
            </w:rPr>
            <w:delText xml:space="preserve"> Retrieved from </w:delText>
          </w:r>
          <w:r w:rsidRPr="00F0688D" w:rsidDel="00321759">
            <w:rPr>
              <w:iCs/>
              <w:color w:val="44546A" w:themeColor="text2"/>
              <w:sz w:val="21"/>
              <w:szCs w:val="18"/>
              <w:rPrChange w:id="1642" w:author="jie sun" w:date="2018-04-11T17:41:00Z">
                <w:rPr>
                  <w:noProof/>
                </w:rPr>
              </w:rPrChange>
            </w:rPr>
            <w:delText>Working</w:delText>
          </w:r>
          <w:r w:rsidRPr="00F0688D" w:rsidDel="00321759">
            <w:rPr>
              <w:iCs/>
              <w:color w:val="44546A" w:themeColor="text2"/>
              <w:sz w:val="21"/>
              <w:szCs w:val="18"/>
              <w:rPrChange w:id="1643" w:author="jie sun" w:date="2018-04-11T17:41:00Z">
                <w:rPr/>
              </w:rPrChange>
            </w:rPr>
            <w:delText xml:space="preserve"> principle of a capacitive accelerometer: http://engineering-sciences.uniroma2.it/MENU/DOC/TESI/2013/2013_tesi%20NISTICO%20Andrea.pdf</w:delText>
          </w:r>
        </w:del>
      </w:ins>
    </w:p>
    <w:p w14:paraId="681177AB" w14:textId="77777777" w:rsidR="00702CF3" w:rsidRPr="00F0688D" w:rsidDel="00321759" w:rsidRDefault="00702CF3" w:rsidP="006018DD">
      <w:pPr>
        <w:pStyle w:val="Bibliography"/>
        <w:ind w:left="720" w:hanging="720"/>
        <w:rPr>
          <w:ins w:id="1644" w:author="jie sun" w:date="2018-04-08T20:17:00Z"/>
          <w:del w:id="1645" w:author="jie sun" w:date="2018-04-16T22:45:00Z"/>
          <w:iCs/>
          <w:color w:val="44546A" w:themeColor="text2"/>
          <w:sz w:val="21"/>
          <w:szCs w:val="18"/>
          <w:rPrChange w:id="1646" w:author="jie sun" w:date="2018-04-11T17:40:00Z">
            <w:rPr>
              <w:ins w:id="1647" w:author="jie sun" w:date="2018-04-08T20:17:00Z"/>
              <w:del w:id="1648" w:author="jie sun" w:date="2018-04-16T22:45:00Z"/>
              <w:noProof/>
            </w:rPr>
          </w:rPrChange>
        </w:rPr>
      </w:pPr>
      <w:ins w:id="1649" w:author="jie sun" w:date="2018-04-08T20:17:00Z">
        <w:del w:id="1650" w:author="jie sun" w:date="2018-04-16T22:45:00Z">
          <w:r w:rsidRPr="00F0688D" w:rsidDel="00321759">
            <w:rPr>
              <w:iCs/>
              <w:color w:val="44546A" w:themeColor="text2"/>
              <w:sz w:val="21"/>
              <w:szCs w:val="18"/>
              <w:rPrChange w:id="1651" w:author="jie sun" w:date="2018-04-11T17:40:00Z">
                <w:rPr>
                  <w:noProof/>
                </w:rPr>
              </w:rPrChange>
            </w:rPr>
            <w:delText xml:space="preserve">Oxforddictionaries. (Mid 19th century). </w:delText>
          </w:r>
          <w:r w:rsidRPr="00F0688D" w:rsidDel="00321759">
            <w:rPr>
              <w:iCs/>
              <w:color w:val="44546A" w:themeColor="text2"/>
              <w:sz w:val="21"/>
              <w:szCs w:val="18"/>
              <w:rPrChange w:id="1652" w:author="jie sun" w:date="2018-04-11T17:40:00Z">
                <w:rPr>
                  <w:i/>
                  <w:iCs/>
                  <w:noProof/>
                </w:rPr>
              </w:rPrChange>
            </w:rPr>
            <w:delText>gyroscope definition</w:delText>
          </w:r>
          <w:r w:rsidRPr="00F0688D" w:rsidDel="00321759">
            <w:rPr>
              <w:iCs/>
              <w:color w:val="44546A" w:themeColor="text2"/>
              <w:sz w:val="21"/>
              <w:szCs w:val="18"/>
              <w:rPrChange w:id="1653" w:author="jie sun" w:date="2018-04-11T17:40:00Z">
                <w:rPr>
                  <w:noProof/>
                </w:rPr>
              </w:rPrChange>
            </w:rPr>
            <w:delText>. Retrieved from oxforddictionaries: https://en.oxforddictionaries.com/definition/gyroscope</w:delText>
          </w:r>
        </w:del>
      </w:ins>
    </w:p>
    <w:p w14:paraId="0128CDD7" w14:textId="77777777" w:rsidR="00702CF3" w:rsidRPr="00F0688D" w:rsidDel="00321759" w:rsidRDefault="00702CF3" w:rsidP="006018DD">
      <w:pPr>
        <w:pStyle w:val="Bibliography"/>
        <w:ind w:left="720" w:hanging="720"/>
        <w:rPr>
          <w:ins w:id="1654" w:author="jie sun" w:date="2018-04-08T20:17:00Z"/>
          <w:del w:id="1655" w:author="jie sun" w:date="2018-04-16T22:45:00Z"/>
          <w:iCs/>
          <w:color w:val="44546A" w:themeColor="text2"/>
          <w:sz w:val="21"/>
          <w:szCs w:val="18"/>
          <w:rPrChange w:id="1656" w:author="jie sun" w:date="2018-04-11T17:40:00Z">
            <w:rPr>
              <w:ins w:id="1657" w:author="jie sun" w:date="2018-04-08T20:17:00Z"/>
              <w:del w:id="1658" w:author="jie sun" w:date="2018-04-16T22:45:00Z"/>
              <w:noProof/>
            </w:rPr>
          </w:rPrChange>
        </w:rPr>
      </w:pPr>
      <w:ins w:id="1659" w:author="jie sun" w:date="2018-04-08T20:17:00Z">
        <w:del w:id="1660" w:author="jie sun" w:date="2018-04-16T22:45:00Z">
          <w:r w:rsidRPr="00F0688D" w:rsidDel="00321759">
            <w:rPr>
              <w:iCs/>
              <w:color w:val="44546A" w:themeColor="text2"/>
              <w:sz w:val="21"/>
              <w:szCs w:val="18"/>
              <w:rPrChange w:id="1661" w:author="jie sun" w:date="2018-04-11T17:40:00Z">
                <w:rPr>
                  <w:noProof/>
                </w:rPr>
              </w:rPrChange>
            </w:rPr>
            <w:delText xml:space="preserve">Pieter-Jan. (2016, 9 6). </w:delText>
          </w:r>
          <w:r w:rsidRPr="00F0688D" w:rsidDel="00321759">
            <w:rPr>
              <w:iCs/>
              <w:color w:val="44546A" w:themeColor="text2"/>
              <w:sz w:val="21"/>
              <w:szCs w:val="18"/>
              <w:rPrChange w:id="1662" w:author="jie sun" w:date="2018-04-11T17:40:00Z">
                <w:rPr>
                  <w:i/>
                  <w:iCs/>
                  <w:noProof/>
                </w:rPr>
              </w:rPrChange>
            </w:rPr>
            <w:delText>Getting the angular position from gyroscope data</w:delText>
          </w:r>
          <w:r w:rsidRPr="00F0688D" w:rsidDel="00321759">
            <w:rPr>
              <w:iCs/>
              <w:color w:val="44546A" w:themeColor="text2"/>
              <w:sz w:val="21"/>
              <w:szCs w:val="18"/>
              <w:rPrChange w:id="1663" w:author="jie sun" w:date="2018-04-11T17:40:00Z">
                <w:rPr>
                  <w:noProof/>
                </w:rPr>
              </w:rPrChange>
            </w:rPr>
            <w:delText>. Retrieved from http://www.pieter-jan.com/node/7: http://www.pieter-jan.com/node/7</w:delText>
          </w:r>
        </w:del>
      </w:ins>
    </w:p>
    <w:p w14:paraId="156D681B" w14:textId="77777777" w:rsidR="00702CF3" w:rsidRPr="00F0688D" w:rsidDel="00321759" w:rsidRDefault="00702CF3" w:rsidP="006018DD">
      <w:pPr>
        <w:pStyle w:val="Bibliography"/>
        <w:ind w:left="720" w:hanging="720"/>
        <w:rPr>
          <w:ins w:id="1664" w:author="jie sun" w:date="2018-04-08T20:17:00Z"/>
          <w:del w:id="1665" w:author="jie sun" w:date="2018-04-16T22:45:00Z"/>
          <w:iCs/>
          <w:color w:val="44546A" w:themeColor="text2"/>
          <w:sz w:val="21"/>
          <w:szCs w:val="18"/>
          <w:rPrChange w:id="1666" w:author="jie sun" w:date="2018-04-11T17:40:00Z">
            <w:rPr>
              <w:ins w:id="1667" w:author="jie sun" w:date="2018-04-08T20:17:00Z"/>
              <w:del w:id="1668" w:author="jie sun" w:date="2018-04-16T22:45:00Z"/>
              <w:noProof/>
            </w:rPr>
          </w:rPrChange>
        </w:rPr>
      </w:pPr>
      <w:ins w:id="1669" w:author="jie sun" w:date="2018-04-08T20:17:00Z">
        <w:del w:id="1670" w:author="jie sun" w:date="2018-04-16T22:45:00Z">
          <w:r w:rsidRPr="00F0688D" w:rsidDel="00321759">
            <w:rPr>
              <w:iCs/>
              <w:color w:val="44546A" w:themeColor="text2"/>
              <w:sz w:val="21"/>
              <w:szCs w:val="18"/>
              <w:rPrChange w:id="1671" w:author="jie sun" w:date="2018-04-11T17:40:00Z">
                <w:rPr>
                  <w:noProof/>
                </w:rPr>
              </w:rPrChange>
            </w:rPr>
            <w:delText xml:space="preserve">Pigeon's nest. (n.d.). </w:delText>
          </w:r>
          <w:r w:rsidRPr="00F0688D" w:rsidDel="00321759">
            <w:rPr>
              <w:iCs/>
              <w:color w:val="44546A" w:themeColor="text2"/>
              <w:sz w:val="21"/>
              <w:szCs w:val="18"/>
              <w:rPrChange w:id="1672" w:author="jie sun" w:date="2018-04-11T17:40:00Z">
                <w:rPr>
                  <w:i/>
                  <w:iCs/>
                  <w:noProof/>
                </w:rPr>
              </w:rPrChange>
            </w:rPr>
            <w:delText>Gyroscope</w:delText>
          </w:r>
          <w:r w:rsidRPr="00F0688D" w:rsidDel="00321759">
            <w:rPr>
              <w:iCs/>
              <w:color w:val="44546A" w:themeColor="text2"/>
              <w:sz w:val="21"/>
              <w:szCs w:val="18"/>
              <w:rPrChange w:id="1673" w:author="jie sun" w:date="2018-04-11T17:40:00Z">
                <w:rPr>
                  <w:noProof/>
                </w:rPr>
              </w:rPrChange>
            </w:rPr>
            <w:delText>. Retrieved from Pigeonsnest: http://pigeonsnest.co.uk/stuff/howards-stuff/gyro/gyro.html</w:delText>
          </w:r>
        </w:del>
      </w:ins>
    </w:p>
    <w:p w14:paraId="213F93BA" w14:textId="77777777" w:rsidR="00702CF3" w:rsidRPr="00F0688D" w:rsidDel="00321759" w:rsidRDefault="00702CF3" w:rsidP="006018DD">
      <w:pPr>
        <w:pStyle w:val="Bibliography"/>
        <w:ind w:left="720" w:hanging="720"/>
        <w:rPr>
          <w:ins w:id="1674" w:author="jie sun" w:date="2018-04-08T20:17:00Z"/>
          <w:del w:id="1675" w:author="jie sun" w:date="2018-04-16T22:45:00Z"/>
          <w:iCs/>
          <w:color w:val="44546A" w:themeColor="text2"/>
          <w:sz w:val="21"/>
          <w:szCs w:val="18"/>
          <w:rPrChange w:id="1676" w:author="jie sun" w:date="2018-04-11T17:40:00Z">
            <w:rPr>
              <w:ins w:id="1677" w:author="jie sun" w:date="2018-04-08T20:17:00Z"/>
              <w:del w:id="1678" w:author="jie sun" w:date="2018-04-16T22:45:00Z"/>
              <w:noProof/>
            </w:rPr>
          </w:rPrChange>
        </w:rPr>
      </w:pPr>
      <w:ins w:id="1679" w:author="jie sun" w:date="2018-04-08T20:17:00Z">
        <w:del w:id="1680" w:author="jie sun" w:date="2018-04-16T22:45:00Z">
          <w:r w:rsidRPr="00F0688D" w:rsidDel="00321759">
            <w:rPr>
              <w:iCs/>
              <w:color w:val="44546A" w:themeColor="text2"/>
              <w:sz w:val="21"/>
              <w:szCs w:val="18"/>
              <w:rPrChange w:id="1681" w:author="jie sun" w:date="2018-04-11T17:40:00Z">
                <w:rPr>
                  <w:noProof/>
                </w:rPr>
              </w:rPrChange>
            </w:rPr>
            <w:delText xml:space="preserve">Przemek. (2014, 11 27). </w:delText>
          </w:r>
          <w:r w:rsidRPr="00F0688D" w:rsidDel="00321759">
            <w:rPr>
              <w:iCs/>
              <w:color w:val="44546A" w:themeColor="text2"/>
              <w:sz w:val="21"/>
              <w:szCs w:val="18"/>
              <w:rPrChange w:id="1682" w:author="jie sun" w:date="2018-04-11T17:40:00Z">
                <w:rPr>
                  <w:i/>
                  <w:iCs/>
                  <w:noProof/>
                </w:rPr>
              </w:rPrChange>
            </w:rPr>
            <w:delText>Scanning rooms with an iPhone</w:delText>
          </w:r>
          <w:r w:rsidRPr="00F0688D" w:rsidDel="00321759">
            <w:rPr>
              <w:iCs/>
              <w:color w:val="44546A" w:themeColor="text2"/>
              <w:sz w:val="21"/>
              <w:szCs w:val="18"/>
              <w:rPrChange w:id="1683" w:author="jie sun" w:date="2018-04-11T17:40:00Z">
                <w:rPr>
                  <w:noProof/>
                </w:rPr>
              </w:rPrChange>
            </w:rPr>
            <w:delText>. Retrieved from nomtek: https://www.nomtek.com/scanning-rooms-with-an-iphone/</w:delText>
          </w:r>
        </w:del>
      </w:ins>
    </w:p>
    <w:p w14:paraId="1F13033A" w14:textId="77777777" w:rsidR="00702CF3" w:rsidRPr="00F0688D" w:rsidDel="00321759" w:rsidRDefault="00702CF3" w:rsidP="006018DD">
      <w:pPr>
        <w:pStyle w:val="Bibliography"/>
        <w:ind w:left="720" w:hanging="720"/>
        <w:rPr>
          <w:ins w:id="1684" w:author="jie sun" w:date="2018-04-08T20:17:00Z"/>
          <w:del w:id="1685" w:author="jie sun" w:date="2018-04-16T22:45:00Z"/>
          <w:iCs/>
          <w:color w:val="44546A" w:themeColor="text2"/>
          <w:sz w:val="21"/>
          <w:szCs w:val="18"/>
          <w:rPrChange w:id="1686" w:author="jie sun" w:date="2018-04-11T17:40:00Z">
            <w:rPr>
              <w:ins w:id="1687" w:author="jie sun" w:date="2018-04-08T20:17:00Z"/>
              <w:del w:id="1688" w:author="jie sun" w:date="2018-04-16T22:45:00Z"/>
              <w:noProof/>
            </w:rPr>
          </w:rPrChange>
        </w:rPr>
      </w:pPr>
      <w:ins w:id="1689" w:author="jie sun" w:date="2018-04-08T20:17:00Z">
        <w:del w:id="1690" w:author="jie sun" w:date="2018-04-16T22:45:00Z">
          <w:r w:rsidRPr="00F0688D" w:rsidDel="00321759">
            <w:rPr>
              <w:iCs/>
              <w:color w:val="44546A" w:themeColor="text2"/>
              <w:sz w:val="21"/>
              <w:szCs w:val="18"/>
              <w:rPrChange w:id="1691" w:author="jie sun" w:date="2018-04-11T17:40:00Z">
                <w:rPr>
                  <w:noProof/>
                </w:rPr>
              </w:rPrChange>
            </w:rPr>
            <w:delText xml:space="preserve">Wilimedia. (2006, Oct 4). </w:delText>
          </w:r>
          <w:r w:rsidRPr="00F0688D" w:rsidDel="00321759">
            <w:rPr>
              <w:iCs/>
              <w:color w:val="44546A" w:themeColor="text2"/>
              <w:sz w:val="21"/>
              <w:szCs w:val="18"/>
              <w:rPrChange w:id="1692" w:author="jie sun" w:date="2018-04-11T17:40:00Z">
                <w:rPr>
                  <w:i/>
                  <w:iCs/>
                  <w:noProof/>
                </w:rPr>
              </w:rPrChange>
            </w:rPr>
            <w:delText>3D Gyroscope.png</w:delText>
          </w:r>
          <w:r w:rsidRPr="00F0688D" w:rsidDel="00321759">
            <w:rPr>
              <w:iCs/>
              <w:color w:val="44546A" w:themeColor="text2"/>
              <w:sz w:val="21"/>
              <w:szCs w:val="18"/>
              <w:rPrChange w:id="1693" w:author="jie sun" w:date="2018-04-11T17:40:00Z">
                <w:rPr>
                  <w:noProof/>
                </w:rPr>
              </w:rPrChange>
            </w:rPr>
            <w:delText>. Retrieved from Wilimedia: https://commons.wikimedia.org/wiki/File:3D_Gyroscope.png</w:delText>
          </w:r>
        </w:del>
      </w:ins>
    </w:p>
    <w:p w14:paraId="376F9031" w14:textId="77777777" w:rsidR="00702CF3" w:rsidRPr="00F0688D" w:rsidDel="00321759" w:rsidRDefault="00702CF3" w:rsidP="006018DD">
      <w:pPr>
        <w:pStyle w:val="Bibliography"/>
        <w:ind w:left="720" w:hanging="720"/>
        <w:rPr>
          <w:ins w:id="1694" w:author="jie sun" w:date="2018-04-08T20:17:00Z"/>
          <w:del w:id="1695" w:author="jie sun" w:date="2018-04-16T22:45:00Z"/>
          <w:iCs/>
          <w:color w:val="44546A" w:themeColor="text2"/>
          <w:sz w:val="21"/>
          <w:szCs w:val="18"/>
          <w:rPrChange w:id="1696" w:author="jie sun" w:date="2018-04-11T17:40:00Z">
            <w:rPr>
              <w:ins w:id="1697" w:author="jie sun" w:date="2018-04-08T20:17:00Z"/>
              <w:del w:id="1698" w:author="jie sun" w:date="2018-04-16T22:45:00Z"/>
              <w:noProof/>
            </w:rPr>
          </w:rPrChange>
        </w:rPr>
      </w:pPr>
      <w:ins w:id="1699" w:author="jie sun" w:date="2018-04-08T20:17:00Z">
        <w:del w:id="1700" w:author="jie sun" w:date="2018-04-16T22:45:00Z">
          <w:r w:rsidRPr="00F0688D" w:rsidDel="00321759">
            <w:rPr>
              <w:iCs/>
              <w:color w:val="44546A" w:themeColor="text2"/>
              <w:sz w:val="21"/>
              <w:szCs w:val="18"/>
              <w:rPrChange w:id="1701" w:author="jie sun" w:date="2018-04-11T17:40:00Z">
                <w:rPr>
                  <w:noProof/>
                </w:rPr>
              </w:rPrChange>
            </w:rPr>
            <w:delText xml:space="preserve">YingWen, B. (2014). </w:delText>
          </w:r>
          <w:r w:rsidRPr="00F0688D" w:rsidDel="00321759">
            <w:rPr>
              <w:iCs/>
              <w:color w:val="44546A" w:themeColor="text2"/>
              <w:sz w:val="21"/>
              <w:szCs w:val="18"/>
              <w:rPrChange w:id="1702" w:author="jie sun" w:date="2018-04-11T17:40:00Z">
                <w:rPr>
                  <w:i/>
                  <w:iCs/>
                  <w:noProof/>
                </w:rPr>
              </w:rPrChange>
            </w:rPr>
            <w:delText>http://ieeexplore.ieee.org/document/6901041/.</w:delText>
          </w:r>
          <w:r w:rsidRPr="00F0688D" w:rsidDel="00321759">
            <w:rPr>
              <w:iCs/>
              <w:color w:val="44546A" w:themeColor="text2"/>
              <w:sz w:val="21"/>
              <w:szCs w:val="18"/>
              <w:rPrChange w:id="1703" w:author="jie sun" w:date="2018-04-11T17:40:00Z">
                <w:rPr>
                  <w:noProof/>
                </w:rPr>
              </w:rPrChange>
            </w:rPr>
            <w:delText xml:space="preserve"> Retrieved from ieeexplore.ieee.org: http://ieeexplore.ieee.org/document/6901041/</w:delText>
          </w:r>
        </w:del>
      </w:ins>
    </w:p>
    <w:p w14:paraId="4DFB67E7" w14:textId="77777777" w:rsidR="00702CF3" w:rsidRPr="00F0688D" w:rsidDel="00321759" w:rsidRDefault="00702CF3" w:rsidP="006018DD">
      <w:pPr>
        <w:pStyle w:val="Bibliography"/>
        <w:ind w:left="720" w:hanging="720"/>
        <w:rPr>
          <w:ins w:id="1704" w:author="jie sun" w:date="2018-04-08T20:17:00Z"/>
          <w:del w:id="1705" w:author="jie sun" w:date="2018-04-16T22:45:00Z"/>
          <w:iCs/>
          <w:color w:val="44546A" w:themeColor="text2"/>
          <w:sz w:val="21"/>
          <w:szCs w:val="18"/>
          <w:rPrChange w:id="1706" w:author="jie sun" w:date="2018-04-11T17:40:00Z">
            <w:rPr>
              <w:ins w:id="1707" w:author="jie sun" w:date="2018-04-08T20:17:00Z"/>
              <w:del w:id="1708" w:author="jie sun" w:date="2018-04-16T22:45:00Z"/>
              <w:noProof/>
            </w:rPr>
          </w:rPrChange>
        </w:rPr>
      </w:pPr>
      <w:ins w:id="1709" w:author="jie sun" w:date="2018-04-08T20:17:00Z">
        <w:del w:id="1710" w:author="jie sun" w:date="2018-04-16T22:45:00Z">
          <w:r w:rsidRPr="00F0688D" w:rsidDel="00321759">
            <w:rPr>
              <w:iCs/>
              <w:color w:val="44546A" w:themeColor="text2"/>
              <w:sz w:val="21"/>
              <w:szCs w:val="18"/>
              <w:rPrChange w:id="1711" w:author="jie sun" w:date="2018-04-11T17:40:00Z">
                <w:rPr>
                  <w:noProof/>
                </w:rPr>
              </w:rPrChange>
            </w:rPr>
            <w:delText xml:space="preserve">Zhao, N. (2008). </w:delText>
          </w:r>
          <w:r w:rsidRPr="00F0688D" w:rsidDel="00321759">
            <w:rPr>
              <w:iCs/>
              <w:color w:val="44546A" w:themeColor="text2"/>
              <w:sz w:val="21"/>
              <w:szCs w:val="18"/>
              <w:rPrChange w:id="1712" w:author="jie sun" w:date="2018-04-11T17:40:00Z">
                <w:rPr>
                  <w:i/>
                  <w:iCs/>
                  <w:noProof/>
                </w:rPr>
              </w:rPrChange>
            </w:rPr>
            <w:delText>Understanding the Model.</w:delText>
          </w:r>
          <w:r w:rsidRPr="00F0688D" w:rsidDel="00321759">
            <w:rPr>
              <w:iCs/>
              <w:color w:val="44546A" w:themeColor="text2"/>
              <w:sz w:val="21"/>
              <w:szCs w:val="18"/>
              <w:rPrChange w:id="1713"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702CF3" w:rsidRPr="00B3406A" w:rsidDel="00321759" w:rsidRDefault="00702CF3" w:rsidP="006018DD">
      <w:pPr>
        <w:pStyle w:val="Bibliography"/>
        <w:ind w:left="720" w:hanging="720"/>
        <w:rPr>
          <w:del w:id="1714" w:author="jie sun" w:date="2018-04-16T22:45:00Z"/>
        </w:rPr>
        <w:pPrChange w:id="1715" w:author="jie sun" w:date="2018-04-11T17:41:00Z">
          <w:pPr>
            <w:pStyle w:val="EndnoteText"/>
          </w:pPr>
        </w:pPrChange>
      </w:pPr>
      <w:ins w:id="1716" w:author="jie sun" w:date="2018-04-08T20:17:00Z">
        <w:del w:id="1717" w:author="jie sun" w:date="2018-04-16T22:45:00Z">
          <w:r w:rsidRPr="00F0688D" w:rsidDel="00321759">
            <w:rPr>
              <w:iCs/>
              <w:color w:val="44546A" w:themeColor="text2"/>
              <w:sz w:val="21"/>
              <w:szCs w:val="18"/>
              <w:rPrChange w:id="1718" w:author="jie sun" w:date="2018-04-11T17:40:00Z">
                <w:rPr/>
              </w:rPrChange>
            </w:rPr>
            <w:fldChar w:fldCharType="end"/>
          </w:r>
        </w:del>
      </w:ins>
    </w:p>
  </w:endnote>
  <w:endnote w:id="4">
    <w:p w14:paraId="08AC2A5B" w14:textId="77777777" w:rsidR="00702CF3" w:rsidRPr="00F0688D" w:rsidDel="00A556A3" w:rsidRDefault="00702CF3">
      <w:pPr>
        <w:pStyle w:val="Bibliography"/>
        <w:ind w:left="720" w:hanging="720"/>
        <w:rPr>
          <w:del w:id="1993" w:author="jie sun" w:date="2018-04-08T16:49:00Z"/>
          <w:iCs/>
          <w:color w:val="44546A" w:themeColor="text2"/>
          <w:sz w:val="21"/>
          <w:szCs w:val="18"/>
          <w:rPrChange w:id="1994" w:author="jie sun" w:date="2018-04-11T17:41:00Z">
            <w:rPr>
              <w:del w:id="1995" w:author="jie sun" w:date="2018-04-08T16:49:00Z"/>
            </w:rPr>
          </w:rPrChange>
        </w:rPr>
        <w:pPrChange w:id="1996" w:author="jie sun" w:date="2018-04-11T17:41:00Z">
          <w:pPr>
            <w:pStyle w:val="EndnoteText"/>
          </w:pPr>
        </w:pPrChange>
      </w:pPr>
      <w:ins w:id="1997" w:author="像个男人一样" w:date="2018-03-22T12:08:00Z">
        <w:del w:id="1998" w:author="jie sun" w:date="2018-04-08T16:49:00Z">
          <w:r w:rsidRPr="00F0688D" w:rsidDel="00A556A3">
            <w:rPr>
              <w:iCs/>
              <w:color w:val="44546A" w:themeColor="text2"/>
              <w:sz w:val="21"/>
              <w:szCs w:val="18"/>
              <w:rPrChange w:id="1999" w:author="jie sun" w:date="2018-04-11T17:41:00Z">
                <w:rPr>
                  <w:rStyle w:val="EndnoteReference"/>
                </w:rPr>
              </w:rPrChange>
            </w:rPr>
            <w:delText>[</w:delText>
          </w:r>
          <w:r w:rsidRPr="00F0688D" w:rsidDel="00A556A3">
            <w:rPr>
              <w:iCs/>
              <w:color w:val="44546A" w:themeColor="text2"/>
              <w:sz w:val="21"/>
              <w:szCs w:val="18"/>
              <w:rPrChange w:id="2000" w:author="jie sun" w:date="2018-04-11T17:41:00Z">
                <w:rPr>
                  <w:rStyle w:val="EndnoteReference"/>
                </w:rPr>
              </w:rPrChange>
            </w:rPr>
            <w:endnoteRef/>
          </w:r>
          <w:r w:rsidRPr="00F0688D" w:rsidDel="00A556A3">
            <w:rPr>
              <w:iCs/>
              <w:color w:val="44546A" w:themeColor="text2"/>
              <w:sz w:val="21"/>
              <w:szCs w:val="18"/>
              <w:rPrChange w:id="2001" w:author="jie sun" w:date="2018-04-11T17:41:00Z">
                <w:rPr>
                  <w:rStyle w:val="EndnoteReference"/>
                </w:rPr>
              </w:rPrChange>
            </w:rPr>
            <w:delText>]</w:delText>
          </w:r>
          <w:r w:rsidRPr="00F0688D" w:rsidDel="00A556A3">
            <w:rPr>
              <w:iCs/>
              <w:color w:val="44546A" w:themeColor="text2"/>
              <w:sz w:val="21"/>
              <w:szCs w:val="18"/>
              <w:rPrChange w:id="2002"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702CF3" w:rsidDel="00021E90" w:rsidRDefault="00702CF3">
      <w:pPr>
        <w:pStyle w:val="Caption"/>
        <w:snapToGrid w:val="0"/>
        <w:rPr>
          <w:del w:id="5945" w:author="jie sun" w:date="2018-04-08T19:39:00Z"/>
        </w:rPr>
        <w:pPrChange w:id="5946" w:author="像个男人一样" w:date="2018-03-22T12:12:00Z">
          <w:pPr>
            <w:pStyle w:val="EndnoteText"/>
          </w:pPr>
        </w:pPrChange>
      </w:pPr>
      <w:ins w:id="5947" w:author="像个男人一样" w:date="2018-03-22T12:12:00Z">
        <w:del w:id="5948"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103C5E80" w:rsidR="00702CF3" w:rsidRDefault="00702CF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640D2">
      <w:rPr>
        <w:caps/>
        <w:noProof/>
        <w:color w:val="4472C4" w:themeColor="accent1"/>
      </w:rPr>
      <w:t>19</w:t>
    </w:r>
    <w:r>
      <w:rPr>
        <w:caps/>
        <w:noProof/>
        <w:color w:val="4472C4" w:themeColor="accent1"/>
      </w:rPr>
      <w:fldChar w:fldCharType="end"/>
    </w:r>
  </w:p>
  <w:p w14:paraId="713B4547" w14:textId="77777777" w:rsidR="00702CF3" w:rsidRDefault="00702CF3"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702CF3" w:rsidRDefault="00702CF3">
    <w:pPr>
      <w:pStyle w:val="Footer"/>
      <w:jc w:val="center"/>
      <w:rPr>
        <w:caps/>
        <w:noProof/>
        <w:color w:val="4472C4" w:themeColor="accent1"/>
      </w:rPr>
    </w:pPr>
  </w:p>
  <w:p w14:paraId="48626BB4" w14:textId="705B8BE2" w:rsidR="00702CF3" w:rsidRDefault="00702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702CF3" w:rsidRDefault="00702CF3"/>
  </w:footnote>
  <w:footnote w:type="continuationSeparator" w:id="0">
    <w:p w14:paraId="5BA9F7E9" w14:textId="77777777" w:rsidR="00702CF3" w:rsidRDefault="00702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702CF3" w:rsidRDefault="00702C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720"/>
  <w:noPunctuationKerning/>
  <w:characterSpacingControl w:val="doNotCompress"/>
  <w:hdrShapeDefaults>
    <o:shapedefaults v:ext="edit" spidmax="8193"/>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0772"/>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5EEF"/>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22C3"/>
    <w:rsid w:val="00132A65"/>
    <w:rsid w:val="00132E19"/>
    <w:rsid w:val="00134162"/>
    <w:rsid w:val="001348BF"/>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A7A6D"/>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41CD"/>
    <w:rsid w:val="001E6575"/>
    <w:rsid w:val="001E6BDA"/>
    <w:rsid w:val="001E73E4"/>
    <w:rsid w:val="001F082D"/>
    <w:rsid w:val="001F37DA"/>
    <w:rsid w:val="001F3B3F"/>
    <w:rsid w:val="001F421E"/>
    <w:rsid w:val="001F466F"/>
    <w:rsid w:val="001F69FC"/>
    <w:rsid w:val="002000DA"/>
    <w:rsid w:val="00200E4D"/>
    <w:rsid w:val="00202879"/>
    <w:rsid w:val="00210927"/>
    <w:rsid w:val="00211525"/>
    <w:rsid w:val="002126F1"/>
    <w:rsid w:val="00212EB1"/>
    <w:rsid w:val="00213A23"/>
    <w:rsid w:val="00215C91"/>
    <w:rsid w:val="0022000B"/>
    <w:rsid w:val="002215D7"/>
    <w:rsid w:val="00222476"/>
    <w:rsid w:val="00223FED"/>
    <w:rsid w:val="002244A0"/>
    <w:rsid w:val="002244F1"/>
    <w:rsid w:val="00225012"/>
    <w:rsid w:val="0022501E"/>
    <w:rsid w:val="002258D4"/>
    <w:rsid w:val="00230BD3"/>
    <w:rsid w:val="00231287"/>
    <w:rsid w:val="002324A0"/>
    <w:rsid w:val="002349CA"/>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04CF"/>
    <w:rsid w:val="002624CD"/>
    <w:rsid w:val="0026271D"/>
    <w:rsid w:val="00263712"/>
    <w:rsid w:val="002640D2"/>
    <w:rsid w:val="00264CC3"/>
    <w:rsid w:val="00264EDD"/>
    <w:rsid w:val="00265D81"/>
    <w:rsid w:val="0026623F"/>
    <w:rsid w:val="0026693E"/>
    <w:rsid w:val="002677D5"/>
    <w:rsid w:val="00273D37"/>
    <w:rsid w:val="00274455"/>
    <w:rsid w:val="002744F0"/>
    <w:rsid w:val="00280ACB"/>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6FC5"/>
    <w:rsid w:val="002E75D3"/>
    <w:rsid w:val="002F0EA0"/>
    <w:rsid w:val="002F1733"/>
    <w:rsid w:val="002F3B5C"/>
    <w:rsid w:val="002F42AB"/>
    <w:rsid w:val="002F47AE"/>
    <w:rsid w:val="002F4B18"/>
    <w:rsid w:val="002F4C60"/>
    <w:rsid w:val="002F654D"/>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28D6"/>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C6FB0"/>
    <w:rsid w:val="003D0985"/>
    <w:rsid w:val="003D14E2"/>
    <w:rsid w:val="003D1934"/>
    <w:rsid w:val="003D276E"/>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5DC1"/>
    <w:rsid w:val="00446633"/>
    <w:rsid w:val="00447615"/>
    <w:rsid w:val="0045059A"/>
    <w:rsid w:val="00450871"/>
    <w:rsid w:val="00451336"/>
    <w:rsid w:val="00452C0C"/>
    <w:rsid w:val="00453F95"/>
    <w:rsid w:val="00454521"/>
    <w:rsid w:val="0045575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C11BD"/>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31BF"/>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34EA4"/>
    <w:rsid w:val="00642AD8"/>
    <w:rsid w:val="00642E86"/>
    <w:rsid w:val="0064480A"/>
    <w:rsid w:val="00647400"/>
    <w:rsid w:val="00650D99"/>
    <w:rsid w:val="00652641"/>
    <w:rsid w:val="0065293C"/>
    <w:rsid w:val="00653CE1"/>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0C07"/>
    <w:rsid w:val="006815CF"/>
    <w:rsid w:val="0068179B"/>
    <w:rsid w:val="00682175"/>
    <w:rsid w:val="006827B3"/>
    <w:rsid w:val="00682C61"/>
    <w:rsid w:val="00683F14"/>
    <w:rsid w:val="00684A39"/>
    <w:rsid w:val="006867AB"/>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0D36"/>
    <w:rsid w:val="006B141A"/>
    <w:rsid w:val="006B231C"/>
    <w:rsid w:val="006B3783"/>
    <w:rsid w:val="006B5014"/>
    <w:rsid w:val="006B73E8"/>
    <w:rsid w:val="006B7E0D"/>
    <w:rsid w:val="006C0D7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2CF3"/>
    <w:rsid w:val="00704D61"/>
    <w:rsid w:val="00704F52"/>
    <w:rsid w:val="007057AF"/>
    <w:rsid w:val="00706D38"/>
    <w:rsid w:val="00706D79"/>
    <w:rsid w:val="00707D35"/>
    <w:rsid w:val="00710E10"/>
    <w:rsid w:val="007112C7"/>
    <w:rsid w:val="00711D8E"/>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3F01"/>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5BB5"/>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87"/>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28D"/>
    <w:rsid w:val="0090293C"/>
    <w:rsid w:val="00903EAC"/>
    <w:rsid w:val="00904019"/>
    <w:rsid w:val="00904B62"/>
    <w:rsid w:val="009070BC"/>
    <w:rsid w:val="00910B9E"/>
    <w:rsid w:val="00911F74"/>
    <w:rsid w:val="0091419F"/>
    <w:rsid w:val="009156F7"/>
    <w:rsid w:val="009161F7"/>
    <w:rsid w:val="00916935"/>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873"/>
    <w:rsid w:val="009559CD"/>
    <w:rsid w:val="00955CA9"/>
    <w:rsid w:val="0095624E"/>
    <w:rsid w:val="0095641D"/>
    <w:rsid w:val="009564EA"/>
    <w:rsid w:val="00962B24"/>
    <w:rsid w:val="00963F6F"/>
    <w:rsid w:val="00964728"/>
    <w:rsid w:val="00964778"/>
    <w:rsid w:val="009679C1"/>
    <w:rsid w:val="00971A14"/>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97474"/>
    <w:rsid w:val="009A0741"/>
    <w:rsid w:val="009A1C34"/>
    <w:rsid w:val="009A3951"/>
    <w:rsid w:val="009A3A41"/>
    <w:rsid w:val="009A3E16"/>
    <w:rsid w:val="009A51FD"/>
    <w:rsid w:val="009A5553"/>
    <w:rsid w:val="009A6DCD"/>
    <w:rsid w:val="009A6DD6"/>
    <w:rsid w:val="009B0339"/>
    <w:rsid w:val="009B1D3F"/>
    <w:rsid w:val="009B1EE9"/>
    <w:rsid w:val="009B2D96"/>
    <w:rsid w:val="009B4B19"/>
    <w:rsid w:val="009B5EF7"/>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0A01"/>
    <w:rsid w:val="009E3BE4"/>
    <w:rsid w:val="009E3DBB"/>
    <w:rsid w:val="009E44CE"/>
    <w:rsid w:val="009E530B"/>
    <w:rsid w:val="009E57A8"/>
    <w:rsid w:val="009E66C1"/>
    <w:rsid w:val="009E6BFD"/>
    <w:rsid w:val="009F0AC0"/>
    <w:rsid w:val="009F3105"/>
    <w:rsid w:val="009F38BD"/>
    <w:rsid w:val="009F4945"/>
    <w:rsid w:val="009F6E1F"/>
    <w:rsid w:val="009F7182"/>
    <w:rsid w:val="009F7704"/>
    <w:rsid w:val="00A005E8"/>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39F9"/>
    <w:rsid w:val="00A910F0"/>
    <w:rsid w:val="00A91A29"/>
    <w:rsid w:val="00A91C95"/>
    <w:rsid w:val="00A92A83"/>
    <w:rsid w:val="00A93A5C"/>
    <w:rsid w:val="00A96862"/>
    <w:rsid w:val="00A968A1"/>
    <w:rsid w:val="00A97042"/>
    <w:rsid w:val="00AA37F6"/>
    <w:rsid w:val="00AA45A7"/>
    <w:rsid w:val="00AA4638"/>
    <w:rsid w:val="00AA4800"/>
    <w:rsid w:val="00AA4C4A"/>
    <w:rsid w:val="00AA5073"/>
    <w:rsid w:val="00AA57FF"/>
    <w:rsid w:val="00AB15E9"/>
    <w:rsid w:val="00AB174F"/>
    <w:rsid w:val="00AB431B"/>
    <w:rsid w:val="00AB4D3D"/>
    <w:rsid w:val="00AB527B"/>
    <w:rsid w:val="00AB75DD"/>
    <w:rsid w:val="00AB7741"/>
    <w:rsid w:val="00AB7BE8"/>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714"/>
    <w:rsid w:val="00B04DDB"/>
    <w:rsid w:val="00B05758"/>
    <w:rsid w:val="00B10569"/>
    <w:rsid w:val="00B11657"/>
    <w:rsid w:val="00B15199"/>
    <w:rsid w:val="00B16CED"/>
    <w:rsid w:val="00B16E68"/>
    <w:rsid w:val="00B17EE5"/>
    <w:rsid w:val="00B17FB2"/>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1097"/>
    <w:rsid w:val="00B42E18"/>
    <w:rsid w:val="00B43B47"/>
    <w:rsid w:val="00B43F8D"/>
    <w:rsid w:val="00B43FCE"/>
    <w:rsid w:val="00B46971"/>
    <w:rsid w:val="00B47AF9"/>
    <w:rsid w:val="00B5127C"/>
    <w:rsid w:val="00B559A4"/>
    <w:rsid w:val="00B55A96"/>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B50"/>
    <w:rsid w:val="00C33320"/>
    <w:rsid w:val="00C37C50"/>
    <w:rsid w:val="00C4030B"/>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E5F"/>
    <w:rsid w:val="00C97E62"/>
    <w:rsid w:val="00CA1A44"/>
    <w:rsid w:val="00CA2470"/>
    <w:rsid w:val="00CA2F32"/>
    <w:rsid w:val="00CA4295"/>
    <w:rsid w:val="00CA4CC7"/>
    <w:rsid w:val="00CA61F8"/>
    <w:rsid w:val="00CA6B36"/>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1655"/>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282A"/>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09D2"/>
    <w:rsid w:val="00DE0B50"/>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4836"/>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2C8"/>
    <w:rsid w:val="00EF44D9"/>
    <w:rsid w:val="00EF6C7B"/>
    <w:rsid w:val="00EF6FCA"/>
    <w:rsid w:val="00EF7986"/>
    <w:rsid w:val="00EF7B97"/>
    <w:rsid w:val="00EF7E74"/>
    <w:rsid w:val="00F00A8C"/>
    <w:rsid w:val="00F00A9D"/>
    <w:rsid w:val="00F01126"/>
    <w:rsid w:val="00F0166A"/>
    <w:rsid w:val="00F041EB"/>
    <w:rsid w:val="00F0440B"/>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240F"/>
    <w:rsid w:val="00F532F8"/>
    <w:rsid w:val="00F5501B"/>
    <w:rsid w:val="00F56A89"/>
    <w:rsid w:val="00F56A93"/>
    <w:rsid w:val="00F60EE9"/>
    <w:rsid w:val="00F630B9"/>
    <w:rsid w:val="00F63614"/>
    <w:rsid w:val="00F63BCB"/>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7C3D"/>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5706921">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59137753">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62091043">
      <w:bodyDiv w:val="1"/>
      <w:marLeft w:val="0"/>
      <w:marRight w:val="0"/>
      <w:marTop w:val="0"/>
      <w:marBottom w:val="0"/>
      <w:divBdr>
        <w:top w:val="none" w:sz="0" w:space="0" w:color="auto"/>
        <w:left w:val="none" w:sz="0" w:space="0" w:color="auto"/>
        <w:bottom w:val="none" w:sz="0" w:space="0" w:color="auto"/>
        <w:right w:val="none" w:sz="0" w:space="0" w:color="auto"/>
      </w:divBdr>
    </w:div>
    <w:div w:id="188643699">
      <w:bodyDiv w:val="1"/>
      <w:marLeft w:val="0"/>
      <w:marRight w:val="0"/>
      <w:marTop w:val="0"/>
      <w:marBottom w:val="0"/>
      <w:divBdr>
        <w:top w:val="none" w:sz="0" w:space="0" w:color="auto"/>
        <w:left w:val="none" w:sz="0" w:space="0" w:color="auto"/>
        <w:bottom w:val="none" w:sz="0" w:space="0" w:color="auto"/>
        <w:right w:val="none" w:sz="0" w:space="0" w:color="auto"/>
      </w:divBdr>
    </w:div>
    <w:div w:id="190340888">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12637096">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1897973">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497502453">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30336754">
      <w:bodyDiv w:val="1"/>
      <w:marLeft w:val="0"/>
      <w:marRight w:val="0"/>
      <w:marTop w:val="0"/>
      <w:marBottom w:val="0"/>
      <w:divBdr>
        <w:top w:val="none" w:sz="0" w:space="0" w:color="auto"/>
        <w:left w:val="none" w:sz="0" w:space="0" w:color="auto"/>
        <w:bottom w:val="none" w:sz="0" w:space="0" w:color="auto"/>
        <w:right w:val="none" w:sz="0" w:space="0" w:color="auto"/>
      </w:divBdr>
    </w:div>
    <w:div w:id="530462871">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05771329">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276763">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0881172">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33760837">
      <w:bodyDiv w:val="1"/>
      <w:marLeft w:val="0"/>
      <w:marRight w:val="0"/>
      <w:marTop w:val="0"/>
      <w:marBottom w:val="0"/>
      <w:divBdr>
        <w:top w:val="none" w:sz="0" w:space="0" w:color="auto"/>
        <w:left w:val="none" w:sz="0" w:space="0" w:color="auto"/>
        <w:bottom w:val="none" w:sz="0" w:space="0" w:color="auto"/>
        <w:right w:val="none" w:sz="0" w:space="0" w:color="auto"/>
      </w:divBdr>
    </w:div>
    <w:div w:id="840199620">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044450708">
      <w:bodyDiv w:val="1"/>
      <w:marLeft w:val="0"/>
      <w:marRight w:val="0"/>
      <w:marTop w:val="0"/>
      <w:marBottom w:val="0"/>
      <w:divBdr>
        <w:top w:val="none" w:sz="0" w:space="0" w:color="auto"/>
        <w:left w:val="none" w:sz="0" w:space="0" w:color="auto"/>
        <w:bottom w:val="none" w:sz="0" w:space="0" w:color="auto"/>
        <w:right w:val="none" w:sz="0" w:space="0" w:color="auto"/>
      </w:divBdr>
    </w:div>
    <w:div w:id="1089935317">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06352439">
      <w:bodyDiv w:val="1"/>
      <w:marLeft w:val="0"/>
      <w:marRight w:val="0"/>
      <w:marTop w:val="0"/>
      <w:marBottom w:val="0"/>
      <w:divBdr>
        <w:top w:val="none" w:sz="0" w:space="0" w:color="auto"/>
        <w:left w:val="none" w:sz="0" w:space="0" w:color="auto"/>
        <w:bottom w:val="none" w:sz="0" w:space="0" w:color="auto"/>
        <w:right w:val="none" w:sz="0" w:space="0" w:color="auto"/>
      </w:divBdr>
    </w:div>
    <w:div w:id="1328558571">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542277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20967395">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580553414">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48067586">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787387567">
      <w:bodyDiv w:val="1"/>
      <w:marLeft w:val="0"/>
      <w:marRight w:val="0"/>
      <w:marTop w:val="0"/>
      <w:marBottom w:val="0"/>
      <w:divBdr>
        <w:top w:val="none" w:sz="0" w:space="0" w:color="auto"/>
        <w:left w:val="none" w:sz="0" w:space="0" w:color="auto"/>
        <w:bottom w:val="none" w:sz="0" w:space="0" w:color="auto"/>
        <w:right w:val="none" w:sz="0" w:space="0" w:color="auto"/>
      </w:divBdr>
    </w:div>
    <w:div w:id="1813131005">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1285395">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1992784679">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 w:id="21337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4</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9</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3</b:RefOrder>
  </b:Source>
  <b:Source>
    <b:Tag>ukm18</b:Tag>
    <b:SourceType>InternetSite</b:SourceType>
    <b:Guid>{FA67C0F2-BA06-4FD6-B272-174068F88096}</b:Guid>
    <b:LCID>en-US</b:LCID>
    <b:RefOrder>14</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5</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12</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15</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16</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10</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13</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11</b:RefOrder>
  </b:Source>
  <b:Source>
    <b:Tag>HJL05</b:Tag>
    <b:SourceType>JournalArticle</b:SourceType>
    <b:Guid>{F66539D4-4865-4C40-9243-8C22FD17B482}</b:Guid>
    <b:Author>
      <b:Author>
        <b:Corporate>H. J. Luinge P.H. Veltink</b:Corporate>
      </b:Author>
    </b:Author>
    <b:Title>Measuring orientation of human body segments using miniature gyroscopes and accelerometers</b:Title>
    <b:JournalName>Med. Biol. Eng. Comput.</b:JournalName>
    <b:Year>2005</b:Year>
    <b:Pages>273-282</b:Pages>
    <b:RefOrder>6</b:RefOrder>
  </b:Source>
  <b:Source>
    <b:Tag>Ste12</b:Tag>
    <b:SourceType>ConferenceProceedings</b:SourceType>
    <b:Guid>{E320F597-5694-4DDD-899A-EB90B9C490F2}</b:Guid>
    <b:Title>Simple and Complex Activity Recognition Through Smart Phone</b:Title>
    <b:Year>2012</b:Year>
    <b:Pages>1-8</b:Pages>
    <b:Author>
      <b:Author>
        <b:Corporate>Stefan Dernbach,Barnan Das, Narayanan C. Krishnan,Brian L. Thomas, Diane J. Cook</b:Corporate>
      </b:Author>
    </b:Author>
    <b:ConferenceName>2012 Eighth International Conference on Intelligent Environments</b:ConferenceName>
    <b:City>USA</b:City>
    <b:Publisher>IEEE Computer Science</b:Publisher>
    <b:RefOrder>7</b:RefOrder>
  </b:Source>
  <b:Source>
    <b:Tag>Der11</b:Tag>
    <b:SourceType>ConferenceProceedings</b:SourceType>
    <b:Guid>{EA653C8A-E7AA-4AB3-890D-5B4F6B392993}</b:Guid>
    <b:Author>
      <b:Author>
        <b:Corporate>Derick A. Johnson, Mohan M. Trivedi</b:Corporate>
      </b:Author>
    </b:Author>
    <b:Title>Driving Style Recognition Using a Smartphone as a Sensor Platform</b:Title>
    <b:Pages>1-7</b:Pages>
    <b:Year>2011</b:Year>
    <b:ConferenceName>14th International IEEE Conference</b:ConferenceName>
    <b:City>Washington</b:City>
    <b:Publisher>Laboratory for Intelligent and Safe Automobiles</b:Publisher>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F6F92-0281-4359-94CC-16409D95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214E261C.dotm</Template>
  <TotalTime>10813</TotalTime>
  <Pages>59</Pages>
  <Words>13508</Words>
  <Characters>77001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428</cp:revision>
  <cp:lastPrinted>2018-07-03T13:53:00Z</cp:lastPrinted>
  <dcterms:created xsi:type="dcterms:W3CDTF">2018-04-18T15:36:00Z</dcterms:created>
  <dcterms:modified xsi:type="dcterms:W3CDTF">2018-07-03T21:52:00Z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